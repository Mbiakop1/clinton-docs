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OCI Resource Naming Standard &amp; Governance Policy</w:t>
      </w:r>
    </w:p>
    <w:p>
      <w:pPr/>
      <w:r>
        <w:t xml:space="preserve">Sep 27, 2026 · @Clinton · Draft v0.9 for architecture board review</w:t>
      </w:r>
    </w:p>
    <w:p>
      <w:pPr>
        <w:pStyle w:val="Heading2"/>
      </w:pPr>
      <w:r>
        <w:t xml:space="preserve">1. Executive Summary</w:t>
      </w:r>
    </w:p>
    <w:p>
      <w:pPr/>
      <w:del w:id="11460" w:author="Claude" w:date="2026-09-27T17:00:00Z">
        <w:r>
          <w:delText xml:space="preserve">We recommend keeping the team's agreed structure with </w:delText>
        </w:r>
      </w:del>
      <w:del w:id="11461" w:author="Claude" w:date="2026-09-27T17:00:00Z">
        <w:r>
          <w:rPr>
            <w:b/>
          </w:rPr>
          <w:delText xml:space="preserve">one change and three clarifications</w:delText>
        </w:r>
      </w:del>
      <w:del w:id="11462" w:author="Claude" w:date="2026-09-27T17:00:00Z">
        <w:r>
          <w:delText xml:space="preserve">: add a mandatory </w:delText>
        </w:r>
      </w:del>
      <w:del w:id="11463" w:author="Claude" w:date="2026-09-27T17:00:00Z">
        <w:r>
          <w:rPr>
            <w:b/>
          </w:rPr>
          <w:delText xml:space="preserve">region token</w:delText>
        </w:r>
      </w:del>
      <w:del w:id="11464" w:author="Claude" w:date="2026-09-27T17:00:00Z">
        <w:r>
          <w:delText xml:space="preserve"> for regional resources, use </w:delText>
        </w:r>
      </w:del>
      <w:del w:id="11465" w:author="Claude" w:date="2026-09-27T17:00:00Z">
        <w:r>
          <w:rPr>
            <w:b/>
          </w:rPr>
          <w:delText xml:space="preserve">3-letter environment codes</w:delText>
        </w:r>
      </w:del>
      <w:del w:id="11466" w:author="Claude" w:date="2026-09-27T17:00:00Z">
        <w:r>
          <w:delText xml:space="preserve">, treat the OS/DB field as a </w:delText>
        </w:r>
      </w:del>
      <w:del w:id="11467" w:author="Claude" w:date="2026-09-27T17:00:00Z">
        <w:r>
          <w:rPr>
            <w:b/>
          </w:rPr>
          <w:delText xml:space="preserve">typed qualifier</w:delText>
        </w:r>
      </w:del>
      <w:del w:id="11468" w:author="Claude" w:date="2026-09-27T17:00:00Z">
        <w:r>
          <w:delText xml:space="preserve">, and define </w:delText>
        </w:r>
      </w:del>
      <w:del w:id="11469" w:author="Claude" w:date="2026-09-27T17:00:00Z">
        <w:r>
          <w:rPr>
            <w:rStyle w:val="CodeChar"/>
          </w:rPr>
          <w:delText xml:space="preserve">&lt;organization&gt;</w:delText>
        </w:r>
      </w:del>
      <w:del w:id="11470" w:author="Claude" w:date="2026-09-27T17:00:00Z">
        <w:r>
          <w:delText xml:space="preserve"> as the </w:delText>
        </w:r>
      </w:del>
      <w:del w:id="11471" w:author="Claude" w:date="2026-09-27T17:00:00Z">
        <w:r>
          <w:rPr>
            <w:b/>
          </w:rPr>
          <w:delText xml:space="preserve">legal entity</w:delText>
        </w:r>
      </w:del>
      <w:del w:id="11472" w:author="Claude" w:date="2026-09-27T17:00:00Z">
        <w:r>
          <w:delText xml:space="preserve"> (which also carries the country).</w:delText>
        </w:r>
      </w:del>
      <w:ins w:id="11473" w:author="Claude" w:date="2026-09-27T17:00:00Z">
        <w:r>
          <w:t xml:space="preserve">The agreed pattern is </w:t>
        </w:r>
        <w:r>
          <w:rPr>
            <w:rStyle w:val="CodeChar"/>
          </w:rPr>
          <w:t xml:space="preserve">&lt;org&gt;-&lt;env&gt;-&lt;rgn&gt;-&lt;type&gt;-&lt;app&gt;[-&lt;qual&gt;]-&lt;nn&gt;</w:t>
        </w:r>
        <w:r>
          <w:t xml:space="preserve">, and every field has a closed list of values: </w:t>
        </w:r>
        <w:r>
          <w:rPr>
            <w:rStyle w:val="CodeChar"/>
          </w:rPr>
          <w:t xml:space="preserve">org</w:t>
        </w:r>
        <w:r>
          <w:t xml:space="preserve"> is always </w:t>
        </w:r>
        <w:r>
          <w:rPr>
            <w:rStyle w:val="CodeChar"/>
          </w:rPr>
          <w:t xml:space="preserve">cmr</w:t>
        </w:r>
        <w:r>
          <w:t xml:space="preserve">; </w:t>
        </w:r>
        <w:r>
          <w:rPr>
            <w:rStyle w:val="CodeChar"/>
          </w:rPr>
          <w:t xml:space="preserve">env</w:t>
        </w:r>
        <w:r>
          <w:t xml:space="preserve"> is </w:t>
        </w:r>
        <w:r>
          <w:rPr>
            <w:rStyle w:val="CodeChar"/>
          </w:rPr>
          <w:t xml:space="preserve">dev</w:t>
        </w:r>
        <w:r>
          <w:t xml:space="preserve">, </w:t>
        </w:r>
        <w:r>
          <w:rPr>
            <w:rStyle w:val="CodeChar"/>
          </w:rPr>
          <w:t xml:space="preserve">uat</w:t>
        </w:r>
        <w:r>
          <w:t xml:space="preserve"> or </w:t>
        </w:r>
        <w:r>
          <w:rPr>
            <w:rStyle w:val="CodeChar"/>
          </w:rPr>
          <w:t xml:space="preserve">prd</w:t>
        </w:r>
        <w:r>
          <w:t xml:space="preserve">; </w:t>
        </w:r>
        <w:r>
          <w:rPr>
            <w:rStyle w:val="CodeChar"/>
          </w:rPr>
          <w:t xml:space="preserve">rgn</w:t>
        </w:r>
        <w:r>
          <w:t xml:space="preserve"> is </w:t>
        </w:r>
        <w:r>
          <w:rPr>
            <w:rStyle w:val="CodeChar"/>
          </w:rPr>
          <w:t xml:space="preserve">cas</w:t>
        </w:r>
        <w:r>
          <w:t xml:space="preserve"> (Morocco, Casablanca) or </w:t>
        </w:r>
        <w:r>
          <w:rPr>
            <w:rStyle w:val="CodeChar"/>
          </w:rPr>
          <w:t xml:space="preserve">jnb</w:t>
        </w:r>
        <w:r>
          <w:t xml:space="preserve"> (South Africa, Johannesburg); </w:t>
        </w:r>
        <w:r>
          <w:rPr>
            <w:rStyle w:val="CodeChar"/>
          </w:rPr>
          <w:t xml:space="preserve">type</w:t>
        </w:r>
        <w:r>
          <w:t xml:space="preserve"> comes from the resource-type catalogue; </w:t>
        </w:r>
        <w:r>
          <w:rPr>
            <w:rStyle w:val="CodeChar"/>
          </w:rPr>
          <w:t xml:space="preserve">app</w:t>
        </w:r>
        <w:r>
          <w:t xml:space="preserve"> from the Application Register; and </w:t>
        </w:r>
        <w:r>
          <w:rPr>
            <w:rStyle w:val="CodeChar"/>
          </w:rPr>
          <w:t xml:space="preserve">qual</w:t>
        </w:r>
        <w:r>
          <w:t xml:space="preserve"> from the qualifier list for that type. An engineer picks values; nobody invents spellings.</w:t>
        </w:r>
      </w:ins>
    </w:p>
    <w:p>
      <w:pPr/>
      <w:r>
        <w:rPr>
          <w:b/>
        </w:rPr>
        <w:t xml:space="preserve">Standard Name (display name of every OCI resource):</w:t>
      </w:r>
    </w:p>
    <w:p>
      <w:pPr>
        <w:pStyle w:val="Code"/>
      </w:pPr>
      <w:r>
        <w:t xml:space="preserve">&lt;org&gt;-&lt;env&gt;-&lt;region&gt;-&lt;type&gt;-&lt;app&gt;[-&lt;qualifier&gt;]-&lt;nn&gt;</w:t>
      </w:r>
    </w:p>
    <w:p>
      <w:pPr/>
      <w:r>
        <w:t xml:space="preserve">Example: </w:t>
      </w:r>
      <w:del w:id="11535" w:author="Claude" w:date="2026-09-27T17:00:00Z">
        <w:r>
          <w:rPr>
            <w:rStyle w:val="CodeChar"/>
          </w:rPr>
          <w:delText xml:space="preserve">cmr-prd-jnb-</w:delText>
        </w:r>
      </w:del>
      <w:ins w:id="11536" w:author="Claude" w:date="2026-09-27T17:00:00Z">
        <w:r>
          <w:rPr>
            <w:rStyle w:val="CodeChar"/>
          </w:rPr>
          <w:t xml:space="preserve">cmr-prd-cas-</w:t>
        </w:r>
      </w:ins>
      <w:r>
        <w:rPr>
          <w:rStyle w:val="CodeChar"/>
        </w:rPr>
        <w:t xml:space="preserve">vm-cbs-ol-01</w:t>
      </w:r>
      <w:r>
        <w:t xml:space="preserve"> means the Cameroon entity, production, </w:t>
      </w:r>
      <w:del w:id="12035" w:author="Claude" w:date="2026-09-27T17:00:00Z">
        <w:r>
          <w:delText xml:space="preserve">Johannesburg</w:delText>
        </w:r>
      </w:del>
      <w:ins w:id="12036" w:author="Claude" w:date="2026-09-27T17:00:00Z">
        <w:r>
          <w:t xml:space="preserve">Casablanca</w:t>
        </w:r>
      </w:ins>
      <w:r>
        <w:t xml:space="preserve"> region, a compute VM, the core banking system, Oracle Linux, instance 01.</w:t>
      </w:r>
    </w:p>
    <w:p>
      <w:pPr/>
      <w:r>
        <w:t xml:space="preserve">What changes versus the team's pattern </w:t>
      </w:r>
      <w:r>
        <w:rPr>
          <w:rStyle w:val="CodeChar"/>
        </w:rPr>
        <w:t xml:space="preserve">&lt;organization&gt;-&lt;environment&gt;-&lt;resource-type&gt;-&lt;application&gt;-&lt;os/db&gt;-&lt;number&gt;</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Change</w:t>
            </w:r>
          </w:p>
        </w:tc>
        <w:tc>
          <w:tcPr>
            <w:tcW w:w="4680" w:type="dxa"/>
            <w:shd w:val="clear" w:color="auto" w:fill="F2F2F2"/>
          </w:tcPr>
          <w:p>
            <w:pPr/>
            <w:r>
              <w:t xml:space="preserve">Why it matters in a bank running multi-region OCI</w:t>
            </w:r>
          </w:p>
        </w:tc>
      </w:tr>
      <w:tr>
        <w:tc>
          <w:tcPr>
            <w:tcW w:w="4680" w:type="dxa"/>
          </w:tcPr>
          <w:p>
            <w:pPr/>
            <w:del w:id="11474" w:author="Claude" w:date="2026-09-27T17:00:00Z">
              <w:r>
                <w:delText xml:space="preserve">Add </w:delText>
              </w:r>
            </w:del>
            <w:del w:id="11475" w:author="Claude" w:date="2026-09-27T17:00:00Z">
              <w:r>
                <w:rPr>
                  <w:rStyle w:val="CodeChar"/>
                </w:rPr>
                <w:delText xml:space="preserve">&lt;region&gt;</w:delText>
              </w:r>
            </w:del>
            <w:del w:id="11476" w:author="Claude" w:date="2026-09-27T17:00:00Z">
              <w:r>
                <w:delText xml:space="preserve"> (official OCI region key, e.g. </w:delText>
              </w:r>
            </w:del>
            <w:del w:id="11477" w:author="Claude" w:date="2026-09-27T17:00:00Z">
              <w:r>
                <w:rPr>
                  <w:rStyle w:val="CodeChar"/>
                </w:rPr>
                <w:delText xml:space="preserve">jnb</w:delText>
              </w:r>
            </w:del>
            <w:del w:id="11478" w:author="Claude" w:date="2026-09-27T17:00:00Z">
              <w:r>
                <w:delText xml:space="preserve">, </w:delText>
              </w:r>
            </w:del>
            <w:del w:id="11479" w:author="Claude" w:date="2026-09-27T17:00:00Z">
              <w:r>
                <w:rPr>
                  <w:rStyle w:val="CodeChar"/>
                </w:rPr>
                <w:delText xml:space="preserve">fra</w:delText>
              </w:r>
            </w:del>
            <w:del w:id="11480" w:author="Claude" w:date="2026-09-27T17:00:00Z">
              <w:r>
                <w:delText xml:space="preserve">) for regional resources; omit it for global resources (IAM, compartments, tags)</w:delText>
              </w:r>
            </w:del>
            <w:ins w:id="11481" w:author="Claude" w:date="2026-09-27T17:00:00Z">
              <w:r>
                <w:t xml:space="preserve">Add </w:t>
              </w:r>
              <w:r>
                <w:rPr>
                  <w:rStyle w:val="CodeChar"/>
                </w:rPr>
                <w:t xml:space="preserve">&lt;rgn&gt;</w:t>
              </w:r>
              <w:r>
                <w:t xml:space="preserve">: </w:t>
              </w:r>
              <w:r>
                <w:rPr>
                  <w:rStyle w:val="CodeChar"/>
                </w:rPr>
                <w:t xml:space="preserve">cas</w:t>
              </w:r>
              <w:r>
                <w:t xml:space="preserve"> = Morocco (Casablanca), </w:t>
              </w:r>
              <w:r>
                <w:rPr>
                  <w:rStyle w:val="CodeChar"/>
                </w:rPr>
                <w:t xml:space="preserve">jnb</w:t>
              </w:r>
              <w:r>
                <w:t xml:space="preserve"> = South Africa (Johannesburg), for regional resources; omit it for global resources (IAM, compartments, tags)</w:t>
              </w:r>
            </w:ins>
          </w:p>
        </w:tc>
        <w:tc>
          <w:tcPr>
            <w:tcW w:w="4680" w:type="dxa"/>
          </w:tcPr>
          <w:p>
            <w:pPr/>
            <w:r>
              <w:t xml:space="preserve">Primary and DR resources otherwise carry the </w:t>
            </w:r>
            <w:r>
              <w:rPr>
                <w:b/>
              </w:rPr>
              <w:t xml:space="preserve">same name</w:t>
            </w:r>
            <w:r>
              <w:t xml:space="preserve">. During a failover at 2 AM that is the single most dangerous ambiguity. Scope (global vs regional) is an OCI fact, so the rule stays deterministic.</w:t>
            </w:r>
          </w:p>
        </w:tc>
      </w:tr>
      <w:tr>
        <w:tc>
          <w:tcPr>
            <w:tcW w:w="4680" w:type="dxa"/>
          </w:tcPr>
          <w:p>
            <w:pPr/>
            <w:del w:id="11482" w:author="Claude" w:date="2026-09-27T17:00:00Z">
              <w:r>
                <w:delText xml:space="preserve">Environment codes become </w:delText>
              </w:r>
            </w:del>
            <w:del w:id="11483" w:author="Claude" w:date="2026-09-27T17:00:00Z">
              <w:r>
                <w:rPr>
                  <w:rStyle w:val="CodeChar"/>
                </w:rPr>
                <w:delText xml:space="preserve">prd</w:delText>
              </w:r>
            </w:del>
            <w:del w:id="11484" w:author="Claude" w:date="2026-09-27T17:00:00Z">
              <w:r>
                <w:delText xml:space="preserve">, </w:delText>
              </w:r>
            </w:del>
            <w:del w:id="11485" w:author="Claude" w:date="2026-09-27T17:00:00Z">
              <w:r>
                <w:rPr>
                  <w:rStyle w:val="CodeChar"/>
                </w:rPr>
                <w:delText xml:space="preserve">stg</w:delText>
              </w:r>
            </w:del>
            <w:del w:id="11486" w:author="Claude" w:date="2026-09-27T17:00:00Z">
              <w:r>
                <w:delText xml:space="preserve">, </w:delText>
              </w:r>
            </w:del>
            <w:del w:id="11487" w:author="Claude" w:date="2026-09-27T17:00:00Z">
              <w:r>
                <w:rPr>
                  <w:rStyle w:val="CodeChar"/>
                </w:rPr>
                <w:delText xml:space="preserve">uat</w:delText>
              </w:r>
            </w:del>
            <w:del w:id="11488" w:author="Claude" w:date="2026-09-27T17:00:00Z">
              <w:r>
                <w:delText xml:space="preserve">, </w:delText>
              </w:r>
            </w:del>
            <w:del w:id="11489" w:author="Claude" w:date="2026-09-27T17:00:00Z">
              <w:r>
                <w:rPr>
                  <w:rStyle w:val="CodeChar"/>
                </w:rPr>
                <w:delText xml:space="preserve">sit</w:delText>
              </w:r>
            </w:del>
            <w:del w:id="11490" w:author="Claude" w:date="2026-09-27T17:00:00Z">
              <w:r>
                <w:delText xml:space="preserve">, </w:delText>
              </w:r>
            </w:del>
            <w:del w:id="11491" w:author="Claude" w:date="2026-09-27T17:00:00Z">
              <w:r>
                <w:rPr>
                  <w:rStyle w:val="CodeChar"/>
                </w:rPr>
                <w:delText xml:space="preserve">dev</w:delText>
              </w:r>
            </w:del>
            <w:del w:id="11492" w:author="Claude" w:date="2026-09-27T17:00:00Z">
              <w:r>
                <w:delText xml:space="preserve">… instead of </w:delText>
              </w:r>
            </w:del>
            <w:del w:id="11493" w:author="Claude" w:date="2026-09-27T17:00:00Z">
              <w:r>
                <w:rPr>
                  <w:rStyle w:val="CodeChar"/>
                </w:rPr>
                <w:delText xml:space="preserve">p</w:delText>
              </w:r>
            </w:del>
            <w:del w:id="11494" w:author="Claude" w:date="2026-09-27T17:00:00Z">
              <w:r>
                <w:delText xml:space="preserve">, </w:delText>
              </w:r>
            </w:del>
            <w:del w:id="11495" w:author="Claude" w:date="2026-09-27T17:00:00Z">
              <w:r>
                <w:rPr>
                  <w:rStyle w:val="CodeChar"/>
                </w:rPr>
                <w:delText xml:space="preserve">pp</w:delText>
              </w:r>
            </w:del>
            <w:del w:id="11496" w:author="Claude" w:date="2026-09-27T17:00:00Z">
              <w:r>
                <w:delText xml:space="preserve">, </w:delText>
              </w:r>
            </w:del>
            <w:del w:id="11497" w:author="Claude" w:date="2026-09-27T17:00:00Z">
              <w:r>
                <w:rPr>
                  <w:rStyle w:val="CodeChar"/>
                </w:rPr>
                <w:delText xml:space="preserve">d</w:delText>
              </w:r>
            </w:del>
            <w:del w:id="11498" w:author="Claude" w:date="2026-09-27T17:00:00Z">
              <w:r>
                <w:delText xml:space="preserve">, </w:delText>
              </w:r>
            </w:del>
            <w:del w:id="11499" w:author="Claude" w:date="2026-09-27T17:00:00Z">
              <w:r>
                <w:rPr>
                  <w:rStyle w:val="CodeChar"/>
                </w:rPr>
                <w:delText xml:space="preserve">t1</w:delText>
              </w:r>
            </w:del>
            <w:ins w:id="11500" w:author="Claude" w:date="2026-09-27T17:00:00Z">
              <w:r>
                <w:t xml:space="preserve">Environment codes are </w:t>
              </w:r>
              <w:r>
                <w:rPr>
                  <w:rStyle w:val="CodeChar"/>
                </w:rPr>
                <w:t xml:space="preserve">dev</w:t>
              </w:r>
              <w:r>
                <w:t xml:space="preserve">, </w:t>
              </w:r>
              <w:r>
                <w:rPr>
                  <w:rStyle w:val="CodeChar"/>
                </w:rPr>
                <w:t xml:space="preserve">uat</w:t>
              </w:r>
              <w:r>
                <w:t xml:space="preserve"> and </w:t>
              </w:r>
              <w:r>
                <w:rPr>
                  <w:rStyle w:val="CodeChar"/>
                </w:rPr>
                <w:t xml:space="preserve">prd</w:t>
              </w:r>
              <w:r>
                <w:t xml:space="preserve"> only, instead of </w:t>
              </w:r>
              <w:r>
                <w:rPr>
                  <w:rStyle w:val="CodeChar"/>
                </w:rPr>
                <w:t xml:space="preserve">p</w:t>
              </w:r>
              <w:r>
                <w:t xml:space="preserve">, </w:t>
              </w:r>
              <w:r>
                <w:rPr>
                  <w:rStyle w:val="CodeChar"/>
                </w:rPr>
                <w:t xml:space="preserve">pp</w:t>
              </w:r>
              <w:r>
                <w:t xml:space="preserve">, </w:t>
              </w:r>
              <w:r>
                <w:rPr>
                  <w:rStyle w:val="CodeChar"/>
                </w:rPr>
                <w:t xml:space="preserve">d</w:t>
              </w:r>
              <w:r>
                <w:t xml:space="preserve">, </w:t>
              </w:r>
              <w:r>
                <w:rPr>
                  <w:rStyle w:val="CodeChar"/>
                </w:rPr>
                <w:t xml:space="preserve">t1</w:t>
              </w:r>
              <w:r>
                <w:t xml:space="preserve">, </w:t>
              </w:r>
              <w:r>
                <w:rPr>
                  <w:rStyle w:val="CodeChar"/>
                </w:rPr>
                <w:t xml:space="preserve">t2</w:t>
              </w:r>
            </w:ins>
          </w:p>
        </w:tc>
        <w:tc>
          <w:tcPr>
            <w:tcW w:w="4680" w:type="dxa"/>
          </w:tcPr>
          <w:p>
            <w:pPr/>
            <w:r>
              <w:rPr>
                <w:rStyle w:val="CodeChar"/>
              </w:rPr>
              <w:t xml:space="preserve">p</w:t>
            </w:r>
            <w:r>
              <w:t xml:space="preserve"> vs </w:t>
            </w:r>
            <w:r>
              <w:rPr>
                <w:rStyle w:val="CodeChar"/>
              </w:rPr>
              <w:t xml:space="preserve">pp</w:t>
            </w:r>
            <w:r>
              <w:t xml:space="preserve"> differ by one keystroke and are the classic cause of acting on production by mistake. </w:t>
            </w:r>
            <w:r>
              <w:rPr>
                <w:rStyle w:val="CodeChar"/>
              </w:rPr>
              <w:t xml:space="preserve">d</w:t>
            </w:r>
            <w:r>
              <w:t xml:space="preserve"> can also be read as DR.</w:t>
            </w:r>
          </w:p>
        </w:tc>
      </w:tr>
      <w:tr>
        <w:tc>
          <w:tcPr>
            <w:tcW w:w="4680" w:type="dxa"/>
          </w:tcPr>
          <w:p>
            <w:pPr/>
            <w:r>
              <w:t xml:space="preserve">OS/DB field generalised to a </w:t>
            </w:r>
            <w:r>
              <w:rPr>
                <w:b/>
              </w:rPr>
              <w:t xml:space="preserve">qualifier</w:t>
            </w:r>
            <w:r>
              <w:t xml:space="preserve"> whose vocabulary depends on the resource type (OS family, DB workload, subnet tier, LB exposure, bucket purpose…)</w:t>
            </w:r>
          </w:p>
        </w:tc>
        <w:tc>
          <w:tcPr>
            <w:tcW w:w="4680" w:type="dxa"/>
          </w:tcPr>
          <w:p>
            <w:pPr/>
            <w:r>
              <w:t xml:space="preserve">Keeps one slot, one position, one regex, while covering networking, storage and security. Versions (</w:t>
            </w:r>
            <w:r>
              <w:rPr>
                <w:rStyle w:val="CodeChar"/>
              </w:rPr>
              <w:t xml:space="preserve">ol8</w:t>
            </w:r>
            <w:r>
              <w:t xml:space="preserve">, </w:t>
            </w:r>
            <w:r>
              <w:rPr>
                <w:rStyle w:val="CodeChar"/>
              </w:rPr>
              <w:t xml:space="preserve">19c</w:t>
            </w:r>
            <w:r>
              <w:t xml:space="preserve">) are banned in mutable resources because they become lies after an upgrade.</w:t>
            </w:r>
          </w:p>
        </w:tc>
      </w:tr>
      <w:tr>
        <w:tc>
          <w:tcPr>
            <w:tcW w:w="4680" w:type="dxa"/>
          </w:tcPr>
          <w:p>
            <w:pPr/>
            <w:del w:id="11501" w:author="Claude" w:date="2026-09-27T17:00:00Z">
              <w:r>
                <w:rPr>
                  <w:rStyle w:val="CodeChar"/>
                </w:rPr>
                <w:delText xml:space="preserve">&lt;org&gt;</w:delText>
              </w:r>
            </w:del>
            <w:del w:id="11502" w:author="Claude" w:date="2026-09-27T17:00:00Z">
              <w:r>
                <w:delText xml:space="preserve"> = legal entity code from an Entity Register (</w:delText>
              </w:r>
            </w:del>
            <w:del w:id="11503" w:author="Claude" w:date="2026-09-27T17:00:00Z">
              <w:r>
                <w:rPr>
                  <w:rStyle w:val="CodeChar"/>
                </w:rPr>
                <w:delText xml:space="preserve">abc</w:delText>
              </w:r>
            </w:del>
            <w:del w:id="11504" w:author="Claude" w:date="2026-09-27T17:00:00Z">
              <w:r>
                <w:delText xml:space="preserve"> = group, </w:delText>
              </w:r>
            </w:del>
            <w:del w:id="11505" w:author="Claude" w:date="2026-09-27T17:00:00Z">
              <w:r>
                <w:rPr>
                  <w:rStyle w:val="CodeChar"/>
                </w:rPr>
                <w:delText xml:space="preserve">cmr</w:delText>
              </w:r>
            </w:del>
            <w:del w:id="11506" w:author="Claude" w:date="2026-09-27T17:00:00Z">
              <w:r>
                <w:delText xml:space="preserve"> = Cameroon subsidiary…)</w:delText>
              </w:r>
            </w:del>
            <w:ins w:id="11507" w:author="Claude" w:date="2026-09-27T17:00:00Z">
              <w:r>
                <w:rPr>
                  <w:rStyle w:val="CodeChar"/>
                </w:rPr>
                <w:t xml:space="preserve">&lt;org&gt;</w:t>
              </w:r>
              <w:r>
                <w:t xml:space="preserve"> is always </w:t>
              </w:r>
              <w:r>
                <w:rPr>
                  <w:rStyle w:val="CodeChar"/>
                </w:rPr>
                <w:t xml:space="preserve">cmr</w:t>
              </w:r>
            </w:ins>
          </w:p>
        </w:tc>
        <w:tc>
          <w:tcPr>
            <w:tcW w:w="4680" w:type="dxa"/>
          </w:tcPr>
          <w:p>
            <w:pPr/>
            <w:del w:id="11508" w:author="Claude" w:date="2026-09-27T17:00:00Z">
              <w:r>
                <w:delText xml:space="preserve">The team asked for country visibility; the entity code gives it without adding a sixth mandatory field.</w:delText>
              </w:r>
            </w:del>
            <w:ins w:id="11509" w:author="Claude" w:date="2026-09-27T17:00:00Z">
              <w:r>
                <w:t xml:space="preserve">Identifies the organisation in shared logs, partner SOC feeds and Oracle support tickets, and leaves room for a future entity without renaming anything.</w:t>
              </w:r>
            </w:ins>
          </w:p>
        </w:tc>
      </w:tr>
    </w:tbl>
    <w:p>
      <w:pPr/>
      <w:r>
        <w:t xml:space="preserve">The name is deliberately </w:t>
      </w:r>
      <w:r>
        <w:rPr>
          <w:b/>
        </w:rPr>
        <w:t xml:space="preserve">short (≤ 33 characters in practice)</w:t>
      </w:r>
      <w:r>
        <w:t xml:space="preserve"> and carries only what an engineer needs to act safely. Everything else (owner, cost centre, criticality, data classification, DR role) goes into </w:t>
      </w:r>
      <w:r>
        <w:rPr>
          <w:b/>
        </w:rPr>
        <w:t xml:space="preserve">mandatory defined tags</w:t>
      </w:r>
      <w:r>
        <w:t xml:space="preserve"> enforced by tag defaults and CI/CD. Names are generated by a Terraform naming module, validated by policy-as-code in the pipeline, and checked nightly across the tenancy.</w:t>
      </w:r>
    </w:p>
    <w:p>
      <w:pPr/>
      <w:r>
        <w:t xml:space="preserve">Because several OCI fields cannot hold the Standard Name (15-character DNS labels, 8-character Oracle DB names, alphanumeric-only bastions), the standard defines </w:t>
      </w:r>
      <w:r>
        <w:rPr>
          <w:b/>
        </w:rPr>
        <w:t xml:space="preserve">three derived forms</w:t>
      </w:r>
      <w:r>
        <w:t xml:space="preserve"> computed from the same inputs, so nobody invents a short name by hand.</w:t>
      </w:r>
    </w:p>
    <w:p>
      <w:pPr/>
      <w:r>
        <w:rPr>
          <w:b/>
        </w:rPr>
        <w:t xml:space="preserve">How to read this document.</w:t>
      </w:r>
      <w:r>
        <w:t xml:space="preserve"> Every rule is labelled by its source: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Label</w:t>
            </w:r>
          </w:p>
        </w:tc>
        <w:tc>
          <w:tcPr>
            <w:tcW w:w="4680" w:type="dxa"/>
            <w:shd w:val="clear" w:color="auto" w:fill="F2F2F2"/>
          </w:tcPr>
          <w:p>
            <w:pPr/>
            <w:r>
              <w:t xml:space="preserve">Meaning</w:t>
            </w:r>
          </w:p>
        </w:tc>
      </w:tr>
      <w:tr>
        <w:tc>
          <w:tcPr>
            <w:tcW w:w="4680" w:type="dxa"/>
          </w:tcPr>
          <w:p>
            <w:pPr/>
            <w:r>
              <w:rPr>
                <w:b/>
              </w:rPr>
              <w:t xml:space="preserve">[OCI]</w:t>
            </w:r>
          </w:p>
        </w:tc>
        <w:tc>
          <w:tcPr>
            <w:tcW w:w="4680" w:type="dxa"/>
          </w:tcPr>
          <w:p>
            <w:pPr/>
            <w:r>
              <w:t xml:space="preserve">A hard OCI platform requirement or documented behaviour</w:t>
            </w:r>
          </w:p>
        </w:tc>
      </w:tr>
      <w:tr>
        <w:tc>
          <w:tcPr>
            <w:tcW w:w="4680" w:type="dxa"/>
          </w:tcPr>
          <w:p>
            <w:pPr/>
            <w:r>
              <w:rPr>
                <w:b/>
              </w:rPr>
              <w:t xml:space="preserve">[IND]</w:t>
            </w:r>
          </w:p>
        </w:tc>
        <w:tc>
          <w:tcPr>
            <w:tcW w:w="4680" w:type="dxa"/>
          </w:tcPr>
          <w:p>
            <w:pPr/>
            <w:r>
              <w:t xml:space="preserve">Industry best practice (CIS OCI Benchmark, OCI Landing Zone, FinOps, banking norms)</w:t>
            </w:r>
          </w:p>
        </w:tc>
      </w:tr>
      <w:tr>
        <w:tc>
          <w:tcPr>
            <w:tcW w:w="4680" w:type="dxa"/>
          </w:tcPr>
          <w:p>
            <w:pPr/>
            <w:r>
              <w:rPr>
                <w:b/>
              </w:rPr>
              <w:t xml:space="preserve">[REC]</w:t>
            </w:r>
          </w:p>
        </w:tc>
        <w:tc>
          <w:tcPr>
            <w:tcW w:w="4680" w:type="dxa"/>
          </w:tcPr>
          <w:p>
            <w:pPr/>
            <w:r>
              <w:t xml:space="preserve">Our architectural recommendation, open to challenge</w:t>
            </w:r>
          </w:p>
        </w:tc>
      </w:tr>
      <w:tr>
        <w:tc>
          <w:tcPr>
            <w:tcW w:w="4680" w:type="dxa"/>
          </w:tcPr>
          <w:p>
            <w:pPr/>
            <w:r>
              <w:rPr>
                <w:b/>
              </w:rPr>
              <w:t xml:space="preserve">[DEC]</w:t>
            </w:r>
          </w:p>
        </w:tc>
        <w:tc>
          <w:tcPr>
            <w:tcW w:w="4680" w:type="dxa"/>
          </w:tcPr>
          <w:p>
            <w:pPr/>
            <w:r>
              <w:t xml:space="preserve">A decision your organisation must take (listed in section 27)</w:t>
            </w:r>
          </w:p>
        </w:tc>
      </w:tr>
      <w:tr>
        <w:tc>
          <w:tcPr>
            <w:tcW w:w="4680" w:type="dxa"/>
          </w:tcPr>
          <w:p>
            <w:pPr/>
            <w:r>
              <w:rPr>
                <w:b/>
              </w:rPr>
              <w:t xml:space="preserve">[ASM]</w:t>
            </w:r>
          </w:p>
        </w:tc>
        <w:tc>
          <w:tcPr>
            <w:tcW w:w="4680" w:type="dxa"/>
          </w:tcPr>
          <w:p>
            <w:pPr/>
            <w:r>
              <w:t xml:space="preserve">An assumption made where information was missing</w:t>
            </w:r>
          </w:p>
        </w:tc>
      </w:tr>
    </w:tbl>
    <w:p>
      <w:pPr/>
      <w:r>
        <w:rPr>
          <w:b/>
        </w:rPr>
        <w:t xml:space="preserve">Assumptions used throughout</w:t>
      </w:r>
      <w:r>
        <w:t xml:space="preserve"> (each is revisited in section 27):</w:t>
      </w:r>
    </w:p>
    <w:p>
      <w:pPr>
        <w:pStyle w:val="ListParagraph"/>
        <w:numPr>
          <w:ilvl w:val="0"/>
          <w:numId w:val="2"/>
        </w:numPr>
      </w:pPr>
      <w:del w:id="11510" w:author="Claude" w:date="2026-09-27T17:00:00Z">
        <w:r>
          <w:rPr>
            <w:b/>
          </w:rPr>
          <w:delText xml:space="preserve">[ASM-1]</w:delText>
        </w:r>
      </w:del>
      <w:del w:id="11511" w:author="Claude" w:date="2026-09-27T17:00:00Z">
        <w:r>
          <w:delText xml:space="preserve"> One banking group operating subsidiaries in several countries; each subsidiary is a distinct legal entity with its own regulator. Illustrative codes: </w:delText>
        </w:r>
      </w:del>
      <w:del w:id="11512" w:author="Claude" w:date="2026-09-27T17:00:00Z">
        <w:r>
          <w:rPr>
            <w:rStyle w:val="CodeChar"/>
          </w:rPr>
          <w:delText xml:space="preserve">abc</w:delText>
        </w:r>
      </w:del>
      <w:del w:id="11513" w:author="Claude" w:date="2026-09-27T17:00:00Z">
        <w:r>
          <w:delText xml:space="preserve"> (group), </w:delText>
        </w:r>
      </w:del>
      <w:del w:id="11514" w:author="Claude" w:date="2026-09-27T17:00:00Z">
        <w:r>
          <w:rPr>
            <w:rStyle w:val="CodeChar"/>
          </w:rPr>
          <w:delText xml:space="preserve">cmr</w:delText>
        </w:r>
      </w:del>
      <w:del w:id="11515" w:author="Claude" w:date="2026-09-27T17:00:00Z">
        <w:r>
          <w:delText xml:space="preserve">, </w:delText>
        </w:r>
      </w:del>
      <w:del w:id="11516" w:author="Claude" w:date="2026-09-27T17:00:00Z">
        <w:r>
          <w:rPr>
            <w:rStyle w:val="CodeChar"/>
          </w:rPr>
          <w:delText xml:space="preserve">gab</w:delText>
        </w:r>
      </w:del>
      <w:del w:id="11517" w:author="Claude" w:date="2026-09-27T17:00:00Z">
        <w:r>
          <w:delText xml:space="preserve">, </w:delText>
        </w:r>
      </w:del>
      <w:del w:id="11518" w:author="Claude" w:date="2026-09-27T17:00:00Z">
        <w:r>
          <w:rPr>
            <w:rStyle w:val="CodeChar"/>
          </w:rPr>
          <w:delText xml:space="preserve">tcd</w:delText>
        </w:r>
      </w:del>
      <w:del w:id="11519" w:author="Claude" w:date="2026-09-27T17:00:00Z">
        <w:r>
          <w:delText xml:space="preserve">.</w:delText>
        </w:r>
      </w:del>
      <w:ins w:id="11520" w:author="Claude" w:date="2026-09-27T17:00:00Z">
        <w:r>
          <w:rPr>
            <w:b/>
          </w:rPr>
          <w:t xml:space="preserve">[ASM-1]</w:t>
        </w:r>
        <w:r>
          <w:t xml:space="preserve"> Decided: one organisation code, </w:t>
        </w:r>
        <w:r>
          <w:rPr>
            <w:rStyle w:val="CodeChar"/>
          </w:rPr>
          <w:t xml:space="preserve">cmr</w:t>
        </w:r>
        <w:r>
          <w:t xml:space="preserve">, for every resource.</w:t>
        </w:r>
      </w:ins>
    </w:p>
    <w:p>
      <w:pPr>
        <w:pStyle w:val="ListParagraph"/>
        <w:numPr>
          <w:ilvl w:val="0"/>
          <w:numId w:val="2"/>
        </w:numPr>
      </w:pPr>
      <w:r>
        <w:rPr>
          <w:b/>
        </w:rPr>
        <w:t xml:space="preserve">[ASM-2]</w:t>
      </w:r>
      <w:r>
        <w:t xml:space="preserve"> One production OCI tenancy for the group, segmented by compartments and identity domains. A multi-tenancy model does not break this standard; it only changes the top of the compartment tree.</w:t>
      </w:r>
    </w:p>
    <w:p>
      <w:pPr>
        <w:pStyle w:val="ListParagraph"/>
        <w:numPr>
          <w:ilvl w:val="0"/>
          <w:numId w:val="2"/>
        </w:numPr>
      </w:pPr>
      <w:del w:id="11521" w:author="Claude" w:date="2026-09-27T17:00:00Z">
        <w:r>
          <w:rPr>
            <w:b/>
          </w:rPr>
          <w:delText xml:space="preserve">[ASM-3]</w:delText>
        </w:r>
      </w:del>
      <w:del w:id="11522" w:author="Claude" w:date="2026-09-27T17:00:00Z">
        <w:r>
          <w:delText xml:space="preserve"> Illustrative regions: </w:delText>
        </w:r>
      </w:del>
      <w:del w:id="11523" w:author="Claude" w:date="2026-09-27T17:00:00Z">
        <w:r>
          <w:rPr>
            <w:rStyle w:val="CodeChar"/>
          </w:rPr>
          <w:delText xml:space="preserve">jnb</w:delText>
        </w:r>
      </w:del>
      <w:del w:id="11524" w:author="Claude" w:date="2026-09-27T17:00:00Z">
        <w:r>
          <w:delText xml:space="preserve"> (Johannesburg) as primary and </w:delText>
        </w:r>
      </w:del>
      <w:del w:id="11525" w:author="Claude" w:date="2026-09-27T17:00:00Z">
        <w:r>
          <w:rPr>
            <w:rStyle w:val="CodeChar"/>
          </w:rPr>
          <w:delText xml:space="preserve">fra</w:delText>
        </w:r>
      </w:del>
      <w:del w:id="11526" w:author="Claude" w:date="2026-09-27T17:00:00Z">
        <w:r>
          <w:delText xml:space="preserve"> (Frankfurt) as recovery. Real region choice depends on data-residency rules per country.</w:delText>
        </w:r>
      </w:del>
      <w:ins w:id="11527" w:author="Claude" w:date="2026-09-27T17:00:00Z">
        <w:r>
          <w:rPr>
            <w:b/>
          </w:rPr>
          <w:t xml:space="preserve">[ASM-3]</w:t>
        </w:r>
        <w:r>
          <w:t xml:space="preserve"> Regions (decided): only two OCI regions are used, </w:t>
        </w:r>
        <w:r>
          <w:rPr>
            <w:rStyle w:val="CodeChar"/>
          </w:rPr>
          <w:t xml:space="preserve">cas</w:t>
        </w:r>
        <w:r>
          <w:t xml:space="preserve"> = Morocco West (Casablanca, </w:t>
        </w:r>
        <w:r>
          <w:rPr>
            <w:rStyle w:val="CodeChar"/>
          </w:rPr>
          <w:t xml:space="preserve">af-casablanca-1</w:t>
        </w:r>
        <w:r>
          <w:t xml:space="preserve">, primary site) and </w:t>
        </w:r>
        <w:r>
          <w:rPr>
            <w:rStyle w:val="CodeChar"/>
          </w:rPr>
          <w:t xml:space="preserve">jnb</w:t>
        </w:r>
        <w:r>
          <w:t xml:space="preserve"> = South Africa Central (Johannesburg, </w:t>
        </w:r>
        <w:r>
          <w:rPr>
            <w:rStyle w:val="CodeChar"/>
          </w:rPr>
          <w:t xml:space="preserve">af-johannesburg-1</w:t>
        </w:r>
        <w:r>
          <w:t xml:space="preserve">, recovery site).</w:t>
        </w:r>
      </w:ins>
    </w:p>
    <w:p>
      <w:pPr>
        <w:pStyle w:val="ListParagraph"/>
        <w:numPr>
          <w:ilvl w:val="0"/>
          <w:numId w:val="2"/>
        </w:numPr>
      </w:pPr>
      <w:r>
        <w:rPr>
          <w:b/>
        </w:rPr>
        <w:t xml:space="preserve">[ASM-4]</w:t>
      </w:r>
      <w:r>
        <w:t xml:space="preserve"> An application register or CMDB exists (or will) and can own application codes.</w:t>
      </w:r>
    </w:p>
    <w:p>
      <w:pPr>
        <w:pStyle w:val="ListParagraph"/>
        <w:numPr>
          <w:ilvl w:val="0"/>
          <w:numId w:val="2"/>
        </w:numPr>
      </w:pPr>
      <w:r>
        <w:rPr>
          <w:b/>
        </w:rPr>
        <w:t xml:space="preserve">[ASM-5]</w:t>
      </w:r>
      <w:r>
        <w:t xml:space="preserve"> Terraform is the primary provisioning path; Console creation is exceptional in production.</w:t>
      </w:r>
    </w:p>
    <w:p>
      <w:pPr>
        <w:pStyle w:val="Heading2"/>
      </w:pPr>
      <w:r>
        <w:t xml:space="preserve">2. Design Principles</w:t>
      </w:r>
    </w:p>
    <w:p>
      <w:pPr/>
      <w:r>
        <w:t xml:space="preserve">Twelve principles govern every rule in this standard; when a rule and a principle conflict, the principle wins and the rule is fixed.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Principle</w:t>
            </w:r>
          </w:p>
        </w:tc>
        <w:tc>
          <w:tcPr>
            <w:tcW w:w="2340" w:type="dxa"/>
            <w:shd w:val="clear" w:color="auto" w:fill="F2F2F2"/>
          </w:tcPr>
          <w:p>
            <w:pPr/>
            <w:r>
              <w:t xml:space="preserve">What it means in practice</w:t>
            </w:r>
          </w:p>
        </w:tc>
        <w:tc>
          <w:tcPr>
            <w:tcW w:w="2340" w:type="dxa"/>
            <w:shd w:val="clear" w:color="auto" w:fill="F2F2F2"/>
          </w:tcPr>
          <w:p>
            <w:pPr/>
            <w:r>
              <w:t xml:space="preserve">Source</w:t>
            </w:r>
          </w:p>
        </w:tc>
      </w:tr>
      <w:tr>
        <w:tc>
          <w:tcPr>
            <w:tcW w:w="2340" w:type="dxa"/>
          </w:tcPr>
          <w:p>
            <w:pPr/>
            <w:r>
              <w:t xml:space="preserve">P1</w:t>
            </w:r>
          </w:p>
        </w:tc>
        <w:tc>
          <w:tcPr>
            <w:tcW w:w="2340" w:type="dxa"/>
          </w:tcPr>
          <w:p>
            <w:pPr/>
            <w:r>
              <w:rPr>
                <w:b/>
              </w:rPr>
              <w:t xml:space="preserve">Derivable, not invented</w:t>
            </w:r>
          </w:p>
        </w:tc>
        <w:tc>
          <w:tcPr>
            <w:tcW w:w="2340" w:type="dxa"/>
          </w:tcPr>
          <w:p>
            <w:pPr/>
            <w:r>
              <w:t xml:space="preserve">Every token comes from a registry (entity, environment, region, type, application, qualifier). An engineer chooses values, never spellings.</w:t>
            </w:r>
          </w:p>
        </w:tc>
        <w:tc>
          <w:tcPr>
            <w:tcW w:w="2340" w:type="dxa"/>
          </w:tcPr>
          <w:p>
            <w:pPr/>
            <w:r>
              <w:t xml:space="preserve">[REC]</w:t>
            </w:r>
          </w:p>
        </w:tc>
      </w:tr>
      <w:tr>
        <w:tc>
          <w:tcPr>
            <w:tcW w:w="2340" w:type="dxa"/>
          </w:tcPr>
          <w:p>
            <w:pPr/>
            <w:r>
              <w:t xml:space="preserve">P2</w:t>
            </w:r>
          </w:p>
        </w:tc>
        <w:tc>
          <w:tcPr>
            <w:tcW w:w="2340" w:type="dxa"/>
          </w:tcPr>
          <w:p>
            <w:pPr/>
            <w:r>
              <w:rPr>
                <w:b/>
              </w:rPr>
              <w:t xml:space="preserve">Positional and fixed-order</w:t>
            </w:r>
          </w:p>
        </w:tc>
        <w:tc>
          <w:tcPr>
            <w:tcW w:w="2340" w:type="dxa"/>
          </w:tcPr>
          <w:p>
            <w:pPr/>
            <w:r>
              <w:t xml:space="preserve">Tokens always appear in the same order, separated by </w:t>
            </w:r>
            <w:r>
              <w:rPr>
                <w:rStyle w:val="CodeChar"/>
              </w:rPr>
              <w:t xml:space="preserve">-</w:t>
            </w:r>
            <w:r>
              <w:t xml:space="preserve">. A parser needs no dictionary to split a name.</w:t>
            </w:r>
          </w:p>
        </w:tc>
        <w:tc>
          <w:tcPr>
            <w:tcW w:w="2340" w:type="dxa"/>
          </w:tcPr>
          <w:p>
            <w:pPr/>
            <w:r>
              <w:t xml:space="preserve">[IND]</w:t>
            </w:r>
          </w:p>
        </w:tc>
      </w:tr>
      <w:tr>
        <w:tc>
          <w:tcPr>
            <w:tcW w:w="2340" w:type="dxa"/>
          </w:tcPr>
          <w:p>
            <w:pPr/>
            <w:r>
              <w:t xml:space="preserve">P3</w:t>
            </w:r>
          </w:p>
        </w:tc>
        <w:tc>
          <w:tcPr>
            <w:tcW w:w="2340" w:type="dxa"/>
          </w:tcPr>
          <w:p>
            <w:pPr/>
            <w:r>
              <w:rPr>
                <w:b/>
              </w:rPr>
              <w:t xml:space="preserve">Every token earns its place</w:t>
            </w:r>
          </w:p>
        </w:tc>
        <w:tc>
          <w:tcPr>
            <w:tcW w:w="2340" w:type="dxa"/>
          </w:tcPr>
          <w:p>
            <w:pPr/>
            <w:r>
              <w:t xml:space="preserve">A token is included only if an operator, auditor or FinOps analyst uses it to decide or act. Anything else is a tag.</w:t>
            </w:r>
          </w:p>
        </w:tc>
        <w:tc>
          <w:tcPr>
            <w:tcW w:w="2340" w:type="dxa"/>
          </w:tcPr>
          <w:p>
            <w:pPr/>
            <w:r>
              <w:t xml:space="preserve">[REC]</w:t>
            </w:r>
          </w:p>
        </w:tc>
      </w:tr>
      <w:tr>
        <w:tc>
          <w:tcPr>
            <w:tcW w:w="2340" w:type="dxa"/>
          </w:tcPr>
          <w:p>
            <w:pPr/>
            <w:r>
              <w:t xml:space="preserve">P4</w:t>
            </w:r>
          </w:p>
        </w:tc>
        <w:tc>
          <w:tcPr>
            <w:tcW w:w="2340" w:type="dxa"/>
          </w:tcPr>
          <w:p>
            <w:pPr/>
            <w:r>
              <w:rPr>
                <w:b/>
              </w:rPr>
              <w:t xml:space="preserve">Names describe what is stable; tags describe what changes</w:t>
            </w:r>
          </w:p>
        </w:tc>
        <w:tc>
          <w:tcPr>
            <w:tcW w:w="2340" w:type="dxa"/>
          </w:tcPr>
          <w:p>
            <w:pPr/>
            <w:r>
              <w:t xml:space="preserve">Owner, cost centre, criticality, DR role and versions change over a resource's life. Most OCI names are immutable or costly to change (policies, tag namespaces, Analytics instances), so volatile facts never go in them.</w:t>
            </w:r>
          </w:p>
        </w:tc>
        <w:tc>
          <w:tcPr>
            <w:tcW w:w="2340" w:type="dxa"/>
          </w:tcPr>
          <w:p>
            <w:pPr/>
            <w:r>
              <w:t xml:space="preserve">[OCI] + [REC]</w:t>
            </w:r>
          </w:p>
        </w:tc>
      </w:tr>
      <w:tr>
        <w:tc>
          <w:tcPr>
            <w:tcW w:w="2340" w:type="dxa"/>
          </w:tcPr>
          <w:p>
            <w:pPr/>
            <w:r>
              <w:t xml:space="preserve">P5</w:t>
            </w:r>
          </w:p>
        </w:tc>
        <w:tc>
          <w:tcPr>
            <w:tcW w:w="2340" w:type="dxa"/>
          </w:tcPr>
          <w:p>
            <w:pPr/>
            <w:r>
              <w:rPr>
                <w:b/>
              </w:rPr>
              <w:t xml:space="preserve">One token, one meaning</w:t>
            </w:r>
          </w:p>
        </w:tc>
        <w:tc>
          <w:tcPr>
            <w:tcW w:w="2340" w:type="dxa"/>
          </w:tcPr>
          <w:p>
            <w:pPr/>
            <w:r>
              <w:t xml:space="preserve">A code means the same thing everywhere it appears. </w:t>
            </w:r>
            <w:r>
              <w:rPr>
                <w:rStyle w:val="CodeChar"/>
              </w:rPr>
              <w:t xml:space="preserve">bkp</w:t>
            </w:r>
            <w:r>
              <w:t xml:space="preserve"> is always backup; </w:t>
            </w:r>
            <w:r>
              <w:rPr>
                <w:rStyle w:val="CodeChar"/>
              </w:rPr>
              <w:t xml:space="preserve">sec</w:t>
            </w:r>
            <w:r>
              <w:t xml:space="preserve"> is never used because it could mean secret, security or secondary.</w:t>
            </w:r>
          </w:p>
        </w:tc>
        <w:tc>
          <w:tcPr>
            <w:tcW w:w="2340" w:type="dxa"/>
          </w:tcPr>
          <w:p>
            <w:pPr/>
            <w:r>
              <w:t xml:space="preserve">[REC]</w:t>
            </w:r>
          </w:p>
        </w:tc>
      </w:tr>
      <w:tr>
        <w:tc>
          <w:tcPr>
            <w:tcW w:w="2340" w:type="dxa"/>
          </w:tcPr>
          <w:p>
            <w:pPr/>
            <w:r>
              <w:t xml:space="preserve">P6</w:t>
            </w:r>
          </w:p>
        </w:tc>
        <w:tc>
          <w:tcPr>
            <w:tcW w:w="2340" w:type="dxa"/>
          </w:tcPr>
          <w:p>
            <w:pPr/>
            <w:r>
              <w:rPr>
                <w:b/>
              </w:rPr>
              <w:t xml:space="preserve">Location over role for DR</w:t>
            </w:r>
          </w:p>
        </w:tc>
        <w:tc>
          <w:tcPr>
            <w:tcW w:w="2340" w:type="dxa"/>
          </w:tcPr>
          <w:p>
            <w:pPr/>
            <w:r>
              <w:t xml:space="preserve">Primary and standby differ by region, never by words like </w:t>
            </w:r>
            <w:r>
              <w:rPr>
                <w:rStyle w:val="CodeChar"/>
              </w:rPr>
              <w:t xml:space="preserve">primary</w:t>
            </w:r>
            <w:r>
              <w:t xml:space="preserve">, </w:t>
            </w:r>
            <w:r>
              <w:rPr>
                <w:rStyle w:val="CodeChar"/>
              </w:rPr>
              <w:t xml:space="preserve">standby</w:t>
            </w:r>
            <w:r>
              <w:t xml:space="preserve"> or </w:t>
            </w:r>
            <w:r>
              <w:rPr>
                <w:rStyle w:val="CodeChar"/>
              </w:rPr>
              <w:t xml:space="preserve">dr</w:t>
            </w:r>
            <w:r>
              <w:t xml:space="preserve">, because roles swap during switchover.</w:t>
            </w:r>
          </w:p>
        </w:tc>
        <w:tc>
          <w:tcPr>
            <w:tcW w:w="2340" w:type="dxa"/>
          </w:tcPr>
          <w:p>
            <w:pPr/>
            <w:r>
              <w:t xml:space="preserve">[REC]</w:t>
            </w:r>
          </w:p>
        </w:tc>
      </w:tr>
      <w:tr>
        <w:tc>
          <w:tcPr>
            <w:tcW w:w="2340" w:type="dxa"/>
          </w:tcPr>
          <w:p>
            <w:pPr/>
            <w:r>
              <w:t xml:space="preserve">P7</w:t>
            </w:r>
          </w:p>
        </w:tc>
        <w:tc>
          <w:tcPr>
            <w:tcW w:w="2340" w:type="dxa"/>
          </w:tcPr>
          <w:p>
            <w:pPr/>
            <w:r>
              <w:rPr>
                <w:b/>
              </w:rPr>
              <w:t xml:space="preserve">Lowercase, ASCII, hyphen-delimited</w:t>
            </w:r>
          </w:p>
        </w:tc>
        <w:tc>
          <w:tcPr>
            <w:tcW w:w="2340" w:type="dxa"/>
          </w:tcPr>
          <w:p>
            <w:pPr/>
            <w:r>
              <w:t xml:space="preserve">Lowercase </w:t>
            </w:r>
            <w:r>
              <w:rPr>
                <w:rStyle w:val="CodeChar"/>
              </w:rPr>
              <w:t xml:space="preserve">a-z</w:t>
            </w:r>
            <w:r>
              <w:t xml:space="preserve">, digits </w:t>
            </w:r>
            <w:r>
              <w:rPr>
                <w:rStyle w:val="CodeChar"/>
              </w:rPr>
              <w:t xml:space="preserve">0-9</w:t>
            </w:r>
            <w:r>
              <w:t xml:space="preserve"> and </w:t>
            </w:r>
            <w:r>
              <w:rPr>
                <w:rStyle w:val="CodeChar"/>
              </w:rPr>
              <w:t xml:space="preserve">-</w:t>
            </w:r>
            <w:r>
              <w:t xml:space="preserve"> only. Object Storage bucket names are case-sensitive, so mixed case creates silent duplicates.</w:t>
            </w:r>
          </w:p>
        </w:tc>
        <w:tc>
          <w:tcPr>
            <w:tcW w:w="2340" w:type="dxa"/>
          </w:tcPr>
          <w:p>
            <w:pPr/>
            <w:r>
              <w:t xml:space="preserve">[OCI] + [IND]</w:t>
            </w:r>
          </w:p>
        </w:tc>
      </w:tr>
      <w:tr>
        <w:tc>
          <w:tcPr>
            <w:tcW w:w="2340" w:type="dxa"/>
          </w:tcPr>
          <w:p>
            <w:pPr/>
            <w:r>
              <w:t xml:space="preserve">P8</w:t>
            </w:r>
          </w:p>
        </w:tc>
        <w:tc>
          <w:tcPr>
            <w:tcW w:w="2340" w:type="dxa"/>
          </w:tcPr>
          <w:p>
            <w:pPr/>
            <w:r>
              <w:rPr>
                <w:b/>
              </w:rPr>
              <w:t xml:space="preserve">Nothing sensitive in a name</w:t>
            </w:r>
          </w:p>
        </w:tc>
        <w:tc>
          <w:tcPr>
            <w:tcW w:w="2340" w:type="dxa"/>
          </w:tcPr>
          <w:p>
            <w:pPr/>
            <w:r>
              <w:t xml:space="preserve">Names travel into DNS, URLs, public certificate logs, SIEM, vendor support tickets and cost exports. OCI documentation repeatedly warns not to put confidential information in names.</w:t>
            </w:r>
          </w:p>
        </w:tc>
        <w:tc>
          <w:tcPr>
            <w:tcW w:w="2340" w:type="dxa"/>
          </w:tcPr>
          <w:p>
            <w:pPr/>
            <w:r>
              <w:t xml:space="preserve">[OCI] + [IND]</w:t>
            </w:r>
          </w:p>
        </w:tc>
      </w:tr>
      <w:tr>
        <w:tc>
          <w:tcPr>
            <w:tcW w:w="2340" w:type="dxa"/>
          </w:tcPr>
          <w:p>
            <w:pPr/>
            <w:r>
              <w:t xml:space="preserve">P9</w:t>
            </w:r>
          </w:p>
        </w:tc>
        <w:tc>
          <w:tcPr>
            <w:tcW w:w="2340" w:type="dxa"/>
          </w:tcPr>
          <w:p>
            <w:pPr/>
            <w:r>
              <w:rPr>
                <w:b/>
              </w:rPr>
              <w:t xml:space="preserve">Short enough to read in an alarm</w:t>
            </w:r>
          </w:p>
        </w:tc>
        <w:tc>
          <w:tcPr>
            <w:tcW w:w="2340" w:type="dxa"/>
          </w:tcPr>
          <w:p>
            <w:pPr/>
            <w:r>
              <w:t xml:space="preserve">The Standard Name stays under 40 characters so it is fully visible in Console lists, alarm notifications and mobile pager apps.</w:t>
            </w:r>
          </w:p>
        </w:tc>
        <w:tc>
          <w:tcPr>
            <w:tcW w:w="2340" w:type="dxa"/>
          </w:tcPr>
          <w:p>
            <w:pPr/>
            <w:r>
              <w:t xml:space="preserve">[REC]</w:t>
            </w:r>
          </w:p>
        </w:tc>
      </w:tr>
      <w:tr>
        <w:tc>
          <w:tcPr>
            <w:tcW w:w="2340" w:type="dxa"/>
          </w:tcPr>
          <w:p>
            <w:pPr/>
            <w:r>
              <w:t xml:space="preserve">P10</w:t>
            </w:r>
          </w:p>
        </w:tc>
        <w:tc>
          <w:tcPr>
            <w:tcW w:w="2340" w:type="dxa"/>
          </w:tcPr>
          <w:p>
            <w:pPr/>
            <w:r>
              <w:rPr>
                <w:b/>
              </w:rPr>
              <w:t xml:space="preserve">Generated by default, validated always</w:t>
            </w:r>
          </w:p>
        </w:tc>
        <w:tc>
          <w:tcPr>
            <w:tcW w:w="2340" w:type="dxa"/>
          </w:tcPr>
          <w:p>
            <w:pPr/>
            <w:r>
              <w:t xml:space="preserve">Terraform modules produce names; CI/CD rejects non-compliant ones; a nightly scan finds drift from Console creation.</w:t>
            </w:r>
          </w:p>
        </w:tc>
        <w:tc>
          <w:tcPr>
            <w:tcW w:w="2340" w:type="dxa"/>
          </w:tcPr>
          <w:p>
            <w:pPr/>
            <w:r>
              <w:t xml:space="preserve">[IND]</w:t>
            </w:r>
          </w:p>
        </w:tc>
      </w:tr>
      <w:tr>
        <w:tc>
          <w:tcPr>
            <w:tcW w:w="2340" w:type="dxa"/>
          </w:tcPr>
          <w:p>
            <w:pPr/>
            <w:r>
              <w:t xml:space="preserve">P11</w:t>
            </w:r>
          </w:p>
        </w:tc>
        <w:tc>
          <w:tcPr>
            <w:tcW w:w="2340" w:type="dxa"/>
          </w:tcPr>
          <w:p>
            <w:pPr/>
            <w:r>
              <w:rPr>
                <w:b/>
              </w:rPr>
              <w:t xml:space="preserve">Compartments carry the governance boundary; names carry identity</w:t>
            </w:r>
          </w:p>
        </w:tc>
        <w:tc>
          <w:tcPr>
            <w:tcW w:w="2340" w:type="dxa"/>
          </w:tcPr>
          <w:p>
            <w:pPr/>
            <w:r>
              <w:t xml:space="preserve">Access control, budgets and quotas are attached to compartments. Names do not try to replace them, and compartment design does not try to replace names.</w:t>
            </w:r>
          </w:p>
        </w:tc>
        <w:tc>
          <w:tcPr>
            <w:tcW w:w="2340" w:type="dxa"/>
          </w:tcPr>
          <w:p>
            <w:pPr/>
            <w:r>
              <w:t xml:space="preserve">[OCI] + [REC]</w:t>
            </w:r>
          </w:p>
        </w:tc>
      </w:tr>
      <w:tr>
        <w:tc>
          <w:tcPr>
            <w:tcW w:w="2340" w:type="dxa"/>
          </w:tcPr>
          <w:p>
            <w:pPr/>
            <w:r>
              <w:t xml:space="preserve">P12</w:t>
            </w:r>
          </w:p>
        </w:tc>
        <w:tc>
          <w:tcPr>
            <w:tcW w:w="2340" w:type="dxa"/>
          </w:tcPr>
          <w:p>
            <w:pPr/>
            <w:r>
              <w:rPr>
                <w:b/>
              </w:rPr>
              <w:t xml:space="preserve">Extensible without redesign</w:t>
            </w:r>
          </w:p>
        </w:tc>
        <w:tc>
          <w:tcPr>
            <w:tcW w:w="2340" w:type="dxa"/>
          </w:tcPr>
          <w:p>
            <w:pPr/>
            <w:r>
              <w:t xml:space="preserve">A new OCI service needs only a new type code and qualifier vocabulary in the registry, never a new pattern.</w:t>
            </w:r>
          </w:p>
        </w:tc>
        <w:tc>
          <w:tcPr>
            <w:tcW w:w="2340" w:type="dxa"/>
          </w:tcPr>
          <w:p>
            <w:pPr/>
            <w:r>
              <w:t xml:space="preserve">[REC]</w:t>
            </w:r>
          </w:p>
        </w:tc>
      </w:tr>
    </w:tbl>
    <w:p>
      <w:pPr>
        <w:pStyle w:val="Heading2"/>
      </w:pPr>
      <w:r>
        <w:t xml:space="preserve">3. Recommended Naming Architecture</w:t>
      </w:r>
    </w:p>
    <w:p>
      <w:pPr/>
      <w:r>
        <w:t xml:space="preserve">The recommended architecture is </w:t>
      </w:r>
      <w:r>
        <w:rPr>
          <w:b/>
        </w:rPr>
        <w:t xml:space="preserve">Option D: a short structured name for identity plus mandatory defined tags for context</w:t>
      </w:r>
      <w:r>
        <w:t xml:space="preserve">, organised in three layers that each do one job.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Carries</w:t>
            </w:r>
          </w:p>
        </w:tc>
        <w:tc>
          <w:tcPr>
            <w:tcW w:w="2340" w:type="dxa"/>
            <w:shd w:val="clear" w:color="auto" w:fill="F2F2F2"/>
          </w:tcPr>
          <w:p>
            <w:pPr/>
            <w:r>
              <w:t xml:space="preserve">Enforced by</w:t>
            </w:r>
          </w:p>
        </w:tc>
        <w:tc>
          <w:tcPr>
            <w:tcW w:w="2340" w:type="dxa"/>
            <w:shd w:val="clear" w:color="auto" w:fill="F2F2F2"/>
          </w:tcPr>
          <w:p>
            <w:pPr/>
            <w:r>
              <w:t xml:space="preserve">Changes how often</w:t>
            </w:r>
          </w:p>
        </w:tc>
      </w:tr>
      <w:tr>
        <w:tc>
          <w:tcPr>
            <w:tcW w:w="2340" w:type="dxa"/>
          </w:tcPr>
          <w:p>
            <w:pPr/>
            <w:r>
              <w:rPr>
                <w:b/>
              </w:rPr>
              <w:t xml:space="preserve">Compartment path</w:t>
            </w:r>
          </w:p>
        </w:tc>
        <w:tc>
          <w:tcPr>
            <w:tcW w:w="2340" w:type="dxa"/>
          </w:tcPr>
          <w:p>
            <w:pPr/>
            <w:r>
              <w:t xml:space="preserve">Governance boundary: entity, prod vs non-prod, application. Drives IAM policies, budgets, quotas, Security Zones, Cloud Guard targets.</w:t>
            </w:r>
          </w:p>
        </w:tc>
        <w:tc>
          <w:tcPr>
            <w:tcW w:w="2340" w:type="dxa"/>
          </w:tcPr>
          <w:p>
            <w:pPr/>
            <w:r>
              <w:t xml:space="preserve">IAM + Terraform landing zone</w:t>
            </w:r>
          </w:p>
        </w:tc>
        <w:tc>
          <w:tcPr>
            <w:tcW w:w="2340" w:type="dxa"/>
          </w:tcPr>
          <w:p>
            <w:pPr/>
            <w:r>
              <w:t xml:space="preserve">Rarely (architecture board)</w:t>
            </w:r>
          </w:p>
        </w:tc>
      </w:tr>
      <w:tr>
        <w:tc>
          <w:tcPr>
            <w:tcW w:w="2340" w:type="dxa"/>
          </w:tcPr>
          <w:p>
            <w:pPr/>
            <w:r>
              <w:rPr>
                <w:b/>
              </w:rPr>
              <w:t xml:space="preserve">Resource name</w:t>
            </w:r>
          </w:p>
        </w:tc>
        <w:tc>
          <w:tcPr>
            <w:tcW w:w="2340" w:type="dxa"/>
          </w:tcPr>
          <w:p>
            <w:pPr/>
            <w:r>
              <w:t xml:space="preserve">Identity: who (entity), which environment, where (region), what (type), for what (application), how (qualifier), which one (number).</w:t>
            </w:r>
          </w:p>
        </w:tc>
        <w:tc>
          <w:tcPr>
            <w:tcW w:w="2340" w:type="dxa"/>
          </w:tcPr>
          <w:p>
            <w:pPr/>
            <w:r>
              <w:t xml:space="preserve">Naming module + CI/CD + nightly scan</w:t>
            </w:r>
          </w:p>
        </w:tc>
        <w:tc>
          <w:tcPr>
            <w:tcW w:w="2340" w:type="dxa"/>
          </w:tcPr>
          <w:p>
            <w:pPr/>
            <w:r>
              <w:t xml:space="preserve">Never after creation (treat as immutable)</w:t>
            </w:r>
          </w:p>
        </w:tc>
      </w:tr>
      <w:tr>
        <w:tc>
          <w:tcPr>
            <w:tcW w:w="2340" w:type="dxa"/>
          </w:tcPr>
          <w:p>
            <w:pPr/>
            <w:r>
              <w:rPr>
                <w:b/>
              </w:rPr>
              <w:t xml:space="preserve">Defined tags</w:t>
            </w:r>
          </w:p>
        </w:tc>
        <w:tc>
          <w:tcPr>
            <w:tcW w:w="2340" w:type="dxa"/>
          </w:tcPr>
          <w:p>
            <w:pPr/>
            <w:r>
              <w:t xml:space="preserve">Context: owners, cost centre, criticality, data classification, DR role, support group, expiry.</w:t>
            </w:r>
          </w:p>
        </w:tc>
        <w:tc>
          <w:tcPr>
            <w:tcW w:w="2340" w:type="dxa"/>
          </w:tcPr>
          <w:p>
            <w:pPr/>
            <w:r>
              <w:t xml:space="preserve">Tag defaults (required values) + CI/CD</w:t>
            </w:r>
          </w:p>
        </w:tc>
        <w:tc>
          <w:tcPr>
            <w:tcW w:w="2340" w:type="dxa"/>
          </w:tcPr>
          <w:p>
            <w:pPr/>
            <w:r>
              <w:t xml:space="preserve">Whenever the fact changes</w:t>
            </w:r>
          </w:p>
        </w:tc>
      </w:tr>
    </w:tbl>
    <w:p>
      <w:pPr>
        <w:pStyle w:val="Heading3"/>
      </w:pPr>
      <w:r>
        <w:t xml:space="preserve">Decision framework: four options compared</w:t>
      </w:r>
    </w:p>
    <w:p>
      <w:pPr/>
      <w:r>
        <w:t xml:space="preserve">Scores are 1 (poor) to 5 (strong), judged for a multi-country bank at enterprise scale.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Criterion</w:t>
            </w:r>
          </w:p>
        </w:tc>
        <w:tc>
          <w:tcPr>
            <w:tcW w:w="1872" w:type="dxa"/>
            <w:shd w:val="clear" w:color="auto" w:fill="F2F2F2"/>
          </w:tcPr>
          <w:p>
            <w:pPr/>
            <w:r>
              <w:t xml:space="preserve">A. Long descriptive (</w:t>
            </w:r>
            <w:r>
              <w:rPr>
                <w:rStyle w:val="CodeChar"/>
              </w:rPr>
              <w:t xml:space="preserve">cameroon-production-corebanking-database-server-1</w:t>
            </w:r>
            <w:r>
              <w:t xml:space="preserve">)</w:t>
            </w:r>
          </w:p>
        </w:tc>
        <w:tc>
          <w:tcPr>
            <w:tcW w:w="1872" w:type="dxa"/>
            <w:shd w:val="clear" w:color="auto" w:fill="F2F2F2"/>
          </w:tcPr>
          <w:p>
            <w:pPr/>
            <w:r>
              <w:t xml:space="preserve">B. Short structured, no tags</w:t>
            </w:r>
          </w:p>
        </w:tc>
        <w:tc>
          <w:tcPr>
            <w:tcW w:w="1872" w:type="dxa"/>
            <w:shd w:val="clear" w:color="auto" w:fill="F2F2F2"/>
          </w:tcPr>
          <w:p>
            <w:pPr/>
            <w:r>
              <w:t xml:space="preserve">C. Minimal name + heavy tags (</w:t>
            </w:r>
            <w:r>
              <w:rPr>
                <w:rStyle w:val="CodeChar"/>
              </w:rPr>
              <w:t xml:space="preserve">vm-7f3a</w:t>
            </w:r>
            <w:r>
              <w:t xml:space="preserve">)</w:t>
            </w:r>
          </w:p>
        </w:tc>
        <w:tc>
          <w:tcPr>
            <w:tcW w:w="1872" w:type="dxa"/>
            <w:shd w:val="clear" w:color="auto" w:fill="F2F2F2"/>
          </w:tcPr>
          <w:p>
            <w:pPr/>
            <w:r>
              <w:rPr>
                <w:b/>
              </w:rPr>
              <w:t xml:space="preserve">D. Short structured + mandatory tags (recommended)</w:t>
            </w:r>
          </w:p>
        </w:tc>
      </w:tr>
      <w:tr>
        <w:tc>
          <w:tcPr>
            <w:tcW w:w="1872" w:type="dxa"/>
          </w:tcPr>
          <w:p>
            <w:pPr/>
            <w:r>
              <w:t xml:space="preserve">Human readability</w:t>
            </w:r>
          </w:p>
        </w:tc>
        <w:tc>
          <w:tcPr>
            <w:tcW w:w="1872" w:type="dxa"/>
          </w:tcPr>
          <w:p>
            <w:pPr/>
            <w:r>
              <w:t xml:space="preserve">4</w:t>
            </w:r>
          </w:p>
        </w:tc>
        <w:tc>
          <w:tcPr>
            <w:tcW w:w="1872" w:type="dxa"/>
          </w:tcPr>
          <w:p>
            <w:pPr/>
            <w:r>
              <w:t xml:space="preserve">4</w:t>
            </w:r>
          </w:p>
        </w:tc>
        <w:tc>
          <w:tcPr>
            <w:tcW w:w="1872" w:type="dxa"/>
          </w:tcPr>
          <w:p>
            <w:pPr/>
            <w:r>
              <w:t xml:space="preserve">1</w:t>
            </w:r>
          </w:p>
        </w:tc>
        <w:tc>
          <w:tcPr>
            <w:tcW w:w="1872" w:type="dxa"/>
          </w:tcPr>
          <w:p>
            <w:pPr/>
            <w:r>
              <w:rPr>
                <w:b/>
              </w:rPr>
              <w:t xml:space="preserve">4</w:t>
            </w:r>
          </w:p>
        </w:tc>
      </w:tr>
      <w:tr>
        <w:tc>
          <w:tcPr>
            <w:tcW w:w="1872" w:type="dxa"/>
          </w:tcPr>
          <w:p>
            <w:pPr/>
            <w:r>
              <w:t xml:space="preserve">Scalability (100k+ resources)</w:t>
            </w:r>
          </w:p>
        </w:tc>
        <w:tc>
          <w:tcPr>
            <w:tcW w:w="1872" w:type="dxa"/>
          </w:tcPr>
          <w:p>
            <w:pPr/>
            <w:r>
              <w:t xml:space="preserve">2 (length limits hit)</w:t>
            </w:r>
          </w:p>
        </w:tc>
        <w:tc>
          <w:tcPr>
            <w:tcW w:w="1872" w:type="dxa"/>
          </w:tcPr>
          <w:p>
            <w:pPr/>
            <w:r>
              <w:t xml:space="preserve">4</w:t>
            </w:r>
          </w:p>
        </w:tc>
        <w:tc>
          <w:tcPr>
            <w:tcW w:w="1872" w:type="dxa"/>
          </w:tcPr>
          <w:p>
            <w:pPr/>
            <w:r>
              <w:t xml:space="preserve">5</w:t>
            </w:r>
          </w:p>
        </w:tc>
        <w:tc>
          <w:tcPr>
            <w:tcW w:w="1872" w:type="dxa"/>
          </w:tcPr>
          <w:p>
            <w:pPr/>
            <w:r>
              <w:rPr>
                <w:b/>
              </w:rPr>
              <w:t xml:space="preserve">5</w:t>
            </w:r>
          </w:p>
        </w:tc>
      </w:tr>
      <w:tr>
        <w:tc>
          <w:tcPr>
            <w:tcW w:w="1872" w:type="dxa"/>
          </w:tcPr>
          <w:p>
            <w:pPr/>
            <w:r>
              <w:t xml:space="preserve">OCI compatibility</w:t>
            </w:r>
          </w:p>
        </w:tc>
        <w:tc>
          <w:tcPr>
            <w:tcW w:w="1872" w:type="dxa"/>
          </w:tcPr>
          <w:p>
            <w:pPr/>
            <w:r>
              <w:t xml:space="preserve">1 (breaks DNS labels, DB names, bastions)</w:t>
            </w:r>
          </w:p>
        </w:tc>
        <w:tc>
          <w:tcPr>
            <w:tcW w:w="1872" w:type="dxa"/>
          </w:tcPr>
          <w:p>
            <w:pPr/>
            <w:r>
              <w:t xml:space="preserve">4</w:t>
            </w:r>
          </w:p>
        </w:tc>
        <w:tc>
          <w:tcPr>
            <w:tcW w:w="1872" w:type="dxa"/>
          </w:tcPr>
          <w:p>
            <w:pPr/>
            <w:r>
              <w:t xml:space="preserve">5</w:t>
            </w:r>
          </w:p>
        </w:tc>
        <w:tc>
          <w:tcPr>
            <w:tcW w:w="1872" w:type="dxa"/>
          </w:tcPr>
          <w:p>
            <w:pPr/>
            <w:r>
              <w:rPr>
                <w:b/>
              </w:rPr>
              <w:t xml:space="preserve">5</w:t>
            </w:r>
            <w:r>
              <w:t xml:space="preserve"> (with derived forms)</w:t>
            </w:r>
          </w:p>
        </w:tc>
      </w:tr>
      <w:tr>
        <w:tc>
          <w:tcPr>
            <w:tcW w:w="1872" w:type="dxa"/>
          </w:tcPr>
          <w:p>
            <w:pPr/>
            <w:r>
              <w:t xml:space="preserve">Automation / IaC</w:t>
            </w:r>
          </w:p>
        </w:tc>
        <w:tc>
          <w:tcPr>
            <w:tcW w:w="1872" w:type="dxa"/>
          </w:tcPr>
          <w:p>
            <w:pPr/>
            <w:r>
              <w:t xml:space="preserve">2 (free text)</w:t>
            </w:r>
          </w:p>
        </w:tc>
        <w:tc>
          <w:tcPr>
            <w:tcW w:w="1872" w:type="dxa"/>
          </w:tcPr>
          <w:p>
            <w:pPr/>
            <w:r>
              <w:t xml:space="preserve">5</w:t>
            </w:r>
          </w:p>
        </w:tc>
        <w:tc>
          <w:tcPr>
            <w:tcW w:w="1872" w:type="dxa"/>
          </w:tcPr>
          <w:p>
            <w:pPr/>
            <w:r>
              <w:t xml:space="preserve">5</w:t>
            </w:r>
          </w:p>
        </w:tc>
        <w:tc>
          <w:tcPr>
            <w:tcW w:w="1872" w:type="dxa"/>
          </w:tcPr>
          <w:p>
            <w:pPr/>
            <w:r>
              <w:rPr>
                <w:b/>
              </w:rPr>
              <w:t xml:space="preserve">5</w:t>
            </w:r>
          </w:p>
        </w:tc>
      </w:tr>
      <w:tr>
        <w:tc>
          <w:tcPr>
            <w:tcW w:w="1872" w:type="dxa"/>
          </w:tcPr>
          <w:p>
            <w:pPr/>
            <w:r>
              <w:t xml:space="preserve">Operations (NOC, SOC, DBA)</w:t>
            </w:r>
          </w:p>
        </w:tc>
        <w:tc>
          <w:tcPr>
            <w:tcW w:w="1872" w:type="dxa"/>
          </w:tcPr>
          <w:p>
            <w:pPr/>
            <w:r>
              <w:t xml:space="preserve">3 (truncated in alarms)</w:t>
            </w:r>
          </w:p>
        </w:tc>
        <w:tc>
          <w:tcPr>
            <w:tcW w:w="1872" w:type="dxa"/>
          </w:tcPr>
          <w:p>
            <w:pPr/>
            <w:r>
              <w:t xml:space="preserve">4</w:t>
            </w:r>
          </w:p>
        </w:tc>
        <w:tc>
          <w:tcPr>
            <w:tcW w:w="1872" w:type="dxa"/>
          </w:tcPr>
          <w:p>
            <w:pPr/>
            <w:r>
              <w:t xml:space="preserve">1 (tags are invisible in most alerts and logs)</w:t>
            </w:r>
          </w:p>
        </w:tc>
        <w:tc>
          <w:tcPr>
            <w:tcW w:w="1872" w:type="dxa"/>
          </w:tcPr>
          <w:p>
            <w:pPr/>
            <w:r>
              <w:rPr>
                <w:b/>
              </w:rPr>
              <w:t xml:space="preserve">5</w:t>
            </w:r>
          </w:p>
        </w:tc>
      </w:tr>
      <w:tr>
        <w:tc>
          <w:tcPr>
            <w:tcW w:w="1872" w:type="dxa"/>
          </w:tcPr>
          <w:p>
            <w:pPr/>
            <w:r>
              <w:t xml:space="preserve">Security (information exposure)</w:t>
            </w:r>
          </w:p>
        </w:tc>
        <w:tc>
          <w:tcPr>
            <w:tcW w:w="1872" w:type="dxa"/>
          </w:tcPr>
          <w:p>
            <w:pPr/>
            <w:r>
              <w:t xml:space="preserve">1 (leaks business detail)</w:t>
            </w:r>
          </w:p>
        </w:tc>
        <w:tc>
          <w:tcPr>
            <w:tcW w:w="1872" w:type="dxa"/>
          </w:tcPr>
          <w:p>
            <w:pPr/>
            <w:r>
              <w:t xml:space="preserve">4</w:t>
            </w:r>
          </w:p>
        </w:tc>
        <w:tc>
          <w:tcPr>
            <w:tcW w:w="1872" w:type="dxa"/>
          </w:tcPr>
          <w:p>
            <w:pPr/>
            <w:r>
              <w:t xml:space="preserve">5</w:t>
            </w:r>
          </w:p>
        </w:tc>
        <w:tc>
          <w:tcPr>
            <w:tcW w:w="1872" w:type="dxa"/>
          </w:tcPr>
          <w:p>
            <w:pPr/>
            <w:r>
              <w:rPr>
                <w:b/>
              </w:rPr>
              <w:t xml:space="preserve">4</w:t>
            </w:r>
          </w:p>
        </w:tc>
      </w:tr>
      <w:tr>
        <w:tc>
          <w:tcPr>
            <w:tcW w:w="1872" w:type="dxa"/>
          </w:tcPr>
          <w:p>
            <w:pPr/>
            <w:r>
              <w:t xml:space="preserve">FinOps</w:t>
            </w:r>
          </w:p>
        </w:tc>
        <w:tc>
          <w:tcPr>
            <w:tcW w:w="1872" w:type="dxa"/>
          </w:tcPr>
          <w:p>
            <w:pPr/>
            <w:r>
              <w:t xml:space="preserve">2</w:t>
            </w:r>
          </w:p>
        </w:tc>
        <w:tc>
          <w:tcPr>
            <w:tcW w:w="1872" w:type="dxa"/>
          </w:tcPr>
          <w:p>
            <w:pPr/>
            <w:r>
              <w:t xml:space="preserve">2 (names cannot be grouped reliably)</w:t>
            </w:r>
          </w:p>
        </w:tc>
        <w:tc>
          <w:tcPr>
            <w:tcW w:w="1872" w:type="dxa"/>
          </w:tcPr>
          <w:p>
            <w:pPr/>
            <w:r>
              <w:t xml:space="preserve">4</w:t>
            </w:r>
          </w:p>
        </w:tc>
        <w:tc>
          <w:tcPr>
            <w:tcW w:w="1872" w:type="dxa"/>
          </w:tcPr>
          <w:p>
            <w:pPr/>
            <w:r>
              <w:rPr>
                <w:b/>
              </w:rPr>
              <w:t xml:space="preserve">5</w:t>
            </w:r>
          </w:p>
        </w:tc>
      </w:tr>
      <w:tr>
        <w:tc>
          <w:tcPr>
            <w:tcW w:w="1872" w:type="dxa"/>
          </w:tcPr>
          <w:p>
            <w:pPr/>
            <w:r>
              <w:t xml:space="preserve">Governance / auditability</w:t>
            </w:r>
          </w:p>
        </w:tc>
        <w:tc>
          <w:tcPr>
            <w:tcW w:w="1872" w:type="dxa"/>
          </w:tcPr>
          <w:p>
            <w:pPr/>
            <w:r>
              <w:t xml:space="preserve">2</w:t>
            </w:r>
          </w:p>
        </w:tc>
        <w:tc>
          <w:tcPr>
            <w:tcW w:w="1872" w:type="dxa"/>
          </w:tcPr>
          <w:p>
            <w:pPr/>
            <w:r>
              <w:t xml:space="preserve">3</w:t>
            </w:r>
          </w:p>
        </w:tc>
        <w:tc>
          <w:tcPr>
            <w:tcW w:w="1872" w:type="dxa"/>
          </w:tcPr>
          <w:p>
            <w:pPr/>
            <w:r>
              <w:t xml:space="preserve">3</w:t>
            </w:r>
          </w:p>
        </w:tc>
        <w:tc>
          <w:tcPr>
            <w:tcW w:w="1872" w:type="dxa"/>
          </w:tcPr>
          <w:p>
            <w:pPr/>
            <w:r>
              <w:rPr>
                <w:b/>
              </w:rPr>
              <w:t xml:space="preserve">5</w:t>
            </w:r>
          </w:p>
        </w:tc>
      </w:tr>
      <w:tr>
        <w:tc>
          <w:tcPr>
            <w:tcW w:w="1872" w:type="dxa"/>
          </w:tcPr>
          <w:p>
            <w:pPr/>
            <w:r>
              <w:t xml:space="preserve">Maintenance</w:t>
            </w:r>
          </w:p>
        </w:tc>
        <w:tc>
          <w:tcPr>
            <w:tcW w:w="1872" w:type="dxa"/>
          </w:tcPr>
          <w:p>
            <w:pPr/>
            <w:r>
              <w:t xml:space="preserve">1</w:t>
            </w:r>
          </w:p>
        </w:tc>
        <w:tc>
          <w:tcPr>
            <w:tcW w:w="1872" w:type="dxa"/>
          </w:tcPr>
          <w:p>
            <w:pPr/>
            <w:r>
              <w:t xml:space="preserve">3 (owner changes need renames)</w:t>
            </w:r>
          </w:p>
        </w:tc>
        <w:tc>
          <w:tcPr>
            <w:tcW w:w="1872" w:type="dxa"/>
          </w:tcPr>
          <w:p>
            <w:pPr/>
            <w:r>
              <w:t xml:space="preserve">4</w:t>
            </w:r>
          </w:p>
        </w:tc>
        <w:tc>
          <w:tcPr>
            <w:tcW w:w="1872" w:type="dxa"/>
          </w:tcPr>
          <w:p>
            <w:pPr/>
            <w:r>
              <w:rPr>
                <w:b/>
              </w:rPr>
              <w:t xml:space="preserve">5</w:t>
            </w:r>
          </w:p>
        </w:tc>
      </w:tr>
      <w:tr>
        <w:tc>
          <w:tcPr>
            <w:tcW w:w="1872" w:type="dxa"/>
          </w:tcPr>
          <w:p>
            <w:pPr/>
            <w:r>
              <w:rPr>
                <w:b/>
              </w:rPr>
              <w:t xml:space="preserve">Total</w:t>
            </w:r>
          </w:p>
        </w:tc>
        <w:tc>
          <w:tcPr>
            <w:tcW w:w="1872" w:type="dxa"/>
          </w:tcPr>
          <w:p>
            <w:pPr/>
            <w:r>
              <w:t xml:space="preserve">18</w:t>
            </w:r>
          </w:p>
        </w:tc>
        <w:tc>
          <w:tcPr>
            <w:tcW w:w="1872" w:type="dxa"/>
          </w:tcPr>
          <w:p>
            <w:pPr/>
            <w:r>
              <w:t xml:space="preserve">33</w:t>
            </w:r>
          </w:p>
        </w:tc>
        <w:tc>
          <w:tcPr>
            <w:tcW w:w="1872" w:type="dxa"/>
          </w:tcPr>
          <w:p>
            <w:pPr/>
            <w:r>
              <w:t xml:space="preserve">33</w:t>
            </w:r>
          </w:p>
        </w:tc>
        <w:tc>
          <w:tcPr>
            <w:tcW w:w="1872" w:type="dxa"/>
          </w:tcPr>
          <w:p>
            <w:pPr/>
            <w:r>
              <w:rPr>
                <w:b/>
              </w:rPr>
              <w:t xml:space="preserve">43</w:t>
            </w:r>
          </w:p>
        </w:tc>
      </w:tr>
    </w:tbl>
    <w:p>
      <w:pPr/>
      <w:r>
        <w:rPr>
          <w:b/>
        </w:rPr>
        <w:t xml:space="preserve">Why not Option C, even though it is the cloud-native purist choice:</w:t>
      </w:r>
      <w:r>
        <w:t xml:space="preserve"> audit logs, SIEM events, alarm messages, DNS, Data Guard broker output and cost reports frequently show only the display name. A SOC analyst reading </w:t>
      </w:r>
      <w:r>
        <w:rPr>
          <w:rStyle w:val="CodeChar"/>
        </w:rPr>
        <w:t xml:space="preserve">vm-7f3a</w:t>
      </w:r>
      <w:r>
        <w:t xml:space="preserve"> in a Logging Analytics alert has to pivot to the Console before knowing whether it is production. In a bank, that delay is a risk.</w:t>
      </w:r>
    </w:p>
    <w:p>
      <w:pPr/>
      <w:r>
        <w:rPr>
          <w:b/>
        </w:rPr>
        <w:t xml:space="preserve">Why not Option A:</w:t>
      </w:r>
      <w:r>
        <w:t xml:space="preserve"> it fails OCI hard limits (15-character DNS labels, 8-character Oracle DB names, 12-character Exadata host prefixes), and descriptive words leak business context.</w:t>
      </w:r>
    </w:p>
    <w:p>
      <w:pPr>
        <w:pStyle w:val="Heading3"/>
      </w:pPr>
      <w:r>
        <w:t xml:space="preserve">Challenges to the team's agreed pattern</w:t>
      </w:r>
    </w:p>
    <w:p>
      <w:pPr/>
      <w:r>
        <w:t xml:space="preserve">The team's structure is sound. These are the points we challenge, with the resolution adopted in this standard.</w:t>
      </w:r>
    </w:p>
    <w:p>
      <w:pPr>
        <w:pStyle w:val="ListParagraph"/>
        <w:numPr>
          <w:ilvl w:val="0"/>
          <w:numId w:val="3"/>
        </w:numPr>
      </w:pPr>
      <w:r>
        <w:rPr>
          <w:b/>
        </w:rPr>
        <w:t xml:space="preserve">No region token.</w:t>
      </w:r>
      <w:r>
        <w:t xml:space="preserve"> In a multi-region DR design, the production database in the primary region and its standby in the recovery region would carry identical names. OCIDs contain the region, but people read names, not OCIDs. </w:t>
      </w:r>
      <w:r>
        <w:rPr>
          <w:b/>
        </w:rPr>
        <w:t xml:space="preserve">Resolution [REC]:</w:t>
      </w:r>
      <w:r>
        <w:t xml:space="preserve"> region token mandatory for all regional resources, forbidden for global ones.</w:t>
      </w:r>
    </w:p>
    <w:p>
      <w:pPr>
        <w:pStyle w:val="ListParagraph"/>
        <w:numPr>
          <w:ilvl w:val="0"/>
          <w:numId w:val="3"/>
        </w:numPr>
      </w:pPr>
      <w:del w:id="11528" w:author="Claude" w:date="2026-09-27T17:00:00Z">
        <w:r>
          <w:rPr>
            <w:b/>
          </w:rPr>
          <w:delText xml:space="preserve">No country token.</w:delText>
        </w:r>
      </w:del>
      <w:del w:id="11529" w:author="Claude" w:date="2026-09-27T17:00:00Z">
        <w:r>
          <w:delText xml:space="preserve"> The team listed country as a desired attribute but the pattern has no slot for it. </w:delText>
        </w:r>
      </w:del>
      <w:del w:id="11530" w:author="Claude" w:date="2026-09-27T17:00:00Z">
        <w:r>
          <w:rPr>
            <w:b/>
          </w:rPr>
          <w:delText xml:space="preserve">Resolution [REC]:</w:delText>
        </w:r>
      </w:del>
      <w:del w:id="11531" w:author="Claude" w:date="2026-09-27T17:00:00Z">
        <w:r>
          <w:delText xml:space="preserve"> </w:delText>
        </w:r>
      </w:del>
      <w:del w:id="11532" w:author="Claude" w:date="2026-09-27T17:00:00Z">
        <w:r>
          <w:rPr>
            <w:rStyle w:val="CodeChar"/>
          </w:rPr>
          <w:delText xml:space="preserve">&lt;org&gt;</w:delText>
        </w:r>
      </w:del>
      <w:del w:id="11533" w:author="Claude" w:date="2026-09-27T17:00:00Z">
        <w:r>
          <w:delText xml:space="preserve"> is defined as the legal entity code, one entity per country by default, so the country is visible without a new field. If one country hosts several legal entities, see [DEC-1].</w:delText>
        </w:r>
      </w:del>
      <w:ins w:id="11534" w:author="Claude" w:date="2026-09-27T17:00:00Z">
        <w:r>
          <w:rPr>
            <w:b/>
          </w:rPr>
          <w:t xml:space="preserve">No country token.</w:t>
        </w:r>
        <w:r>
          <w:t xml:space="preserve"> The team listed country as a desired attribute but the pattern has no slot for it. </w:t>
        </w:r>
        <w:r>
          <w:rPr>
            <w:b/>
          </w:rPr>
          <w:t xml:space="preserve">Resolution (decided):</w:t>
        </w:r>
        <w:r>
          <w:t xml:space="preserve"> </w:t>
        </w:r>
        <w:r>
          <w:rPr>
            <w:rStyle w:val="CodeChar"/>
          </w:rPr>
          <w:t xml:space="preserve">&lt;org&gt;</w:t>
        </w:r>
        <w:r>
          <w:t xml:space="preserve"> is always </w:t>
        </w:r>
        <w:r>
          <w:rPr>
            <w:rStyle w:val="CodeChar"/>
          </w:rPr>
          <w:t xml:space="preserve">cmr</w:t>
        </w:r>
        <w:r>
          <w:t xml:space="preserve">, which identifies the organisation and its country.</w:t>
        </w:r>
      </w:ins>
    </w:p>
    <w:p>
      <w:pPr>
        <w:pStyle w:val="ListParagraph"/>
        <w:numPr>
          <w:ilvl w:val="0"/>
          <w:numId w:val="3"/>
        </w:numPr>
      </w:pPr>
      <w:r>
        <w:rPr>
          <w:b/>
        </w:rPr>
        <w:t xml:space="preserve">Environment codes of one or two letters.</w:t>
      </w:r>
      <w:r>
        <w:t xml:space="preserve"> </w:t>
      </w:r>
      <w:r>
        <w:rPr>
          <w:rStyle w:val="CodeChar"/>
        </w:rPr>
        <w:t xml:space="preserve">p</w:t>
      </w:r>
      <w:r>
        <w:t xml:space="preserve"> and </w:t>
      </w:r>
      <w:r>
        <w:rPr>
          <w:rStyle w:val="CodeChar"/>
        </w:rPr>
        <w:t xml:space="preserve">pp</w:t>
      </w:r>
      <w:r>
        <w:t xml:space="preserve"> are one keystroke apart; </w:t>
      </w:r>
      <w:r>
        <w:rPr>
          <w:rStyle w:val="CodeChar"/>
        </w:rPr>
        <w:t xml:space="preserve">d</w:t>
      </w:r>
      <w:r>
        <w:t xml:space="preserve"> reads as dev or DR; </w:t>
      </w:r>
      <w:r>
        <w:rPr>
          <w:rStyle w:val="CodeChar"/>
        </w:rPr>
        <w:t xml:space="preserve">t1</w:t>
      </w:r>
      <w:r>
        <w:t xml:space="preserve">/</w:t>
      </w:r>
      <w:r>
        <w:rPr>
          <w:rStyle w:val="CodeChar"/>
        </w:rPr>
        <w:t xml:space="preserve">t2</w:t>
      </w:r>
      <w:r>
        <w:t xml:space="preserve"> say nothing about the purpose of the test. </w:t>
      </w:r>
      <w:r>
        <w:rPr>
          <w:b/>
        </w:rPr>
        <w:t xml:space="preserve">Resolution [REC]:</w:t>
      </w:r>
      <w:r>
        <w:t xml:space="preserve"> three-letter codes (section 7).</w:t>
      </w:r>
    </w:p>
    <w:p>
      <w:pPr>
        <w:pStyle w:val="ListParagraph"/>
        <w:numPr>
          <w:ilvl w:val="0"/>
          <w:numId w:val="3"/>
        </w:numPr>
      </w:pPr>
      <w:r>
        <w:rPr>
          <w:b/>
        </w:rPr>
        <w:t xml:space="preserve">OS or DB type as the fifth field.</w:t>
      </w:r>
      <w:r>
        <w:t xml:space="preserve"> Useful for compute (Windows vs Linux playbooks differ for SOC and patching), but for databases the engine is usually implied by the resource type (a Base Database system is always Oracle). Versions (</w:t>
      </w:r>
      <w:r>
        <w:rPr>
          <w:rStyle w:val="CodeChar"/>
        </w:rPr>
        <w:t xml:space="preserve">ol8</w:t>
      </w:r>
      <w:r>
        <w:t xml:space="preserve">, </w:t>
      </w:r>
      <w:r>
        <w:rPr>
          <w:rStyle w:val="CodeChar"/>
        </w:rPr>
        <w:t xml:space="preserve">19c</w:t>
      </w:r>
      <w:r>
        <w:t xml:space="preserve">) become false after in-place upgrades. </w:t>
      </w:r>
      <w:r>
        <w:rPr>
          <w:b/>
        </w:rPr>
        <w:t xml:space="preserve">Resolution [REC]:</w:t>
      </w:r>
      <w:r>
        <w:t xml:space="preserve"> the field becomes a </w:t>
      </w:r>
      <w:r>
        <w:rPr>
          <w:b/>
        </w:rPr>
        <w:t xml:space="preserve">qualifier</w:t>
      </w:r>
      <w:r>
        <w:t xml:space="preserve"> with a vocabulary per resource type: OS family for compute, workload or topology for databases, tier for networking, exposure for load balancers, purpose for buckets, keys and secrets.</w:t>
      </w:r>
    </w:p>
    <w:p>
      <w:pPr>
        <w:pStyle w:val="ListParagraph"/>
        <w:numPr>
          <w:ilvl w:val="0"/>
          <w:numId w:val="3"/>
        </w:numPr>
      </w:pPr>
      <w:r>
        <w:rPr>
          <w:b/>
        </w:rPr>
        <w:t xml:space="preserve">No role or component field.</w:t>
      </w:r>
      <w:r>
        <w:t xml:space="preserve"> Many teams will want </w:t>
      </w:r>
      <w:r>
        <w:rPr>
          <w:rStyle w:val="CodeChar"/>
        </w:rPr>
        <w:t xml:space="preserve">web</w:t>
      </w:r>
      <w:r>
        <w:t xml:space="preserve">, </w:t>
      </w:r>
      <w:r>
        <w:rPr>
          <w:rStyle w:val="CodeChar"/>
        </w:rPr>
        <w:t xml:space="preserve">api</w:t>
      </w:r>
      <w:r>
        <w:t xml:space="preserve">, </w:t>
      </w:r>
      <w:r>
        <w:rPr>
          <w:rStyle w:val="CodeChar"/>
        </w:rPr>
        <w:t xml:space="preserve">batch</w:t>
      </w:r>
      <w:r>
        <w:t xml:space="preserve">. </w:t>
      </w:r>
      <w:r>
        <w:rPr>
          <w:b/>
        </w:rPr>
        <w:t xml:space="preserve">Resolution [REC]:</w:t>
      </w:r>
      <w:r>
        <w:t xml:space="preserve"> register sub-application codes in the application register (for example </w:t>
      </w:r>
      <w:r>
        <w:rPr>
          <w:rStyle w:val="CodeChar"/>
        </w:rPr>
        <w:t xml:space="preserve">ibk</w:t>
      </w:r>
      <w:r>
        <w:t xml:space="preserve"> internet banking, </w:t>
      </w:r>
      <w:r>
        <w:rPr>
          <w:rStyle w:val="CodeChar"/>
        </w:rPr>
        <w:t xml:space="preserve">ibkap</w:t>
      </w:r>
      <w:r>
        <w:t xml:space="preserve"> its API layer) instead of adding a sixth token. This keeps the pattern stable and the vocabulary governed.</w:t>
      </w:r>
    </w:p>
    <w:p>
      <w:pPr>
        <w:pStyle w:val="ListParagraph"/>
        <w:numPr>
          <w:ilvl w:val="0"/>
          <w:numId w:val="3"/>
        </w:numPr>
      </w:pPr>
      <w:r>
        <w:rPr>
          <w:b/>
        </w:rPr>
        <w:t xml:space="preserve">Where </w:t>
      </w:r>
      <w:r>
        <w:rPr>
          <w:rStyle w:val="CodeChar"/>
          <w:b/>
        </w:rPr>
        <w:t xml:space="preserve">&lt;type&gt;</w:t>
      </w:r>
      <w:r>
        <w:rPr>
          <w:b/>
        </w:rPr>
        <w:t xml:space="preserve"> sits.</w:t>
      </w:r>
      <w:r>
        <w:t xml:space="preserve"> Placing type before application sorts Console lists by type within an environment, which suits platform teams. Application teams would prefer app first. </w:t>
      </w:r>
      <w:r>
        <w:rPr>
          <w:b/>
        </w:rPr>
        <w:t xml:space="preserve">Resolution:</w:t>
      </w:r>
      <w:r>
        <w:t xml:space="preserve"> keep the team's order; Console filtering and tags cover the other view. Consistency matters more than the choice.</w:t>
      </w:r>
    </w:p>
    <w:p>
      <w:pPr>
        <w:pStyle w:val="Heading2"/>
        <w:rPr>
          <w:del w:id="7012" w:author="Claude" w:date="2026-09-27T17:00:00Z"/>
        </w:rPr>
      </w:pPr>
      <w:del w:id="7011" w:author="Claude" w:date="2026-09-27T17:00:00Z">
        <w:r>
          <w:delText xml:space="preserve">4. Naming Syntax</w:delText>
        </w:r>
      </w:del>
    </w:p>
    <w:p>
      <w:pPr>
        <w:rPr>
          <w:del w:id="7014" w:author="Claude" w:date="2026-09-27T17:00:00Z"/>
        </w:rPr>
      </w:pPr>
      <w:del w:id="7013" w:author="Claude" w:date="2026-09-27T17:00:00Z">
        <w:r>
          <w:delText xml:space="preserve">One pattern for regional resources, the same pattern minus region for global resources, and three derived forms computed automatically for OCI fields that cannot hold hyphens or long values.</w:delText>
        </w:r>
      </w:del>
    </w:p>
    <w:p>
      <w:pPr>
        <w:pStyle w:val="Heading3"/>
        <w:rPr>
          <w:del w:id="7016" w:author="Claude" w:date="2026-09-27T17:00:00Z"/>
        </w:rPr>
      </w:pPr>
      <w:del w:id="7015" w:author="Claude" w:date="2026-09-27T17:00:00Z">
        <w:r>
          <w:delText xml:space="preserve">4.1 Standard Name (the display name)</w:delText>
        </w:r>
      </w:del>
    </w:p>
    <w:p>
      <w:pPr>
        <w:pStyle w:val="Code"/>
        <w:rPr>
          <w:del w:id="7018" w:author="Claude" w:date="2026-09-27T17:00:00Z"/>
        </w:rPr>
      </w:pPr>
      <w:del w:id="7017" w:author="Claude" w:date="2026-09-27T17:00:00Z">
        <w:r>
          <w:delText xml:space="preserve">Regional: &lt;org&gt;-&lt;env&gt;-&lt;rgn&gt;-&lt;type&gt;-&lt;app&gt;[-&lt;qual&gt;]-&lt;nn&gt;</w:delText>
          <w:br/>
          <w:delText xml:space="preserve">Global:   &lt;org&gt;-&lt;env&gt;-&lt;type&gt;-&lt;app&gt;[-&lt;qual&gt;]-&lt;nn&gt;</w:delText>
        </w:r>
      </w:de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del w:id="7019" w:author="Claude" w:date="2026-09-27T17:00:00Z"/>
        </w:trPr>
        <w:tc>
          <w:tcPr>
            <w:tcW w:w="1872" w:type="dxa"/>
            <w:shd w:val="clear" w:color="auto" w:fill="F2F2F2"/>
          </w:tcPr>
          <w:p>
            <w:pPr/>
            <w:del w:id="7020" w:author="Claude" w:date="2026-09-27T17:00:00Z">
              <w:r>
                <w:delText xml:space="preserve">Token</w:delText>
              </w:r>
            </w:del>
          </w:p>
        </w:tc>
        <w:tc>
          <w:tcPr>
            <w:tcW w:w="1872" w:type="dxa"/>
            <w:shd w:val="clear" w:color="auto" w:fill="F2F2F2"/>
          </w:tcPr>
          <w:p>
            <w:pPr/>
            <w:del w:id="7021" w:author="Claude" w:date="2026-09-27T17:00:00Z">
              <w:r>
                <w:delText xml:space="preserve">Format</w:delText>
              </w:r>
            </w:del>
          </w:p>
        </w:tc>
        <w:tc>
          <w:tcPr>
            <w:tcW w:w="1872" w:type="dxa"/>
            <w:shd w:val="clear" w:color="auto" w:fill="F2F2F2"/>
          </w:tcPr>
          <w:p>
            <w:pPr/>
            <w:del w:id="7022" w:author="Claude" w:date="2026-09-27T17:00:00Z">
              <w:r>
                <w:delText xml:space="preserve">Length</w:delText>
              </w:r>
            </w:del>
          </w:p>
        </w:tc>
        <w:tc>
          <w:tcPr>
            <w:tcW w:w="1872" w:type="dxa"/>
            <w:shd w:val="clear" w:color="auto" w:fill="F2F2F2"/>
          </w:tcPr>
          <w:p>
            <w:pPr/>
            <w:del w:id="7023" w:author="Claude" w:date="2026-09-27T17:00:00Z">
              <w:r>
                <w:delText xml:space="preserve">Example</w:delText>
              </w:r>
            </w:del>
          </w:p>
        </w:tc>
        <w:tc>
          <w:tcPr>
            <w:tcW w:w="1872" w:type="dxa"/>
            <w:shd w:val="clear" w:color="auto" w:fill="F2F2F2"/>
          </w:tcPr>
          <w:p>
            <w:pPr/>
            <w:del w:id="7024" w:author="Claude" w:date="2026-09-27T17:00:00Z">
              <w:r>
                <w:delText xml:space="preserve">Source of truth</w:delText>
              </w:r>
            </w:del>
          </w:p>
        </w:tc>
      </w:tr>
      <w:tr>
        <w:trPr>
          <w:del w:id="7025" w:author="Claude" w:date="2026-09-27T17:00:00Z"/>
        </w:trPr>
        <w:tc>
          <w:tcPr>
            <w:tcW w:w="1872" w:type="dxa"/>
          </w:tcPr>
          <w:p>
            <w:pPr/>
            <w:del w:id="7026" w:author="Claude" w:date="2026-09-27T17:00:00Z">
              <w:r>
                <w:rPr>
                  <w:rStyle w:val="CodeChar"/>
                </w:rPr>
                <w:delText xml:space="preserve">org</w:delText>
              </w:r>
            </w:del>
          </w:p>
        </w:tc>
        <w:tc>
          <w:tcPr>
            <w:tcW w:w="1872" w:type="dxa"/>
          </w:tcPr>
          <w:p>
            <w:pPr/>
            <w:del w:id="7027" w:author="Claude" w:date="2026-09-27T17:00:00Z">
              <w:r>
                <w:delText xml:space="preserve">lowercase letters/digits, starts with a letter</w:delText>
              </w:r>
            </w:del>
          </w:p>
        </w:tc>
        <w:tc>
          <w:tcPr>
            <w:tcW w:w="1872" w:type="dxa"/>
          </w:tcPr>
          <w:p>
            <w:pPr/>
            <w:del w:id="7028" w:author="Claude" w:date="2026-09-27T17:00:00Z">
              <w:r>
                <w:delText xml:space="preserve">exactly 3</w:delText>
              </w:r>
            </w:del>
          </w:p>
        </w:tc>
        <w:tc>
          <w:tcPr>
            <w:tcW w:w="1872" w:type="dxa"/>
          </w:tcPr>
          <w:p>
            <w:pPr/>
            <w:del w:id="7029" w:author="Claude" w:date="2026-09-27T17:00:00Z">
              <w:r>
                <w:rPr>
                  <w:rStyle w:val="CodeChar"/>
                </w:rPr>
                <w:delText xml:space="preserve">cmr</w:delText>
              </w:r>
            </w:del>
          </w:p>
        </w:tc>
        <w:tc>
          <w:tcPr>
            <w:tcW w:w="1872" w:type="dxa"/>
          </w:tcPr>
          <w:p>
            <w:pPr/>
            <w:del w:id="7030" w:author="Claude" w:date="2026-09-27T17:00:00Z">
              <w:r>
                <w:delText xml:space="preserve">Entity Register</w:delText>
              </w:r>
            </w:del>
          </w:p>
        </w:tc>
      </w:tr>
      <w:tr>
        <w:trPr>
          <w:del w:id="7031" w:author="Claude" w:date="2026-09-27T17:00:00Z"/>
        </w:trPr>
        <w:tc>
          <w:tcPr>
            <w:tcW w:w="1872" w:type="dxa"/>
          </w:tcPr>
          <w:p>
            <w:pPr/>
            <w:del w:id="7032" w:author="Claude" w:date="2026-09-27T17:00:00Z">
              <w:r>
                <w:rPr>
                  <w:rStyle w:val="CodeChar"/>
                </w:rPr>
                <w:delText xml:space="preserve">env</w:delText>
              </w:r>
            </w:del>
          </w:p>
        </w:tc>
        <w:tc>
          <w:tcPr>
            <w:tcW w:w="1872" w:type="dxa"/>
          </w:tcPr>
          <w:p>
            <w:pPr/>
            <w:del w:id="7033" w:author="Claude" w:date="2026-09-27T17:00:00Z">
              <w:r>
                <w:delText xml:space="preserve">environment code + optional instance digit 2–9</w:delText>
              </w:r>
            </w:del>
          </w:p>
        </w:tc>
        <w:tc>
          <w:tcPr>
            <w:tcW w:w="1872" w:type="dxa"/>
          </w:tcPr>
          <w:p>
            <w:pPr/>
            <w:del w:id="7034" w:author="Claude" w:date="2026-09-27T17:00:00Z">
              <w:r>
                <w:delText xml:space="preserve">3–4</w:delText>
              </w:r>
            </w:del>
          </w:p>
        </w:tc>
        <w:tc>
          <w:tcPr>
            <w:tcW w:w="1872" w:type="dxa"/>
          </w:tcPr>
          <w:p>
            <w:pPr/>
            <w:del w:id="7035" w:author="Claude" w:date="2026-09-27T17:00:00Z">
              <w:r>
                <w:rPr>
                  <w:rStyle w:val="CodeChar"/>
                </w:rPr>
                <w:delText xml:space="preserve">prd</w:delText>
              </w:r>
            </w:del>
            <w:del w:id="7036" w:author="Claude" w:date="2026-09-27T17:00:00Z">
              <w:r>
                <w:delText xml:space="preserve">, </w:delText>
              </w:r>
            </w:del>
            <w:del w:id="7037" w:author="Claude" w:date="2026-09-27T17:00:00Z">
              <w:r>
                <w:rPr>
                  <w:rStyle w:val="CodeChar"/>
                </w:rPr>
                <w:delText xml:space="preserve">sit2</w:delText>
              </w:r>
            </w:del>
          </w:p>
        </w:tc>
        <w:tc>
          <w:tcPr>
            <w:tcW w:w="1872" w:type="dxa"/>
          </w:tcPr>
          <w:p>
            <w:pPr/>
            <w:del w:id="7038" w:author="Claude" w:date="2026-09-27T17:00:00Z">
              <w:r>
                <w:delText xml:space="preserve">Environment list (section 7)</w:delText>
              </w:r>
            </w:del>
          </w:p>
        </w:tc>
      </w:tr>
      <w:tr>
        <w:trPr>
          <w:del w:id="7039" w:author="Claude" w:date="2026-09-27T17:00:00Z"/>
        </w:trPr>
        <w:tc>
          <w:tcPr>
            <w:tcW w:w="1872" w:type="dxa"/>
          </w:tcPr>
          <w:p>
            <w:pPr/>
            <w:del w:id="7040" w:author="Claude" w:date="2026-09-27T17:00:00Z">
              <w:r>
                <w:rPr>
                  <w:rStyle w:val="CodeChar"/>
                </w:rPr>
                <w:delText xml:space="preserve">rgn</w:delText>
              </w:r>
            </w:del>
          </w:p>
        </w:tc>
        <w:tc>
          <w:tcPr>
            <w:tcW w:w="1872" w:type="dxa"/>
          </w:tcPr>
          <w:p>
            <w:pPr/>
            <w:del w:id="7041" w:author="Claude" w:date="2026-09-27T17:00:00Z">
              <w:r>
                <w:delText xml:space="preserve">official OCI region key, lowercased</w:delText>
              </w:r>
            </w:del>
          </w:p>
        </w:tc>
        <w:tc>
          <w:tcPr>
            <w:tcW w:w="1872" w:type="dxa"/>
          </w:tcPr>
          <w:p>
            <w:pPr/>
            <w:del w:id="7042" w:author="Claude" w:date="2026-09-27T17:00:00Z">
              <w:r>
                <w:delText xml:space="preserve">exactly 3</w:delText>
              </w:r>
            </w:del>
          </w:p>
        </w:tc>
        <w:tc>
          <w:tcPr>
            <w:tcW w:w="1872" w:type="dxa"/>
          </w:tcPr>
          <w:p>
            <w:pPr/>
            <w:del w:id="7043" w:author="Claude" w:date="2026-09-27T17:00:00Z">
              <w:r>
                <w:rPr>
                  <w:rStyle w:val="CodeChar"/>
                </w:rPr>
                <w:delText xml:space="preserve">jnb</w:delText>
              </w:r>
            </w:del>
          </w:p>
        </w:tc>
        <w:tc>
          <w:tcPr>
            <w:tcW w:w="1872" w:type="dxa"/>
          </w:tcPr>
          <w:p>
            <w:pPr/>
            <w:del w:id="7044" w:author="Claude" w:date="2026-09-27T17:00:00Z">
              <w:r>
                <w:delText xml:space="preserve">Oracle region list, synced to registry</w:delText>
              </w:r>
            </w:del>
          </w:p>
        </w:tc>
      </w:tr>
      <w:tr>
        <w:trPr>
          <w:del w:id="7045" w:author="Claude" w:date="2026-09-27T17:00:00Z"/>
        </w:trPr>
        <w:tc>
          <w:tcPr>
            <w:tcW w:w="1872" w:type="dxa"/>
          </w:tcPr>
          <w:p>
            <w:pPr/>
            <w:del w:id="7046" w:author="Claude" w:date="2026-09-27T17:00:00Z">
              <w:r>
                <w:rPr>
                  <w:rStyle w:val="CodeChar"/>
                </w:rPr>
                <w:delText xml:space="preserve">type</w:delText>
              </w:r>
            </w:del>
          </w:p>
        </w:tc>
        <w:tc>
          <w:tcPr>
            <w:tcW w:w="1872" w:type="dxa"/>
          </w:tcPr>
          <w:p>
            <w:pPr/>
            <w:del w:id="7047" w:author="Claude" w:date="2026-09-27T17:00:00Z">
              <w:r>
                <w:delText xml:space="preserve">resource type code</w:delText>
              </w:r>
            </w:del>
          </w:p>
        </w:tc>
        <w:tc>
          <w:tcPr>
            <w:tcW w:w="1872" w:type="dxa"/>
          </w:tcPr>
          <w:p>
            <w:pPr/>
            <w:del w:id="7048" w:author="Claude" w:date="2026-09-27T17:00:00Z">
              <w:r>
                <w:delText xml:space="preserve">2–4</w:delText>
              </w:r>
            </w:del>
          </w:p>
        </w:tc>
        <w:tc>
          <w:tcPr>
            <w:tcW w:w="1872" w:type="dxa"/>
          </w:tcPr>
          <w:p>
            <w:pPr/>
            <w:del w:id="7049" w:author="Claude" w:date="2026-09-27T17:00:00Z">
              <w:r>
                <w:rPr>
                  <w:rStyle w:val="CodeChar"/>
                </w:rPr>
                <w:delText xml:space="preserve">vm</w:delText>
              </w:r>
            </w:del>
            <w:del w:id="7050" w:author="Claude" w:date="2026-09-27T17:00:00Z">
              <w:r>
                <w:delText xml:space="preserve">, </w:delText>
              </w:r>
            </w:del>
            <w:del w:id="7051" w:author="Claude" w:date="2026-09-27T17:00:00Z">
              <w:r>
                <w:rPr>
                  <w:rStyle w:val="CodeChar"/>
                </w:rPr>
                <w:delText xml:space="preserve">adb</w:delText>
              </w:r>
            </w:del>
            <w:del w:id="7052" w:author="Claude" w:date="2026-09-27T17:00:00Z">
              <w:r>
                <w:delText xml:space="preserve">, </w:delText>
              </w:r>
            </w:del>
            <w:del w:id="7053" w:author="Claude" w:date="2026-09-27T17:00:00Z">
              <w:r>
                <w:rPr>
                  <w:rStyle w:val="CodeChar"/>
                </w:rPr>
                <w:delText xml:space="preserve">scrt</w:delText>
              </w:r>
            </w:del>
          </w:p>
        </w:tc>
        <w:tc>
          <w:tcPr>
            <w:tcW w:w="1872" w:type="dxa"/>
          </w:tcPr>
          <w:p>
            <w:pPr/>
            <w:del w:id="7054" w:author="Claude" w:date="2026-09-27T17:00:00Z">
              <w:r>
                <w:delText xml:space="preserve">Type Register (section 8)</w:delText>
              </w:r>
            </w:del>
          </w:p>
        </w:tc>
      </w:tr>
      <w:tr>
        <w:trPr>
          <w:del w:id="7055" w:author="Claude" w:date="2026-09-27T17:00:00Z"/>
        </w:trPr>
        <w:tc>
          <w:tcPr>
            <w:tcW w:w="1872" w:type="dxa"/>
          </w:tcPr>
          <w:p>
            <w:pPr/>
            <w:del w:id="7056" w:author="Claude" w:date="2026-09-27T17:00:00Z">
              <w:r>
                <w:rPr>
                  <w:rStyle w:val="CodeChar"/>
                </w:rPr>
                <w:delText xml:space="preserve">app</w:delText>
              </w:r>
            </w:del>
          </w:p>
        </w:tc>
        <w:tc>
          <w:tcPr>
            <w:tcW w:w="1872" w:type="dxa"/>
          </w:tcPr>
          <w:p>
            <w:pPr/>
            <w:del w:id="7057" w:author="Claude" w:date="2026-09-27T17:00:00Z">
              <w:r>
                <w:delText xml:space="preserve">application or platform code, starts with a letter</w:delText>
              </w:r>
            </w:del>
          </w:p>
        </w:tc>
        <w:tc>
          <w:tcPr>
            <w:tcW w:w="1872" w:type="dxa"/>
          </w:tcPr>
          <w:p>
            <w:pPr/>
            <w:del w:id="7058" w:author="Claude" w:date="2026-09-27T17:00:00Z">
              <w:r>
                <w:delText xml:space="preserve">3–5</w:delText>
              </w:r>
            </w:del>
          </w:p>
        </w:tc>
        <w:tc>
          <w:tcPr>
            <w:tcW w:w="1872" w:type="dxa"/>
          </w:tcPr>
          <w:p>
            <w:pPr/>
            <w:del w:id="7059" w:author="Claude" w:date="2026-09-27T17:00:00Z">
              <w:r>
                <w:rPr>
                  <w:rStyle w:val="CodeChar"/>
                </w:rPr>
                <w:delText xml:space="preserve">cbs</w:delText>
              </w:r>
            </w:del>
            <w:del w:id="7060" w:author="Claude" w:date="2026-09-27T17:00:00Z">
              <w:r>
                <w:delText xml:space="preserve">, </w:delText>
              </w:r>
            </w:del>
            <w:del w:id="7061" w:author="Claude" w:date="2026-09-27T17:00:00Z">
              <w:r>
                <w:rPr>
                  <w:rStyle w:val="CodeChar"/>
                </w:rPr>
                <w:delText xml:space="preserve">ibkap</w:delText>
              </w:r>
            </w:del>
          </w:p>
        </w:tc>
        <w:tc>
          <w:tcPr>
            <w:tcW w:w="1872" w:type="dxa"/>
          </w:tcPr>
          <w:p>
            <w:pPr/>
            <w:del w:id="7062" w:author="Claude" w:date="2026-09-27T17:00:00Z">
              <w:r>
                <w:delText xml:space="preserve">Application Register</w:delText>
              </w:r>
            </w:del>
          </w:p>
        </w:tc>
      </w:tr>
      <w:tr>
        <w:trPr>
          <w:del w:id="7063" w:author="Claude" w:date="2026-09-27T17:00:00Z"/>
        </w:trPr>
        <w:tc>
          <w:tcPr>
            <w:tcW w:w="1872" w:type="dxa"/>
          </w:tcPr>
          <w:p>
            <w:pPr/>
            <w:del w:id="7064" w:author="Claude" w:date="2026-09-27T17:00:00Z">
              <w:r>
                <w:rPr>
                  <w:rStyle w:val="CodeChar"/>
                </w:rPr>
                <w:delText xml:space="preserve">qual</w:delText>
              </w:r>
            </w:del>
          </w:p>
        </w:tc>
        <w:tc>
          <w:tcPr>
            <w:tcW w:w="1872" w:type="dxa"/>
          </w:tcPr>
          <w:p>
            <w:pPr/>
            <w:del w:id="7065" w:author="Claude" w:date="2026-09-27T17:00:00Z">
              <w:r>
                <w:delText xml:space="preserve">qualifier from the type's vocabulary</w:delText>
              </w:r>
            </w:del>
          </w:p>
        </w:tc>
        <w:tc>
          <w:tcPr>
            <w:tcW w:w="1872" w:type="dxa"/>
          </w:tcPr>
          <w:p>
            <w:pPr/>
            <w:del w:id="7066" w:author="Claude" w:date="2026-09-27T17:00:00Z">
              <w:r>
                <w:delText xml:space="preserve">2–6</w:delText>
              </w:r>
            </w:del>
          </w:p>
        </w:tc>
        <w:tc>
          <w:tcPr>
            <w:tcW w:w="1872" w:type="dxa"/>
          </w:tcPr>
          <w:p>
            <w:pPr/>
            <w:del w:id="7067" w:author="Claude" w:date="2026-09-27T17:00:00Z">
              <w:r>
                <w:rPr>
                  <w:rStyle w:val="CodeChar"/>
                </w:rPr>
                <w:delText xml:space="preserve">ol</w:delText>
              </w:r>
            </w:del>
            <w:del w:id="7068" w:author="Claude" w:date="2026-09-27T17:00:00Z">
              <w:r>
                <w:delText xml:space="preserve">, </w:delText>
              </w:r>
            </w:del>
            <w:del w:id="7069" w:author="Claude" w:date="2026-09-27T17:00:00Z">
              <w:r>
                <w:rPr>
                  <w:rStyle w:val="CodeChar"/>
                </w:rPr>
                <w:delText xml:space="preserve">atp</w:delText>
              </w:r>
            </w:del>
            <w:del w:id="7070" w:author="Claude" w:date="2026-09-27T17:00:00Z">
              <w:r>
                <w:delText xml:space="preserve">, </w:delText>
              </w:r>
            </w:del>
            <w:del w:id="7071" w:author="Claude" w:date="2026-09-27T17:00:00Z">
              <w:r>
                <w:rPr>
                  <w:rStyle w:val="CodeChar"/>
                </w:rPr>
                <w:delText xml:space="preserve">db</w:delText>
              </w:r>
            </w:del>
            <w:del w:id="7072" w:author="Claude" w:date="2026-09-27T17:00:00Z">
              <w:r>
                <w:delText xml:space="preserve">, </w:delText>
              </w:r>
            </w:del>
            <w:del w:id="7073" w:author="Claude" w:date="2026-09-27T17:00:00Z">
              <w:r>
                <w:rPr>
                  <w:rStyle w:val="CodeChar"/>
                </w:rPr>
                <w:delText xml:space="preserve">ext</w:delText>
              </w:r>
            </w:del>
          </w:p>
        </w:tc>
        <w:tc>
          <w:tcPr>
            <w:tcW w:w="1872" w:type="dxa"/>
          </w:tcPr>
          <w:p>
            <w:pPr/>
            <w:del w:id="7074" w:author="Claude" w:date="2026-09-27T17:00:00Z">
              <w:r>
                <w:delText xml:space="preserve">Qualifier vocabulary (section 6)</w:delText>
              </w:r>
            </w:del>
          </w:p>
        </w:tc>
      </w:tr>
      <w:tr>
        <w:trPr>
          <w:del w:id="7075" w:author="Claude" w:date="2026-09-27T17:00:00Z"/>
        </w:trPr>
        <w:tc>
          <w:tcPr>
            <w:tcW w:w="1872" w:type="dxa"/>
          </w:tcPr>
          <w:p>
            <w:pPr/>
            <w:del w:id="7076" w:author="Claude" w:date="2026-09-27T17:00:00Z">
              <w:r>
                <w:rPr>
                  <w:rStyle w:val="CodeChar"/>
                </w:rPr>
                <w:delText xml:space="preserve">nn</w:delText>
              </w:r>
            </w:del>
          </w:p>
        </w:tc>
        <w:tc>
          <w:tcPr>
            <w:tcW w:w="1872" w:type="dxa"/>
          </w:tcPr>
          <w:p>
            <w:pPr/>
            <w:del w:id="7077" w:author="Claude" w:date="2026-09-27T17:00:00Z">
              <w:r>
                <w:delText xml:space="preserve">two-digit sequence </w:delText>
              </w:r>
            </w:del>
            <w:del w:id="7078" w:author="Claude" w:date="2026-09-27T17:00:00Z">
              <w:r>
                <w:rPr>
                  <w:rStyle w:val="CodeChar"/>
                </w:rPr>
                <w:delText xml:space="preserve">01</w:delText>
              </w:r>
            </w:del>
            <w:del w:id="7079" w:author="Claude" w:date="2026-09-27T17:00:00Z">
              <w:r>
                <w:delText xml:space="preserve">–</w:delText>
              </w:r>
            </w:del>
            <w:del w:id="7080" w:author="Claude" w:date="2026-09-27T17:00:00Z">
              <w:r>
                <w:rPr>
                  <w:rStyle w:val="CodeChar"/>
                </w:rPr>
                <w:delText xml:space="preserve">99</w:delText>
              </w:r>
            </w:del>
          </w:p>
        </w:tc>
        <w:tc>
          <w:tcPr>
            <w:tcW w:w="1872" w:type="dxa"/>
          </w:tcPr>
          <w:p>
            <w:pPr/>
            <w:del w:id="7081" w:author="Claude" w:date="2026-09-27T17:00:00Z">
              <w:r>
                <w:delText xml:space="preserve">exactly 2</w:delText>
              </w:r>
            </w:del>
          </w:p>
        </w:tc>
        <w:tc>
          <w:tcPr>
            <w:tcW w:w="1872" w:type="dxa"/>
          </w:tcPr>
          <w:p>
            <w:pPr/>
            <w:del w:id="7082" w:author="Claude" w:date="2026-09-27T17:00:00Z">
              <w:r>
                <w:rPr>
                  <w:rStyle w:val="CodeChar"/>
                </w:rPr>
                <w:delText xml:space="preserve">01</w:delText>
              </w:r>
            </w:del>
          </w:p>
        </w:tc>
        <w:tc>
          <w:tcPr>
            <w:tcW w:w="1872" w:type="dxa"/>
          </w:tcPr>
          <w:p>
            <w:pPr/>
            <w:del w:id="7083" w:author="Claude" w:date="2026-09-27T17:00:00Z">
              <w:r>
                <w:delText xml:space="preserve">Allocated by IaC</w:delText>
              </w:r>
            </w:del>
          </w:p>
        </w:tc>
      </w:tr>
    </w:tbl>
    <w:p>
      <w:pPr>
        <w:rPr>
          <w:del w:id="7091" w:author="Claude" w:date="2026-09-27T17:00:00Z"/>
        </w:rPr>
      </w:pPr>
      <w:del w:id="7084" w:author="Claude" w:date="2026-09-27T17:00:00Z">
        <w:r>
          <w:delText xml:space="preserve">Maximum length is 33 characters; the validator allows 40 to leave room for future tokens. Only </w:delText>
        </w:r>
      </w:del>
      <w:del w:id="7085" w:author="Claude" w:date="2026-09-27T17:00:00Z">
        <w:r>
          <w:rPr>
            <w:rStyle w:val="CodeChar"/>
          </w:rPr>
          <w:delText xml:space="preserve">a-z</w:delText>
        </w:r>
      </w:del>
      <w:del w:id="7086" w:author="Claude" w:date="2026-09-27T17:00:00Z">
        <w:r>
          <w:delText xml:space="preserve">, </w:delText>
        </w:r>
      </w:del>
      <w:del w:id="7087" w:author="Claude" w:date="2026-09-27T17:00:00Z">
        <w:r>
          <w:rPr>
            <w:rStyle w:val="CodeChar"/>
          </w:rPr>
          <w:delText xml:space="preserve">0-9</w:delText>
        </w:r>
      </w:del>
      <w:del w:id="7088" w:author="Claude" w:date="2026-09-27T17:00:00Z">
        <w:r>
          <w:delText xml:space="preserve"> and </w:delText>
        </w:r>
      </w:del>
      <w:del w:id="7089" w:author="Claude" w:date="2026-09-27T17:00:00Z">
        <w:r>
          <w:rPr>
            <w:rStyle w:val="CodeChar"/>
          </w:rPr>
          <w:delText xml:space="preserve">-</w:delText>
        </w:r>
      </w:del>
      <w:del w:id="7090" w:author="Claude" w:date="2026-09-27T17:00:00Z">
        <w:r>
          <w:delText xml:space="preserve"> are allowed, with no leading, trailing or double hyphens.</w:delText>
        </w:r>
      </w:del>
    </w:p>
    <w:p>
      <w:pPr>
        <w:rPr>
          <w:del w:id="7094" w:author="Claude" w:date="2026-09-27T17:00:00Z"/>
        </w:rPr>
      </w:pPr>
      <w:del w:id="7092" w:author="Claude" w:date="2026-09-27T17:00:00Z">
        <w:r>
          <w:rPr>
            <w:b/>
          </w:rPr>
          <w:delText xml:space="preserve">Scope rule [OCI] + [REC]:</w:delText>
        </w:r>
      </w:del>
      <w:del w:id="7093" w:author="Claude" w:date="2026-09-27T17:00:00Z">
        <w:r>
          <w:delText xml:space="preserve"> OCI IAM and governance objects (compartments, policies, groups, dynamic groups, identity domains, tag namespaces, budgets, quotas) are tenancy-wide and not tied to a region, so they carry no region token. Everything else is regional and must carry one. The Type Register records the scope of each type, so the validator knows which form applies.</w:delText>
        </w:r>
      </w:del>
    </w:p>
    <w:p>
      <w:pPr>
        <w:rPr>
          <w:del w:id="7109" w:author="Claude" w:date="2026-09-27T17:00:00Z"/>
        </w:rPr>
      </w:pPr>
      <w:del w:id="7095" w:author="Claude" w:date="2026-09-27T17:00:00Z">
        <w:r>
          <w:rPr>
            <w:b/>
          </w:rPr>
          <w:delText xml:space="preserve">Sequence rule [REC]:</w:delText>
        </w:r>
      </w:del>
      <w:del w:id="7096" w:author="Claude" w:date="2026-09-27T17:00:00Z">
        <w:r>
          <w:delText xml:space="preserve"> </w:delText>
        </w:r>
      </w:del>
      <w:del w:id="7097" w:author="Claude" w:date="2026-09-27T17:00:00Z">
        <w:r>
          <w:rPr>
            <w:rStyle w:val="CodeChar"/>
          </w:rPr>
          <w:delText xml:space="preserve">nn</w:delText>
        </w:r>
      </w:del>
      <w:del w:id="7098" w:author="Claude" w:date="2026-09-27T17:00:00Z">
        <w:r>
          <w:delText xml:space="preserve"> counts identical prefixes, starting at </w:delText>
        </w:r>
      </w:del>
      <w:del w:id="7099" w:author="Claude" w:date="2026-09-27T17:00:00Z">
        <w:r>
          <w:rPr>
            <w:rStyle w:val="CodeChar"/>
          </w:rPr>
          <w:delText xml:space="preserve">01</w:delText>
        </w:r>
      </w:del>
      <w:del w:id="7100" w:author="Claude" w:date="2026-09-27T17:00:00Z">
        <w:r>
          <w:delText xml:space="preserve">. It is never reused while a resource with that name exists or is pending deletion. Paired resources across regions keep the </w:delText>
        </w:r>
      </w:del>
      <w:del w:id="7101" w:author="Claude" w:date="2026-09-27T17:00:00Z">
        <w:r>
          <w:rPr>
            <w:b/>
          </w:rPr>
          <w:delText xml:space="preserve">same</w:delText>
        </w:r>
      </w:del>
      <w:del w:id="7102" w:author="Claude" w:date="2026-09-27T17:00:00Z">
        <w:r>
          <w:delText xml:space="preserve"> </w:delText>
        </w:r>
      </w:del>
      <w:del w:id="7103" w:author="Claude" w:date="2026-09-27T17:00:00Z">
        <w:r>
          <w:rPr>
            <w:rStyle w:val="CodeChar"/>
          </w:rPr>
          <w:delText xml:space="preserve">nn</w:delText>
        </w:r>
      </w:del>
      <w:del w:id="7104" w:author="Claude" w:date="2026-09-27T17:00:00Z">
        <w:r>
          <w:delText xml:space="preserve"> (primary </w:delText>
        </w:r>
      </w:del>
      <w:del w:id="7105" w:author="Claude" w:date="2026-09-27T17:00:00Z">
        <w:r>
          <w:rPr>
            <w:rStyle w:val="CodeChar"/>
          </w:rPr>
          <w:delText xml:space="preserve">...-01</w:delText>
        </w:r>
      </w:del>
      <w:del w:id="7106" w:author="Claude" w:date="2026-09-27T17:00:00Z">
        <w:r>
          <w:delText xml:space="preserve"> pairs with recovery </w:delText>
        </w:r>
      </w:del>
      <w:del w:id="7107" w:author="Claude" w:date="2026-09-27T17:00:00Z">
        <w:r>
          <w:rPr>
            <w:rStyle w:val="CodeChar"/>
          </w:rPr>
          <w:delText xml:space="preserve">...-01</w:delText>
        </w:r>
      </w:del>
      <w:del w:id="7108" w:author="Claude" w:date="2026-09-27T17:00:00Z">
        <w:r>
          <w:delText xml:space="preserve">). Instance-pool and OKE worker instances are not sequenced by hand (section 13, 15).</w:delText>
        </w:r>
      </w:del>
    </w:p>
    <w:p>
      <w:pPr>
        <w:pStyle w:val="Heading3"/>
        <w:rPr>
          <w:del w:id="7111" w:author="Claude" w:date="2026-09-27T17:00:00Z"/>
        </w:rPr>
      </w:pPr>
      <w:del w:id="7110" w:author="Claude" w:date="2026-09-27T17:00:00Z">
        <w:r>
          <w:delText xml:space="preserve">4.2 Derived forms (computed, never typed)</w:delText>
        </w:r>
      </w:de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del w:id="7112" w:author="Claude" w:date="2026-09-27T17:00:00Z"/>
        </w:trPr>
        <w:tc>
          <w:tcPr>
            <w:tcW w:w="1872" w:type="dxa"/>
            <w:shd w:val="clear" w:color="auto" w:fill="F2F2F2"/>
          </w:tcPr>
          <w:p>
            <w:pPr/>
            <w:del w:id="7113" w:author="Claude" w:date="2026-09-27T17:00:00Z">
              <w:r>
                <w:delText xml:space="preserve">Form</w:delText>
              </w:r>
            </w:del>
          </w:p>
        </w:tc>
        <w:tc>
          <w:tcPr>
            <w:tcW w:w="1872" w:type="dxa"/>
            <w:shd w:val="clear" w:color="auto" w:fill="F2F2F2"/>
          </w:tcPr>
          <w:p>
            <w:pPr/>
            <w:del w:id="7114" w:author="Claude" w:date="2026-09-27T17:00:00Z">
              <w:r>
                <w:delText xml:space="preserve">Rule</w:delText>
              </w:r>
            </w:del>
          </w:p>
        </w:tc>
        <w:tc>
          <w:tcPr>
            <w:tcW w:w="1872" w:type="dxa"/>
            <w:shd w:val="clear" w:color="auto" w:fill="F2F2F2"/>
          </w:tcPr>
          <w:p>
            <w:pPr/>
            <w:del w:id="7115" w:author="Claude" w:date="2026-09-27T17:00:00Z">
              <w:r>
                <w:delText xml:space="preserve">Max</w:delText>
              </w:r>
            </w:del>
          </w:p>
        </w:tc>
        <w:tc>
          <w:tcPr>
            <w:tcW w:w="1872" w:type="dxa"/>
            <w:shd w:val="clear" w:color="auto" w:fill="F2F2F2"/>
          </w:tcPr>
          <w:p>
            <w:pPr/>
            <w:del w:id="7116" w:author="Claude" w:date="2026-09-27T17:00:00Z">
              <w:r>
                <w:delText xml:space="preserve">Used for</w:delText>
              </w:r>
            </w:del>
          </w:p>
        </w:tc>
        <w:tc>
          <w:tcPr>
            <w:tcW w:w="1872" w:type="dxa"/>
            <w:shd w:val="clear" w:color="auto" w:fill="F2F2F2"/>
          </w:tcPr>
          <w:p>
            <w:pPr/>
            <w:del w:id="7117" w:author="Claude" w:date="2026-09-27T17:00:00Z">
              <w:r>
                <w:delText xml:space="preserve">Example (from </w:delText>
              </w:r>
            </w:del>
            <w:del w:id="7118" w:author="Claude" w:date="2026-09-27T17:00:00Z">
              <w:r>
                <w:rPr>
                  <w:rStyle w:val="CodeChar"/>
                </w:rPr>
                <w:delText xml:space="preserve">cmr-prd-jnb-vm-cbs-win-01</w:delText>
              </w:r>
            </w:del>
            <w:del w:id="7119" w:author="Claude" w:date="2026-09-27T17:00:00Z">
              <w:r>
                <w:delText xml:space="preserve">)</w:delText>
              </w:r>
            </w:del>
          </w:p>
        </w:tc>
      </w:tr>
      <w:tr>
        <w:trPr>
          <w:del w:id="7120" w:author="Claude" w:date="2026-09-27T17:00:00Z"/>
        </w:trPr>
        <w:tc>
          <w:tcPr>
            <w:tcW w:w="1872" w:type="dxa"/>
          </w:tcPr>
          <w:p>
            <w:pPr/>
            <w:del w:id="7121" w:author="Claude" w:date="2026-09-27T17:00:00Z">
              <w:r>
                <w:rPr>
                  <w:b/>
                </w:rPr>
                <w:delText xml:space="preserve">Joined Name</w:delText>
              </w:r>
            </w:del>
          </w:p>
        </w:tc>
        <w:tc>
          <w:tcPr>
            <w:tcW w:w="1872" w:type="dxa"/>
          </w:tcPr>
          <w:p>
            <w:pPr/>
            <w:del w:id="7122" w:author="Claude" w:date="2026-09-27T17:00:00Z">
              <w:r>
                <w:delText xml:space="preserve">Standard Name with hyphens removed</w:delText>
              </w:r>
            </w:del>
          </w:p>
        </w:tc>
        <w:tc>
          <w:tcPr>
            <w:tcW w:w="1872" w:type="dxa"/>
          </w:tcPr>
          <w:p>
            <w:pPr/>
            <w:del w:id="7123" w:author="Claude" w:date="2026-09-27T17:00:00Z">
              <w:r>
                <w:delText xml:space="preserve">30 in practice</w:delText>
              </w:r>
            </w:del>
          </w:p>
        </w:tc>
        <w:tc>
          <w:tcPr>
            <w:tcW w:w="1872" w:type="dxa"/>
          </w:tcPr>
          <w:p>
            <w:pPr/>
            <w:del w:id="7124" w:author="Claude" w:date="2026-09-27T17:00:00Z">
              <w:r>
                <w:delText xml:space="preserve">Fields that allow only letters and digits but have room: Bastion names [OCI: alphanumeric only], Autonomous Database </w:delText>
              </w:r>
            </w:del>
            <w:del w:id="7125" w:author="Claude" w:date="2026-09-27T17:00:00Z">
              <w:r>
                <w:rPr>
                  <w:rStyle w:val="CodeChar"/>
                </w:rPr>
                <w:delText xml:space="preserve">db_name</w:delText>
              </w:r>
            </w:del>
            <w:del w:id="7126" w:author="Claude" w:date="2026-09-27T17:00:00Z">
              <w:r>
                <w:delText xml:space="preserve"> [OCI: ≤ 30, alphanumeric, starts with a letter, unique in tenancy]</w:delText>
              </w:r>
            </w:del>
          </w:p>
        </w:tc>
        <w:tc>
          <w:tcPr>
            <w:tcW w:w="1872" w:type="dxa"/>
          </w:tcPr>
          <w:p>
            <w:pPr/>
            <w:del w:id="7127" w:author="Claude" w:date="2026-09-27T17:00:00Z">
              <w:r>
                <w:rPr>
                  <w:rStyle w:val="CodeChar"/>
                </w:rPr>
                <w:delText xml:space="preserve">cmrprdjnbvmcbswin01</w:delText>
              </w:r>
            </w:del>
          </w:p>
        </w:tc>
      </w:tr>
      <w:tr>
        <w:trPr>
          <w:del w:id="7128" w:author="Claude" w:date="2026-09-27T17:00:00Z"/>
        </w:trPr>
        <w:tc>
          <w:tcPr>
            <w:tcW w:w="1872" w:type="dxa"/>
          </w:tcPr>
          <w:p>
            <w:pPr/>
            <w:del w:id="7129" w:author="Claude" w:date="2026-09-27T17:00:00Z">
              <w:r>
                <w:rPr>
                  <w:b/>
                </w:rPr>
                <w:delText xml:space="preserve">Compact Name</w:delText>
              </w:r>
            </w:del>
          </w:p>
        </w:tc>
        <w:tc>
          <w:tcPr>
            <w:tcW w:w="1872" w:type="dxa"/>
          </w:tcPr>
          <w:p>
            <w:pPr/>
            <w:del w:id="7130" w:author="Claude" w:date="2026-09-27T17:00:00Z">
              <w:r>
                <w:rPr>
                  <w:rStyle w:val="CodeChar"/>
                </w:rPr>
                <w:delText xml:space="preserve">&lt;org&gt;&lt;e&gt;&lt;rgn&gt;&lt;app&gt;&lt;nn&gt;</w:delText>
              </w:r>
            </w:del>
            <w:del w:id="7131" w:author="Claude" w:date="2026-09-27T17:00:00Z">
              <w:r>
                <w:delText xml:space="preserve"> where </w:delText>
              </w:r>
            </w:del>
            <w:del w:id="7132" w:author="Claude" w:date="2026-09-27T17:00:00Z">
              <w:r>
                <w:rPr>
                  <w:rStyle w:val="CodeChar"/>
                </w:rPr>
                <w:delText xml:space="preserve">&lt;e&gt;</w:delText>
              </w:r>
            </w:del>
            <w:del w:id="7133" w:author="Claude" w:date="2026-09-27T17:00:00Z">
              <w:r>
                <w:delText xml:space="preserve"> is the 1-letter compact environment code</w:delText>
              </w:r>
            </w:del>
          </w:p>
        </w:tc>
        <w:tc>
          <w:tcPr>
            <w:tcW w:w="1872" w:type="dxa"/>
          </w:tcPr>
          <w:p>
            <w:pPr/>
            <w:del w:id="7134" w:author="Claude" w:date="2026-09-27T17:00:00Z">
              <w:r>
                <w:delText xml:space="preserve">15</w:delText>
              </w:r>
            </w:del>
          </w:p>
        </w:tc>
        <w:tc>
          <w:tcPr>
            <w:tcW w:w="1872" w:type="dxa"/>
          </w:tcPr>
          <w:p>
            <w:pPr/>
            <w:del w:id="7135" w:author="Claude" w:date="2026-09-27T17:00:00Z">
              <w:r>
                <w:delText xml:space="preserve">VCN DNS labels [OCI: ≤ 15 alphanumeric, starts with letter, immutable], Windows hostnames (NetBIOS 15-character limit), Base DB hostname prefix [OCI: ≤ 16 for VM/BM]</w:delText>
              </w:r>
            </w:del>
          </w:p>
        </w:tc>
        <w:tc>
          <w:tcPr>
            <w:tcW w:w="1872" w:type="dxa"/>
          </w:tcPr>
          <w:p>
            <w:pPr/>
            <w:del w:id="7136" w:author="Claude" w:date="2026-09-27T17:00:00Z">
              <w:r>
                <w:rPr>
                  <w:rStyle w:val="CodeChar"/>
                </w:rPr>
                <w:delText xml:space="preserve">cmrpjnbcbs01</w:delText>
              </w:r>
            </w:del>
          </w:p>
        </w:tc>
      </w:tr>
      <w:tr>
        <w:trPr>
          <w:del w:id="7137" w:author="Claude" w:date="2026-09-27T17:00:00Z"/>
        </w:trPr>
        <w:tc>
          <w:tcPr>
            <w:tcW w:w="1872" w:type="dxa"/>
          </w:tcPr>
          <w:p>
            <w:pPr/>
            <w:del w:id="7138" w:author="Claude" w:date="2026-09-27T17:00:00Z">
              <w:r>
                <w:rPr>
                  <w:b/>
                </w:rPr>
                <w:delText xml:space="preserve">DB Short Name</w:delText>
              </w:r>
            </w:del>
          </w:p>
        </w:tc>
        <w:tc>
          <w:tcPr>
            <w:tcW w:w="1872" w:type="dxa"/>
          </w:tcPr>
          <w:p>
            <w:pPr/>
            <w:del w:id="7139" w:author="Claude" w:date="2026-09-27T17:00:00Z">
              <w:r>
                <w:rPr>
                  <w:rStyle w:val="CodeChar"/>
                </w:rPr>
                <w:delText xml:space="preserve">&lt;app&gt;&lt;e&gt;&lt;n&gt;</w:delText>
              </w:r>
            </w:del>
            <w:del w:id="7140" w:author="Claude" w:date="2026-09-27T17:00:00Z">
              <w:r>
                <w:delText xml:space="preserve"> with a single-digit </w:delText>
              </w:r>
            </w:del>
            <w:del w:id="7141" w:author="Claude" w:date="2026-09-27T17:00:00Z">
              <w:r>
                <w:rPr>
                  <w:rStyle w:val="CodeChar"/>
                </w:rPr>
                <w:delText xml:space="preserve">n</w:delText>
              </w:r>
            </w:del>
          </w:p>
        </w:tc>
        <w:tc>
          <w:tcPr>
            <w:tcW w:w="1872" w:type="dxa"/>
          </w:tcPr>
          <w:p>
            <w:pPr/>
            <w:del w:id="7142" w:author="Claude" w:date="2026-09-27T17:00:00Z">
              <w:r>
                <w:delText xml:space="preserve">8</w:delText>
              </w:r>
            </w:del>
          </w:p>
        </w:tc>
        <w:tc>
          <w:tcPr>
            <w:tcW w:w="1872" w:type="dxa"/>
          </w:tcPr>
          <w:p>
            <w:pPr/>
            <w:del w:id="7143" w:author="Claude" w:date="2026-09-27T17:00:00Z">
              <w:r>
                <w:delText xml:space="preserve">Oracle </w:delText>
              </w:r>
            </w:del>
            <w:del w:id="7144" w:author="Claude" w:date="2026-09-27T17:00:00Z">
              <w:r>
                <w:rPr>
                  <w:rStyle w:val="CodeChar"/>
                </w:rPr>
                <w:delText xml:space="preserve">DB_NAME</w:delText>
              </w:r>
            </w:del>
            <w:del w:id="7145" w:author="Claude" w:date="2026-09-27T17:00:00Z">
              <w:r>
                <w:delText xml:space="preserve"> [OCI: ≤ 8 alphanumeric, starts with a letter]</w:delText>
              </w:r>
            </w:del>
          </w:p>
        </w:tc>
        <w:tc>
          <w:tcPr>
            <w:tcW w:w="1872" w:type="dxa"/>
          </w:tcPr>
          <w:p>
            <w:pPr/>
            <w:del w:id="7146" w:author="Claude" w:date="2026-09-27T17:00:00Z">
              <w:r>
                <w:rPr>
                  <w:rStyle w:val="CodeChar"/>
                </w:rPr>
                <w:delText xml:space="preserve">cbsp1</w:delText>
              </w:r>
            </w:del>
          </w:p>
        </w:tc>
      </w:tr>
    </w:tbl>
    <w:p>
      <w:pPr>
        <w:rPr>
          <w:del w:id="7148" w:author="Claude" w:date="2026-09-27T17:00:00Z"/>
        </w:rPr>
      </w:pPr>
      <w:del w:id="7147" w:author="Claude" w:date="2026-09-27T17:00:00Z">
        <w:r>
          <w:delText xml:space="preserve">Exadata host prefixes and cluster names have even tighter limits (12 and 11 characters) and use a dedicated rule in section 14. Every derived form is produced by the same Terraform module as the Standard Name, so they can never drift apart.</w:delText>
        </w:r>
      </w:del>
    </w:p>
    <w:p>
      <w:pPr>
        <w:pStyle w:val="Heading3"/>
        <w:rPr>
          <w:del w:id="7150" w:author="Claude" w:date="2026-09-27T17:00:00Z"/>
        </w:rPr>
      </w:pPr>
      <w:del w:id="7149" w:author="Claude" w:date="2026-09-27T17:00:00Z">
        <w:r>
          <w:delText xml:space="preserve">4.3 Where each name lives on a resource</w:delText>
        </w:r>
      </w:del>
    </w:p>
    <w:p>
      <w:pPr>
        <w:rPr>
          <w:del w:id="7152" w:author="Claude" w:date="2026-09-27T17:00:00Z"/>
        </w:rPr>
      </w:pPr>
      <w:del w:id="7151" w:author="Claude" w:date="2026-09-27T17:00:00Z">
        <w:r>
          <w:delText xml:space="preserve">Many OCI resources have more than one “name”. The standard applies to all of them.</w:delText>
        </w:r>
      </w:de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del w:id="7153" w:author="Claude" w:date="2026-09-27T17:00:00Z"/>
        </w:trPr>
        <w:tc>
          <w:tcPr>
            <w:tcW w:w="2340" w:type="dxa"/>
            <w:shd w:val="clear" w:color="auto" w:fill="F2F2F2"/>
          </w:tcPr>
          <w:p>
            <w:pPr/>
            <w:del w:id="7154" w:author="Claude" w:date="2026-09-27T17:00:00Z">
              <w:r>
                <w:delText xml:space="preserve">OCI field</w:delText>
              </w:r>
            </w:del>
          </w:p>
        </w:tc>
        <w:tc>
          <w:tcPr>
            <w:tcW w:w="2340" w:type="dxa"/>
            <w:shd w:val="clear" w:color="auto" w:fill="F2F2F2"/>
          </w:tcPr>
          <w:p>
            <w:pPr/>
            <w:del w:id="7155" w:author="Claude" w:date="2026-09-27T17:00:00Z">
              <w:r>
                <w:delText xml:space="preserve">Mutable?</w:delText>
              </w:r>
            </w:del>
          </w:p>
        </w:tc>
        <w:tc>
          <w:tcPr>
            <w:tcW w:w="2340" w:type="dxa"/>
            <w:shd w:val="clear" w:color="auto" w:fill="F2F2F2"/>
          </w:tcPr>
          <w:p>
            <w:pPr/>
            <w:del w:id="7156" w:author="Claude" w:date="2026-09-27T17:00:00Z">
              <w:r>
                <w:delText xml:space="preserve">Unique?</w:delText>
              </w:r>
            </w:del>
          </w:p>
        </w:tc>
        <w:tc>
          <w:tcPr>
            <w:tcW w:w="2340" w:type="dxa"/>
            <w:shd w:val="clear" w:color="auto" w:fill="F2F2F2"/>
          </w:tcPr>
          <w:p>
            <w:pPr/>
            <w:del w:id="7157" w:author="Claude" w:date="2026-09-27T17:00:00Z">
              <w:r>
                <w:delText xml:space="preserve">Which form</w:delText>
              </w:r>
            </w:del>
          </w:p>
        </w:tc>
      </w:tr>
      <w:tr>
        <w:trPr>
          <w:del w:id="7158" w:author="Claude" w:date="2026-09-27T17:00:00Z"/>
        </w:trPr>
        <w:tc>
          <w:tcPr>
            <w:tcW w:w="2340" w:type="dxa"/>
          </w:tcPr>
          <w:p>
            <w:pPr/>
            <w:del w:id="7159" w:author="Claude" w:date="2026-09-27T17:00:00Z">
              <w:r>
                <w:delText xml:space="preserve">Display name (most resources)</w:delText>
              </w:r>
            </w:del>
          </w:p>
        </w:tc>
        <w:tc>
          <w:tcPr>
            <w:tcW w:w="2340" w:type="dxa"/>
          </w:tcPr>
          <w:p>
            <w:pPr/>
            <w:del w:id="7160" w:author="Claude" w:date="2026-09-27T17:00:00Z">
              <w:r>
                <w:delText xml:space="preserve">Yes</w:delText>
              </w:r>
            </w:del>
          </w:p>
        </w:tc>
        <w:tc>
          <w:tcPr>
            <w:tcW w:w="2340" w:type="dxa"/>
          </w:tcPr>
          <w:p>
            <w:pPr/>
            <w:del w:id="7161" w:author="Claude" w:date="2026-09-27T17:00:00Z">
              <w:r>
                <w:delText xml:space="preserve">No [OCI]</w:delText>
              </w:r>
            </w:del>
          </w:p>
        </w:tc>
        <w:tc>
          <w:tcPr>
            <w:tcW w:w="2340" w:type="dxa"/>
          </w:tcPr>
          <w:p>
            <w:pPr/>
            <w:del w:id="7162" w:author="Claude" w:date="2026-09-27T17:00:00Z">
              <w:r>
                <w:delText xml:space="preserve">Standard Name</w:delText>
              </w:r>
            </w:del>
          </w:p>
        </w:tc>
      </w:tr>
      <w:tr>
        <w:trPr>
          <w:del w:id="7163" w:author="Claude" w:date="2026-09-27T17:00:00Z"/>
        </w:trPr>
        <w:tc>
          <w:tcPr>
            <w:tcW w:w="2340" w:type="dxa"/>
          </w:tcPr>
          <w:p>
            <w:pPr/>
            <w:del w:id="7164" w:author="Claude" w:date="2026-09-27T17:00:00Z">
              <w:r>
                <w:rPr>
                  <w:rStyle w:val="CodeChar"/>
                </w:rPr>
                <w:delText xml:space="preserve">name</w:delText>
              </w:r>
            </w:del>
            <w:del w:id="7165" w:author="Claude" w:date="2026-09-27T17:00:00Z">
              <w:r>
                <w:delText xml:space="preserve"> on IAM policies, groups, dynamic groups</w:delText>
              </w:r>
            </w:del>
          </w:p>
        </w:tc>
        <w:tc>
          <w:tcPr>
            <w:tcW w:w="2340" w:type="dxa"/>
          </w:tcPr>
          <w:p>
            <w:pPr/>
            <w:del w:id="7166" w:author="Claude" w:date="2026-09-27T17:00:00Z">
              <w:r>
                <w:delText xml:space="preserve">Policy names cannot be changed [OCI]</w:delText>
              </w:r>
            </w:del>
          </w:p>
        </w:tc>
        <w:tc>
          <w:tcPr>
            <w:tcW w:w="2340" w:type="dxa"/>
          </w:tcPr>
          <w:p>
            <w:pPr/>
            <w:del w:id="7167" w:author="Claude" w:date="2026-09-27T17:00:00Z">
              <w:r>
                <w:delText xml:space="preserve">Tenancy / identity domain</w:delText>
              </w:r>
            </w:del>
          </w:p>
        </w:tc>
        <w:tc>
          <w:tcPr>
            <w:tcW w:w="2340" w:type="dxa"/>
          </w:tcPr>
          <w:p>
            <w:pPr/>
            <w:del w:id="7168" w:author="Claude" w:date="2026-09-27T17:00:00Z">
              <w:r>
                <w:delText xml:space="preserve">Standard Name (global form)</w:delText>
              </w:r>
            </w:del>
          </w:p>
        </w:tc>
      </w:tr>
      <w:tr>
        <w:trPr>
          <w:del w:id="7169" w:author="Claude" w:date="2026-09-27T17:00:00Z"/>
        </w:trPr>
        <w:tc>
          <w:tcPr>
            <w:tcW w:w="2340" w:type="dxa"/>
          </w:tcPr>
          <w:p>
            <w:pPr/>
            <w:del w:id="7170" w:author="Claude" w:date="2026-09-27T17:00:00Z">
              <w:r>
                <w:delText xml:space="preserve">Compartment name</w:delText>
              </w:r>
            </w:del>
          </w:p>
        </w:tc>
        <w:tc>
          <w:tcPr>
            <w:tcW w:w="2340" w:type="dxa"/>
          </w:tcPr>
          <w:p>
            <w:pPr/>
            <w:del w:id="7171" w:author="Claude" w:date="2026-09-27T17:00:00Z">
              <w:r>
                <w:delText xml:space="preserve">Yes</w:delText>
              </w:r>
            </w:del>
          </w:p>
        </w:tc>
        <w:tc>
          <w:tcPr>
            <w:tcW w:w="2340" w:type="dxa"/>
          </w:tcPr>
          <w:p>
            <w:pPr/>
            <w:del w:id="7172" w:author="Claude" w:date="2026-09-27T17:00:00Z">
              <w:r>
                <w:delText xml:space="preserve">Among siblings [OCI]</w:delText>
              </w:r>
            </w:del>
          </w:p>
        </w:tc>
        <w:tc>
          <w:tcPr>
            <w:tcW w:w="2340" w:type="dxa"/>
          </w:tcPr>
          <w:p>
            <w:pPr/>
            <w:del w:id="7173" w:author="Claude" w:date="2026-09-27T17:00:00Z">
              <w:r>
                <w:delText xml:space="preserve">Compartment standard (section 9)</w:delText>
              </w:r>
            </w:del>
          </w:p>
        </w:tc>
      </w:tr>
      <w:tr>
        <w:trPr>
          <w:del w:id="7174" w:author="Claude" w:date="2026-09-27T17:00:00Z"/>
        </w:trPr>
        <w:tc>
          <w:tcPr>
            <w:tcW w:w="2340" w:type="dxa"/>
          </w:tcPr>
          <w:p>
            <w:pPr/>
            <w:del w:id="7175" w:author="Claude" w:date="2026-09-27T17:00:00Z">
              <w:r>
                <w:delText xml:space="preserve">Bucket name</w:delText>
              </w:r>
            </w:del>
          </w:p>
        </w:tc>
        <w:tc>
          <w:tcPr>
            <w:tcW w:w="2340" w:type="dxa"/>
          </w:tcPr>
          <w:p>
            <w:pPr/>
            <w:del w:id="7176" w:author="Claude" w:date="2026-09-27T17:00:00Z">
              <w:r>
                <w:delText xml:space="preserve">Treat as immutable</w:delText>
              </w:r>
            </w:del>
          </w:p>
        </w:tc>
        <w:tc>
          <w:tcPr>
            <w:tcW w:w="2340" w:type="dxa"/>
          </w:tcPr>
          <w:p>
            <w:pPr/>
            <w:del w:id="7177" w:author="Claude" w:date="2026-09-27T17:00:00Z">
              <w:r>
                <w:delText xml:space="preserve">Object Storage namespace, all regions [OCI]</w:delText>
              </w:r>
            </w:del>
          </w:p>
        </w:tc>
        <w:tc>
          <w:tcPr>
            <w:tcW w:w="2340" w:type="dxa"/>
          </w:tcPr>
          <w:p>
            <w:pPr/>
            <w:del w:id="7178" w:author="Claude" w:date="2026-09-27T17:00:00Z">
              <w:r>
                <w:delText xml:space="preserve">Standard Name</w:delText>
              </w:r>
            </w:del>
          </w:p>
        </w:tc>
      </w:tr>
      <w:tr>
        <w:trPr>
          <w:del w:id="7179" w:author="Claude" w:date="2026-09-27T17:00:00Z"/>
        </w:trPr>
        <w:tc>
          <w:tcPr>
            <w:tcW w:w="2340" w:type="dxa"/>
          </w:tcPr>
          <w:p>
            <w:pPr/>
            <w:del w:id="7180" w:author="Claude" w:date="2026-09-27T17:00:00Z">
              <w:r>
                <w:delText xml:space="preserve">VCN / subnet DNS label</w:delText>
              </w:r>
            </w:del>
          </w:p>
        </w:tc>
        <w:tc>
          <w:tcPr>
            <w:tcW w:w="2340" w:type="dxa"/>
          </w:tcPr>
          <w:p>
            <w:pPr/>
            <w:del w:id="7181" w:author="Claude" w:date="2026-09-27T17:00:00Z">
              <w:r>
                <w:delText xml:space="preserve">No [OCI]</w:delText>
              </w:r>
            </w:del>
          </w:p>
        </w:tc>
        <w:tc>
          <w:tcPr>
            <w:tcW w:w="2340" w:type="dxa"/>
          </w:tcPr>
          <w:p>
            <w:pPr/>
            <w:del w:id="7182" w:author="Claude" w:date="2026-09-27T17:00:00Z">
              <w:r>
                <w:delText xml:space="preserve">VCN label: across tenancy (best practice); subnet label: within VCN [OCI]</w:delText>
              </w:r>
            </w:del>
          </w:p>
        </w:tc>
        <w:tc>
          <w:tcPr>
            <w:tcW w:w="2340" w:type="dxa"/>
          </w:tcPr>
          <w:p>
            <w:pPr/>
            <w:del w:id="7183" w:author="Claude" w:date="2026-09-27T17:00:00Z">
              <w:r>
                <w:delText xml:space="preserve">Compact Name / subnet role label</w:delText>
              </w:r>
            </w:del>
          </w:p>
        </w:tc>
      </w:tr>
      <w:tr>
        <w:trPr>
          <w:del w:id="7184" w:author="Claude" w:date="2026-09-27T17:00:00Z"/>
        </w:trPr>
        <w:tc>
          <w:tcPr>
            <w:tcW w:w="2340" w:type="dxa"/>
          </w:tcPr>
          <w:p>
            <w:pPr/>
            <w:del w:id="7185" w:author="Claude" w:date="2026-09-27T17:00:00Z">
              <w:r>
                <w:delText xml:space="preserve">Instance hostname</w:delText>
              </w:r>
            </w:del>
          </w:p>
        </w:tc>
        <w:tc>
          <w:tcPr>
            <w:tcW w:w="2340" w:type="dxa"/>
          </w:tcPr>
          <w:p>
            <w:pPr/>
            <w:del w:id="7186" w:author="Claude" w:date="2026-09-27T17:00:00Z">
              <w:r>
                <w:delText xml:space="preserve">Yes</w:delText>
              </w:r>
            </w:del>
          </w:p>
        </w:tc>
        <w:tc>
          <w:tcPr>
            <w:tcW w:w="2340" w:type="dxa"/>
          </w:tcPr>
          <w:p>
            <w:pPr/>
            <w:del w:id="7187" w:author="Claude" w:date="2026-09-27T17:00:00Z">
              <w:r>
                <w:delText xml:space="preserve">Within subnet [OCI]</w:delText>
              </w:r>
            </w:del>
          </w:p>
        </w:tc>
        <w:tc>
          <w:tcPr>
            <w:tcW w:w="2340" w:type="dxa"/>
          </w:tcPr>
          <w:p>
            <w:pPr/>
            <w:del w:id="7188" w:author="Claude" w:date="2026-09-27T17:00:00Z">
              <w:r>
                <w:delText xml:space="preserve">Standard Name (Linux) or Compact Name (Windows)</w:delText>
              </w:r>
            </w:del>
          </w:p>
        </w:tc>
      </w:tr>
      <w:tr>
        <w:trPr>
          <w:del w:id="7189" w:author="Claude" w:date="2026-09-27T17:00:00Z"/>
        </w:trPr>
        <w:tc>
          <w:tcPr>
            <w:tcW w:w="2340" w:type="dxa"/>
          </w:tcPr>
          <w:p>
            <w:pPr/>
            <w:del w:id="7190" w:author="Claude" w:date="2026-09-27T17:00:00Z">
              <w:r>
                <w:delText xml:space="preserve">Oracle DB_NAME / DB_UNIQUE_NAME / PDB</w:delText>
              </w:r>
            </w:del>
          </w:p>
        </w:tc>
        <w:tc>
          <w:tcPr>
            <w:tcW w:w="2340" w:type="dxa"/>
          </w:tcPr>
          <w:p>
            <w:pPr/>
            <w:del w:id="7191" w:author="Claude" w:date="2026-09-27T17:00:00Z">
              <w:r>
                <w:delText xml:space="preserve">No</w:delText>
              </w:r>
            </w:del>
          </w:p>
        </w:tc>
        <w:tc>
          <w:tcPr>
            <w:tcW w:w="2340" w:type="dxa"/>
          </w:tcPr>
          <w:p>
            <w:pPr/>
            <w:del w:id="7192" w:author="Claude" w:date="2026-09-27T17:00:00Z">
              <w:r>
                <w:delText xml:space="preserve">See section 14</w:delText>
              </w:r>
            </w:del>
          </w:p>
        </w:tc>
        <w:tc>
          <w:tcPr>
            <w:tcW w:w="2340" w:type="dxa"/>
          </w:tcPr>
          <w:p>
            <w:pPr/>
            <w:del w:id="7193" w:author="Claude" w:date="2026-09-27T17:00:00Z">
              <w:r>
                <w:delText xml:space="preserve">DB Short Name and its extensions</w:delText>
              </w:r>
            </w:del>
          </w:p>
        </w:tc>
      </w:tr>
    </w:tbl>
    <w:p>
      <w:pPr>
        <w:pStyle w:val="Heading2"/>
        <w:rPr>
          <w:del w:id="7195" w:author="Claude" w:date="2026-09-27T17:00:00Z"/>
        </w:rPr>
      </w:pPr>
      <w:del w:id="7194" w:author="Claude" w:date="2026-09-27T17:00:00Z">
        <w:r>
          <w:delText xml:space="preserve">5. Mandatory vs Optional Components</w:delText>
        </w:r>
      </w:del>
    </w:p>
    <w:p>
      <w:pPr>
        <w:rPr>
          <w:del w:id="7197" w:author="Claude" w:date="2026-09-27T17:00:00Z"/>
        </w:rPr>
      </w:pPr>
      <w:del w:id="7196" w:author="Claude" w:date="2026-09-27T17:00:00Z">
        <w:r>
          <w:delText xml:space="preserve">Five tokens are always mandatory; region depends on the resource's scope; the qualifier is required, optional or forbidden per type, as recorded in the Type Register. Nothing is left to personal judgement.</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7198" w:author="Claude" w:date="2026-09-27T17:00:00Z"/>
        </w:trPr>
        <w:tc>
          <w:tcPr>
            <w:tcW w:w="3120" w:type="dxa"/>
            <w:shd w:val="clear" w:color="auto" w:fill="F2F2F2"/>
          </w:tcPr>
          <w:p>
            <w:pPr/>
            <w:del w:id="7199" w:author="Claude" w:date="2026-09-27T17:00:00Z">
              <w:r>
                <w:delText xml:space="preserve">Token</w:delText>
              </w:r>
            </w:del>
          </w:p>
        </w:tc>
        <w:tc>
          <w:tcPr>
            <w:tcW w:w="3120" w:type="dxa"/>
            <w:shd w:val="clear" w:color="auto" w:fill="F2F2F2"/>
          </w:tcPr>
          <w:p>
            <w:pPr/>
            <w:del w:id="7200" w:author="Claude" w:date="2026-09-27T17:00:00Z">
              <w:r>
                <w:delText xml:space="preserve">Rule</w:delText>
              </w:r>
            </w:del>
          </w:p>
        </w:tc>
        <w:tc>
          <w:tcPr>
            <w:tcW w:w="3120" w:type="dxa"/>
            <w:shd w:val="clear" w:color="auto" w:fill="F2F2F2"/>
          </w:tcPr>
          <w:p>
            <w:pPr/>
            <w:del w:id="7201" w:author="Claude" w:date="2026-09-27T17:00:00Z">
              <w:r>
                <w:delText xml:space="preserve">Decided by</w:delText>
              </w:r>
            </w:del>
          </w:p>
        </w:tc>
      </w:tr>
      <w:tr>
        <w:trPr>
          <w:del w:id="7202" w:author="Claude" w:date="2026-09-27T17:00:00Z"/>
        </w:trPr>
        <w:tc>
          <w:tcPr>
            <w:tcW w:w="3120" w:type="dxa"/>
          </w:tcPr>
          <w:p>
            <w:pPr/>
            <w:del w:id="7203" w:author="Claude" w:date="2026-09-27T17:00:00Z">
              <w:r>
                <w:rPr>
                  <w:rStyle w:val="CodeChar"/>
                </w:rPr>
                <w:delText xml:space="preserve">org</w:delText>
              </w:r>
            </w:del>
          </w:p>
        </w:tc>
        <w:tc>
          <w:tcPr>
            <w:tcW w:w="3120" w:type="dxa"/>
          </w:tcPr>
          <w:p>
            <w:pPr/>
            <w:del w:id="7204" w:author="Claude" w:date="2026-09-27T17:00:00Z">
              <w:r>
                <w:delText xml:space="preserve">Mandatory, always</w:delText>
              </w:r>
            </w:del>
          </w:p>
        </w:tc>
        <w:tc>
          <w:tcPr>
            <w:tcW w:w="3120" w:type="dxa"/>
          </w:tcPr>
          <w:p>
            <w:pPr/>
            <w:del w:id="7205" w:author="Claude" w:date="2026-09-27T17:00:00Z">
              <w:r>
                <w:delText xml:space="preserve">Entity owning the resource (the entity that pays and is accountable to its regulator)</w:delText>
              </w:r>
            </w:del>
          </w:p>
        </w:tc>
      </w:tr>
      <w:tr>
        <w:trPr>
          <w:del w:id="7206" w:author="Claude" w:date="2026-09-27T17:00:00Z"/>
        </w:trPr>
        <w:tc>
          <w:tcPr>
            <w:tcW w:w="3120" w:type="dxa"/>
          </w:tcPr>
          <w:p>
            <w:pPr/>
            <w:del w:id="7207" w:author="Claude" w:date="2026-09-27T17:00:00Z">
              <w:r>
                <w:rPr>
                  <w:rStyle w:val="CodeChar"/>
                </w:rPr>
                <w:delText xml:space="preserve">env</w:delText>
              </w:r>
            </w:del>
          </w:p>
        </w:tc>
        <w:tc>
          <w:tcPr>
            <w:tcW w:w="3120" w:type="dxa"/>
          </w:tcPr>
          <w:p>
            <w:pPr/>
            <w:del w:id="7208" w:author="Claude" w:date="2026-09-27T17:00:00Z">
              <w:r>
                <w:delText xml:space="preserve">Mandatory, always</w:delText>
              </w:r>
            </w:del>
          </w:p>
        </w:tc>
        <w:tc>
          <w:tcPr>
            <w:tcW w:w="3120" w:type="dxa"/>
          </w:tcPr>
          <w:p>
            <w:pPr/>
            <w:del w:id="7209" w:author="Claude" w:date="2026-09-27T17:00:00Z">
              <w:r>
                <w:delText xml:space="preserve">Environment of the resource itself, not of its consumers. A platform service used by all environments is </w:delText>
              </w:r>
            </w:del>
            <w:del w:id="7210" w:author="Claude" w:date="2026-09-27T17:00:00Z">
              <w:r>
                <w:rPr>
                  <w:rStyle w:val="CodeChar"/>
                </w:rPr>
                <w:delText xml:space="preserve">prd</w:delText>
              </w:r>
            </w:del>
            <w:del w:id="7211" w:author="Claude" w:date="2026-09-27T17:00:00Z">
              <w:r>
                <w:delText xml:space="preserve">.</w:delText>
              </w:r>
            </w:del>
          </w:p>
        </w:tc>
      </w:tr>
      <w:tr>
        <w:trPr>
          <w:del w:id="7212" w:author="Claude" w:date="2026-09-27T17:00:00Z"/>
        </w:trPr>
        <w:tc>
          <w:tcPr>
            <w:tcW w:w="3120" w:type="dxa"/>
          </w:tcPr>
          <w:p>
            <w:pPr/>
            <w:del w:id="7213" w:author="Claude" w:date="2026-09-27T17:00:00Z">
              <w:r>
                <w:rPr>
                  <w:rStyle w:val="CodeChar"/>
                </w:rPr>
                <w:delText xml:space="preserve">rgn</w:delText>
              </w:r>
            </w:del>
          </w:p>
        </w:tc>
        <w:tc>
          <w:tcPr>
            <w:tcW w:w="3120" w:type="dxa"/>
          </w:tcPr>
          <w:p>
            <w:pPr/>
            <w:del w:id="7214" w:author="Claude" w:date="2026-09-27T17:00:00Z">
              <w:r>
                <w:rPr>
                  <w:b/>
                </w:rPr>
                <w:delText xml:space="preserve">Mandatory</w:delText>
              </w:r>
            </w:del>
            <w:del w:id="7215" w:author="Claude" w:date="2026-09-27T17:00:00Z">
              <w:r>
                <w:delText xml:space="preserve"> for regional types; </w:delText>
              </w:r>
            </w:del>
            <w:del w:id="7216" w:author="Claude" w:date="2026-09-27T17:00:00Z">
              <w:r>
                <w:rPr>
                  <w:b/>
                </w:rPr>
                <w:delText xml:space="preserve">forbidden</w:delText>
              </w:r>
            </w:del>
            <w:del w:id="7217" w:author="Claude" w:date="2026-09-27T17:00:00Z">
              <w:r>
                <w:delText xml:space="preserve"> for global types</w:delText>
              </w:r>
            </w:del>
          </w:p>
        </w:tc>
        <w:tc>
          <w:tcPr>
            <w:tcW w:w="3120" w:type="dxa"/>
          </w:tcPr>
          <w:p>
            <w:pPr/>
            <w:del w:id="7218" w:author="Claude" w:date="2026-09-27T17:00:00Z">
              <w:r>
                <w:delText xml:space="preserve">Type Register scope field</w:delText>
              </w:r>
            </w:del>
          </w:p>
        </w:tc>
      </w:tr>
      <w:tr>
        <w:trPr>
          <w:del w:id="7219" w:author="Claude" w:date="2026-09-27T17:00:00Z"/>
        </w:trPr>
        <w:tc>
          <w:tcPr>
            <w:tcW w:w="3120" w:type="dxa"/>
          </w:tcPr>
          <w:p>
            <w:pPr/>
            <w:del w:id="7220" w:author="Claude" w:date="2026-09-27T17:00:00Z">
              <w:r>
                <w:rPr>
                  <w:rStyle w:val="CodeChar"/>
                </w:rPr>
                <w:delText xml:space="preserve">type</w:delText>
              </w:r>
            </w:del>
          </w:p>
        </w:tc>
        <w:tc>
          <w:tcPr>
            <w:tcW w:w="3120" w:type="dxa"/>
          </w:tcPr>
          <w:p>
            <w:pPr/>
            <w:del w:id="7221" w:author="Claude" w:date="2026-09-27T17:00:00Z">
              <w:r>
                <w:delText xml:space="preserve">Mandatory, always</w:delText>
              </w:r>
            </w:del>
          </w:p>
        </w:tc>
        <w:tc>
          <w:tcPr>
            <w:tcW w:w="3120" w:type="dxa"/>
          </w:tcPr>
          <w:p>
            <w:pPr/>
            <w:del w:id="7222" w:author="Claude" w:date="2026-09-27T17:00:00Z">
              <w:r>
                <w:delText xml:space="preserve">Type Register</w:delText>
              </w:r>
            </w:del>
          </w:p>
        </w:tc>
      </w:tr>
      <w:tr>
        <w:trPr>
          <w:del w:id="7223" w:author="Claude" w:date="2026-09-27T17:00:00Z"/>
        </w:trPr>
        <w:tc>
          <w:tcPr>
            <w:tcW w:w="3120" w:type="dxa"/>
          </w:tcPr>
          <w:p>
            <w:pPr/>
            <w:del w:id="7224" w:author="Claude" w:date="2026-09-27T17:00:00Z">
              <w:r>
                <w:rPr>
                  <w:rStyle w:val="CodeChar"/>
                </w:rPr>
                <w:delText xml:space="preserve">app</w:delText>
              </w:r>
            </w:del>
          </w:p>
        </w:tc>
        <w:tc>
          <w:tcPr>
            <w:tcW w:w="3120" w:type="dxa"/>
          </w:tcPr>
          <w:p>
            <w:pPr/>
            <w:del w:id="7225" w:author="Claude" w:date="2026-09-27T17:00:00Z">
              <w:r>
                <w:delText xml:space="preserve">Mandatory, always. Shared platforms use a registered platform code (</w:delText>
              </w:r>
            </w:del>
            <w:del w:id="7226" w:author="Claude" w:date="2026-09-27T17:00:00Z">
              <w:r>
                <w:rPr>
                  <w:rStyle w:val="CodeChar"/>
                </w:rPr>
                <w:delText xml:space="preserve">hub</w:delText>
              </w:r>
            </w:del>
            <w:del w:id="7227" w:author="Claude" w:date="2026-09-27T17:00:00Z">
              <w:r>
                <w:delText xml:space="preserve">, </w:delText>
              </w:r>
            </w:del>
            <w:del w:id="7228" w:author="Claude" w:date="2026-09-27T17:00:00Z">
              <w:r>
                <w:rPr>
                  <w:rStyle w:val="CodeChar"/>
                </w:rPr>
                <w:delText xml:space="preserve">net</w:delText>
              </w:r>
            </w:del>
            <w:del w:id="7229" w:author="Claude" w:date="2026-09-27T17:00:00Z">
              <w:r>
                <w:delText xml:space="preserve">, </w:delText>
              </w:r>
            </w:del>
            <w:del w:id="7230" w:author="Claude" w:date="2026-09-27T17:00:00Z">
              <w:r>
                <w:rPr>
                  <w:rStyle w:val="CodeChar"/>
                </w:rPr>
                <w:delText xml:space="preserve">soc</w:delText>
              </w:r>
            </w:del>
            <w:del w:id="7231" w:author="Claude" w:date="2026-09-27T17:00:00Z">
              <w:r>
                <w:delText xml:space="preserve">, </w:delText>
              </w:r>
            </w:del>
            <w:del w:id="7232" w:author="Claude" w:date="2026-09-27T17:00:00Z">
              <w:r>
                <w:rPr>
                  <w:rStyle w:val="CodeChar"/>
                </w:rPr>
                <w:delText xml:space="preserve">obs</w:delText>
              </w:r>
            </w:del>
            <w:del w:id="7233" w:author="Claude" w:date="2026-09-27T17:00:00Z">
              <w:r>
                <w:delText xml:space="preserve">, </w:delText>
              </w:r>
            </w:del>
            <w:del w:id="7234" w:author="Claude" w:date="2026-09-27T17:00:00Z">
              <w:r>
                <w:rPr>
                  <w:rStyle w:val="CodeChar"/>
                </w:rPr>
                <w:delText xml:space="preserve">kms</w:delText>
              </w:r>
            </w:del>
            <w:del w:id="7235" w:author="Claude" w:date="2026-09-27T17:00:00Z">
              <w:r>
                <w:delText xml:space="preserve">, </w:delText>
              </w:r>
            </w:del>
            <w:del w:id="7236" w:author="Claude" w:date="2026-09-27T17:00:00Z">
              <w:r>
                <w:rPr>
                  <w:rStyle w:val="CodeChar"/>
                </w:rPr>
                <w:delText xml:space="preserve">dbp</w:delText>
              </w:r>
            </w:del>
            <w:del w:id="7237" w:author="Claude" w:date="2026-09-27T17:00:00Z">
              <w:r>
                <w:delText xml:space="preserve">, </w:delText>
              </w:r>
            </w:del>
            <w:del w:id="7238" w:author="Claude" w:date="2026-09-27T17:00:00Z">
              <w:r>
                <w:rPr>
                  <w:rStyle w:val="CodeChar"/>
                </w:rPr>
                <w:delText xml:space="preserve">cicd</w:delText>
              </w:r>
            </w:del>
            <w:del w:id="7239" w:author="Claude" w:date="2026-09-27T17:00:00Z">
              <w:r>
                <w:delText xml:space="preserve">, </w:delText>
              </w:r>
            </w:del>
            <w:del w:id="7240" w:author="Claude" w:date="2026-09-27T17:00:00Z">
              <w:r>
                <w:rPr>
                  <w:rStyle w:val="CodeChar"/>
                </w:rPr>
                <w:delText xml:space="preserve">bkp</w:delText>
              </w:r>
            </w:del>
            <w:del w:id="7241" w:author="Claude" w:date="2026-09-27T17:00:00Z">
              <w:r>
                <w:delText xml:space="preserve">, </w:delText>
              </w:r>
            </w:del>
            <w:del w:id="7242" w:author="Claude" w:date="2026-09-27T17:00:00Z">
              <w:r>
                <w:rPr>
                  <w:rStyle w:val="CodeChar"/>
                </w:rPr>
                <w:delText xml:space="preserve">gold</w:delText>
              </w:r>
            </w:del>
            <w:del w:id="7243" w:author="Claude" w:date="2026-09-27T17:00:00Z">
              <w:r>
                <w:delText xml:space="preserve">)</w:delText>
              </w:r>
            </w:del>
          </w:p>
        </w:tc>
        <w:tc>
          <w:tcPr>
            <w:tcW w:w="3120" w:type="dxa"/>
          </w:tcPr>
          <w:p>
            <w:pPr/>
            <w:del w:id="7244" w:author="Claude" w:date="2026-09-27T17:00:00Z">
              <w:r>
                <w:delText xml:space="preserve">Application Register</w:delText>
              </w:r>
            </w:del>
          </w:p>
        </w:tc>
      </w:tr>
      <w:tr>
        <w:trPr>
          <w:del w:id="7245" w:author="Claude" w:date="2026-09-27T17:00:00Z"/>
        </w:trPr>
        <w:tc>
          <w:tcPr>
            <w:tcW w:w="3120" w:type="dxa"/>
          </w:tcPr>
          <w:p>
            <w:pPr/>
            <w:del w:id="7246" w:author="Claude" w:date="2026-09-27T17:00:00Z">
              <w:r>
                <w:rPr>
                  <w:rStyle w:val="CodeChar"/>
                </w:rPr>
                <w:delText xml:space="preserve">qual</w:delText>
              </w:r>
            </w:del>
          </w:p>
        </w:tc>
        <w:tc>
          <w:tcPr>
            <w:tcW w:w="3120" w:type="dxa"/>
          </w:tcPr>
          <w:p>
            <w:pPr/>
            <w:del w:id="7247" w:author="Claude" w:date="2026-09-27T17:00:00Z">
              <w:r>
                <w:rPr>
                  <w:b/>
                </w:rPr>
                <w:delText xml:space="preserve">Required</w:delText>
              </w:r>
            </w:del>
            <w:del w:id="7248" w:author="Claude" w:date="2026-09-27T17:00:00Z">
              <w:r>
                <w:delText xml:space="preserve"> for: compute (OS family), ADB (workload), Base DB / MySQL / PostgreSQL (topology), subnet/NSG/security list/route table (tier), LB/NLB/API Gateway/WAF (exposure), bucket, key, secret (purpose), IAM group/policy (role), log (source), alarm (signal), RPC (peer region), DRG attachment (attached type). </w:delText>
              </w:r>
            </w:del>
            <w:del w:id="7249" w:author="Claude" w:date="2026-09-27T17:00:00Z">
              <w:r>
                <w:rPr>
                  <w:b/>
                </w:rPr>
                <w:delText xml:space="preserve">Optional</w:delText>
              </w:r>
            </w:del>
            <w:del w:id="7250" w:author="Claude" w:date="2026-09-27T17:00:00Z">
              <w:r>
                <w:delText xml:space="preserve"> for: node pools, streams, queues, topics, block volumes. </w:delText>
              </w:r>
            </w:del>
            <w:del w:id="7251" w:author="Claude" w:date="2026-09-27T17:00:00Z">
              <w:r>
                <w:rPr>
                  <w:b/>
                </w:rPr>
                <w:delText xml:space="preserve">Forbidden</w:delText>
              </w:r>
            </w:del>
            <w:del w:id="7252" w:author="Claude" w:date="2026-09-27T17:00:00Z">
              <w:r>
                <w:delText xml:space="preserve"> for all others</w:delText>
              </w:r>
            </w:del>
          </w:p>
        </w:tc>
        <w:tc>
          <w:tcPr>
            <w:tcW w:w="3120" w:type="dxa"/>
          </w:tcPr>
          <w:p>
            <w:pPr/>
            <w:del w:id="7253" w:author="Claude" w:date="2026-09-27T17:00:00Z">
              <w:r>
                <w:delText xml:space="preserve">Type Register </w:delText>
              </w:r>
            </w:del>
            <w:del w:id="7254" w:author="Claude" w:date="2026-09-27T17:00:00Z">
              <w:r>
                <w:rPr>
                  <w:rStyle w:val="CodeChar"/>
                </w:rPr>
                <w:delText xml:space="preserve">qualifier</w:delText>
              </w:r>
            </w:del>
            <w:del w:id="7255" w:author="Claude" w:date="2026-09-27T17:00:00Z">
              <w:r>
                <w:delText xml:space="preserve"> field</w:delText>
              </w:r>
            </w:del>
          </w:p>
        </w:tc>
      </w:tr>
      <w:tr>
        <w:trPr>
          <w:del w:id="7256" w:author="Claude" w:date="2026-09-27T17:00:00Z"/>
        </w:trPr>
        <w:tc>
          <w:tcPr>
            <w:tcW w:w="3120" w:type="dxa"/>
          </w:tcPr>
          <w:p>
            <w:pPr/>
            <w:del w:id="7257" w:author="Claude" w:date="2026-09-27T17:00:00Z">
              <w:r>
                <w:rPr>
                  <w:rStyle w:val="CodeChar"/>
                </w:rPr>
                <w:delText xml:space="preserve">nn</w:delText>
              </w:r>
            </w:del>
          </w:p>
        </w:tc>
        <w:tc>
          <w:tcPr>
            <w:tcW w:w="3120" w:type="dxa"/>
          </w:tcPr>
          <w:p>
            <w:pPr/>
            <w:del w:id="7258" w:author="Claude" w:date="2026-09-27T17:00:00Z">
              <w:r>
                <w:delText xml:space="preserve">Mandatory, always, including singletons (</w:delText>
              </w:r>
            </w:del>
            <w:del w:id="7259" w:author="Claude" w:date="2026-09-27T17:00:00Z">
              <w:r>
                <w:rPr>
                  <w:rStyle w:val="CodeChar"/>
                </w:rPr>
                <w:delText xml:space="preserve">01</w:delText>
              </w:r>
            </w:del>
            <w:del w:id="7260" w:author="Claude" w:date="2026-09-27T17:00:00Z">
              <w:r>
                <w:delText xml:space="preserve">)</w:delText>
              </w:r>
            </w:del>
          </w:p>
        </w:tc>
        <w:tc>
          <w:tcPr>
            <w:tcW w:w="3120" w:type="dxa"/>
          </w:tcPr>
          <w:p>
            <w:pPr/>
            <w:del w:id="7261" w:author="Claude" w:date="2026-09-27T17:00:00Z">
              <w:r>
                <w:delText xml:space="preserve">IaC allocation</w:delText>
              </w:r>
            </w:del>
          </w:p>
        </w:tc>
      </w:tr>
    </w:tbl>
    <w:p>
      <w:pPr>
        <w:rPr>
          <w:del w:id="7266" w:author="Claude" w:date="2026-09-27T17:00:00Z"/>
        </w:rPr>
      </w:pPr>
      <w:del w:id="7262" w:author="Claude" w:date="2026-09-27T17:00:00Z">
        <w:r>
          <w:rPr>
            <w:b/>
          </w:rPr>
          <w:delText xml:space="preserve">Why </w:delText>
        </w:r>
      </w:del>
      <w:del w:id="7263" w:author="Claude" w:date="2026-09-27T17:00:00Z">
        <w:r>
          <w:rPr>
            <w:rStyle w:val="CodeChar"/>
            <w:b/>
          </w:rPr>
          <w:delText xml:space="preserve">nn</w:delText>
        </w:r>
      </w:del>
      <w:del w:id="7264" w:author="Claude" w:date="2026-09-27T17:00:00Z">
        <w:r>
          <w:rPr>
            <w:b/>
          </w:rPr>
          <w:delText xml:space="preserve"> even on singletons [REC]:</w:delText>
        </w:r>
      </w:del>
      <w:del w:id="7265" w:author="Claude" w:date="2026-09-27T17:00:00Z">
        <w:r>
          <w:delText xml:space="preserve"> a mandatory sequence keeps one regex for all types, avoids the “first one has no number, second one does” inconsistency, and gives a deterministic name when a second instance appears later.</w:delText>
        </w:r>
      </w:del>
    </w:p>
    <w:p>
      <w:pPr>
        <w:rPr>
          <w:del w:id="7275" w:author="Claude" w:date="2026-09-27T17:00:00Z"/>
        </w:rPr>
      </w:pPr>
      <w:del w:id="7267" w:author="Claude" w:date="2026-09-27T17:00:00Z">
        <w:r>
          <w:rPr>
            <w:b/>
          </w:rPr>
          <w:delText xml:space="preserve">Why the qualifier is not free text [REC]:</w:delText>
        </w:r>
      </w:del>
      <w:del w:id="7268" w:author="Claude" w:date="2026-09-27T17:00:00Z">
        <w:r>
          <w:delText xml:space="preserve"> a free-form fifth field would become the place where </w:delText>
        </w:r>
      </w:del>
      <w:del w:id="7269" w:author="Claude" w:date="2026-09-27T17:00:00Z">
        <w:r>
          <w:rPr>
            <w:rStyle w:val="CodeChar"/>
          </w:rPr>
          <w:delText xml:space="preserve">new</w:delText>
        </w:r>
      </w:del>
      <w:del w:id="7270" w:author="Claude" w:date="2026-09-27T17:00:00Z">
        <w:r>
          <w:delText xml:space="preserve">, </w:delText>
        </w:r>
      </w:del>
      <w:del w:id="7271" w:author="Claude" w:date="2026-09-27T17:00:00Z">
        <w:r>
          <w:rPr>
            <w:rStyle w:val="CodeChar"/>
          </w:rPr>
          <w:delText xml:space="preserve">final</w:delText>
        </w:r>
      </w:del>
      <w:del w:id="7272" w:author="Claude" w:date="2026-09-27T17:00:00Z">
        <w:r>
          <w:delText xml:space="preserve">, </w:delText>
        </w:r>
      </w:del>
      <w:del w:id="7273" w:author="Claude" w:date="2026-09-27T17:00:00Z">
        <w:r>
          <w:rPr>
            <w:rStyle w:val="CodeChar"/>
          </w:rPr>
          <w:delText xml:space="preserve">temp</w:delText>
        </w:r>
      </w:del>
      <w:del w:id="7274" w:author="Claude" w:date="2026-09-27T17:00:00Z">
        <w:r>
          <w:delText xml:space="preserve"> and personal names accumulate. A closed vocabulary per type prevents that and keeps the name machine-parseable.</w:delText>
        </w:r>
      </w:del>
    </w:p>
    <w:p>
      <w:pPr>
        <w:pStyle w:val="Heading2"/>
        <w:rPr>
          <w:del w:id="7277" w:author="Claude" w:date="2026-09-27T17:00:00Z"/>
        </w:rPr>
      </w:pPr>
      <w:del w:id="7276" w:author="Claude" w:date="2026-09-27T17:00:00Z">
        <w:r>
          <w:delText xml:space="preserve">6. Controlled Vocabulary</w:delText>
        </w:r>
      </w:del>
    </w:p>
    <w:p>
      <w:pPr>
        <w:rPr>
          <w:del w:id="7279" w:author="Claude" w:date="2026-09-27T17:00:00Z"/>
        </w:rPr>
      </w:pPr>
      <w:del w:id="7278" w:author="Claude" w:date="2026-09-27T17:00:00Z">
        <w:r>
          <w:delText xml:space="preserve">Six registries hold every allowed token; they live as one versioned YAML file in Git, consumed by the Terraform module, the CI validator and the nightly scanner. A token not in the registry is invalid, even if it “looks right”.</w:delText>
        </w:r>
      </w:del>
    </w:p>
    <w:p>
      <w:pPr>
        <w:rPr>
          <w:del w:id="7284" w:author="Claude" w:date="2026-09-27T17:00:00Z"/>
        </w:rPr>
      </w:pPr>
      <w:del w:id="7280" w:author="Claude" w:date="2026-09-27T17:00:00Z">
        <w:r>
          <w:rPr>
            <w:b/>
          </w:rPr>
          <w:delText xml:space="preserve">Global uniqueness rule [REC]:</w:delText>
        </w:r>
      </w:del>
      <w:del w:id="7281" w:author="Claude" w:date="2026-09-27T17:00:00Z">
        <w:r>
          <w:delText xml:space="preserve"> a token has one meaning across all registries. It may appear in two registries only if the meaning is identical (for example </w:delText>
        </w:r>
      </w:del>
      <w:del w:id="7282" w:author="Claude" w:date="2026-09-27T17:00:00Z">
        <w:r>
          <w:rPr>
            <w:rStyle w:val="CodeChar"/>
          </w:rPr>
          <w:delText xml:space="preserve">bkp</w:delText>
        </w:r>
      </w:del>
      <w:del w:id="7283" w:author="Claude" w:date="2026-09-27T17:00:00Z">
        <w:r>
          <w:delText xml:space="preserve"> = backup as a platform code and as a bucket purpose). New codes are rejected if they collide with an existing code with a different meaning, an OCI region key, or an environment code.</w:delText>
        </w:r>
      </w:del>
    </w:p>
    <w:p>
      <w:pPr>
        <w:pStyle w:val="Heading3"/>
        <w:rPr>
          <w:del w:id="7288" w:author="Claude" w:date="2026-09-27T17:00:00Z"/>
        </w:rPr>
      </w:pPr>
      <w:del w:id="7285" w:author="Claude" w:date="2026-09-27T17:00:00Z">
        <w:r>
          <w:delText xml:space="preserve">6.1 Entity codes (</w:delText>
        </w:r>
      </w:del>
      <w:del w:id="7286" w:author="Claude" w:date="2026-09-27T17:00:00Z">
        <w:r>
          <w:rPr>
            <w:rStyle w:val="CodeChar"/>
          </w:rPr>
          <w:delText xml:space="preserve">org</w:delText>
        </w:r>
      </w:del>
      <w:del w:id="7287" w:author="Claude" w:date="2026-09-27T17:00:00Z">
        <w:r>
          <w:delText xml:space="preserve">)</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7289" w:author="Claude" w:date="2026-09-27T17:00:00Z"/>
        </w:trPr>
        <w:tc>
          <w:tcPr>
            <w:tcW w:w="3120" w:type="dxa"/>
            <w:shd w:val="clear" w:color="auto" w:fill="F2F2F2"/>
          </w:tcPr>
          <w:p>
            <w:pPr/>
            <w:del w:id="7290" w:author="Claude" w:date="2026-09-27T17:00:00Z">
              <w:r>
                <w:delText xml:space="preserve">Code</w:delText>
              </w:r>
            </w:del>
          </w:p>
        </w:tc>
        <w:tc>
          <w:tcPr>
            <w:tcW w:w="3120" w:type="dxa"/>
            <w:shd w:val="clear" w:color="auto" w:fill="F2F2F2"/>
          </w:tcPr>
          <w:p>
            <w:pPr/>
            <w:del w:id="7291" w:author="Claude" w:date="2026-09-27T17:00:00Z">
              <w:r>
                <w:delText xml:space="preserve">Meaning</w:delText>
              </w:r>
            </w:del>
          </w:p>
        </w:tc>
        <w:tc>
          <w:tcPr>
            <w:tcW w:w="3120" w:type="dxa"/>
            <w:shd w:val="clear" w:color="auto" w:fill="F2F2F2"/>
          </w:tcPr>
          <w:p>
            <w:pPr/>
            <w:del w:id="7292" w:author="Claude" w:date="2026-09-27T17:00:00Z">
              <w:r>
                <w:delText xml:space="preserve">Notes</w:delText>
              </w:r>
            </w:del>
          </w:p>
        </w:tc>
      </w:tr>
      <w:tr>
        <w:trPr>
          <w:del w:id="7293" w:author="Claude" w:date="2026-09-27T17:00:00Z"/>
        </w:trPr>
        <w:tc>
          <w:tcPr>
            <w:tcW w:w="3120" w:type="dxa"/>
          </w:tcPr>
          <w:p>
            <w:pPr/>
            <w:del w:id="7294" w:author="Claude" w:date="2026-09-27T17:00:00Z">
              <w:r>
                <w:rPr>
                  <w:rStyle w:val="CodeChar"/>
                </w:rPr>
                <w:delText xml:space="preserve">abc</w:delText>
              </w:r>
            </w:del>
          </w:p>
        </w:tc>
        <w:tc>
          <w:tcPr>
            <w:tcW w:w="3120" w:type="dxa"/>
          </w:tcPr>
          <w:p>
            <w:pPr/>
            <w:del w:id="7295" w:author="Claude" w:date="2026-09-27T17:00:00Z">
              <w:r>
                <w:delText xml:space="preserve">Group level: shared platform, network hub, group security, group data</w:delText>
              </w:r>
            </w:del>
          </w:p>
        </w:tc>
        <w:tc>
          <w:tcPr>
            <w:tcW w:w="3120" w:type="dxa"/>
          </w:tcPr>
          <w:p>
            <w:pPr/>
            <w:del w:id="7296" w:author="Claude" w:date="2026-09-27T17:00:00Z">
              <w:r>
                <w:delText xml:space="preserve">Placeholder for the group's real code [DEC-1]. Must not collide with an ISO 3166-1 alpha-3 country code.</w:delText>
              </w:r>
            </w:del>
          </w:p>
        </w:tc>
      </w:tr>
      <w:tr>
        <w:trPr>
          <w:del w:id="7297" w:author="Claude" w:date="2026-09-27T17:00:00Z"/>
        </w:trPr>
        <w:tc>
          <w:tcPr>
            <w:tcW w:w="3120" w:type="dxa"/>
          </w:tcPr>
          <w:p>
            <w:pPr/>
            <w:del w:id="7298" w:author="Claude" w:date="2026-09-27T17:00:00Z">
              <w:r>
                <w:rPr>
                  <w:rStyle w:val="CodeChar"/>
                </w:rPr>
                <w:delText xml:space="preserve">cmr</w:delText>
              </w:r>
            </w:del>
          </w:p>
        </w:tc>
        <w:tc>
          <w:tcPr>
            <w:tcW w:w="3120" w:type="dxa"/>
          </w:tcPr>
          <w:p>
            <w:pPr/>
            <w:del w:id="7299" w:author="Claude" w:date="2026-09-27T17:00:00Z">
              <w:r>
                <w:delText xml:space="preserve">Cameroon subsidiary</w:delText>
              </w:r>
            </w:del>
          </w:p>
        </w:tc>
        <w:tc>
          <w:tcPr>
            <w:tcW w:w="3120" w:type="dxa"/>
          </w:tcPr>
          <w:p>
            <w:pPr/>
            <w:del w:id="7300" w:author="Claude" w:date="2026-09-27T17:00:00Z">
              <w:r>
                <w:delText xml:space="preserve">ISO 3166-1 alpha-3, illustrative [ASM-1]</w:delText>
              </w:r>
            </w:del>
          </w:p>
        </w:tc>
      </w:tr>
      <w:tr>
        <w:trPr>
          <w:del w:id="7301" w:author="Claude" w:date="2026-09-27T17:00:00Z"/>
        </w:trPr>
        <w:tc>
          <w:tcPr>
            <w:tcW w:w="3120" w:type="dxa"/>
          </w:tcPr>
          <w:p>
            <w:pPr/>
            <w:del w:id="7302" w:author="Claude" w:date="2026-09-27T17:00:00Z">
              <w:r>
                <w:rPr>
                  <w:rStyle w:val="CodeChar"/>
                </w:rPr>
                <w:delText xml:space="preserve">gab</w:delText>
              </w:r>
            </w:del>
          </w:p>
        </w:tc>
        <w:tc>
          <w:tcPr>
            <w:tcW w:w="3120" w:type="dxa"/>
          </w:tcPr>
          <w:p>
            <w:pPr/>
            <w:del w:id="7303" w:author="Claude" w:date="2026-09-27T17:00:00Z">
              <w:r>
                <w:delText xml:space="preserve">Gabon subsidiary</w:delText>
              </w:r>
            </w:del>
          </w:p>
        </w:tc>
        <w:tc>
          <w:tcPr>
            <w:tcW w:w="3120" w:type="dxa"/>
          </w:tcPr>
          <w:p>
            <w:pPr/>
            <w:del w:id="7304" w:author="Claude" w:date="2026-09-27T17:00:00Z">
              <w:r>
                <w:delText xml:space="preserve">Illustrative</w:delText>
              </w:r>
            </w:del>
          </w:p>
        </w:tc>
      </w:tr>
      <w:tr>
        <w:trPr>
          <w:del w:id="7305" w:author="Claude" w:date="2026-09-27T17:00:00Z"/>
        </w:trPr>
        <w:tc>
          <w:tcPr>
            <w:tcW w:w="3120" w:type="dxa"/>
          </w:tcPr>
          <w:p>
            <w:pPr/>
            <w:del w:id="7306" w:author="Claude" w:date="2026-09-27T17:00:00Z">
              <w:r>
                <w:rPr>
                  <w:rStyle w:val="CodeChar"/>
                </w:rPr>
                <w:delText xml:space="preserve">tcd</w:delText>
              </w:r>
            </w:del>
          </w:p>
        </w:tc>
        <w:tc>
          <w:tcPr>
            <w:tcW w:w="3120" w:type="dxa"/>
          </w:tcPr>
          <w:p>
            <w:pPr/>
            <w:del w:id="7307" w:author="Claude" w:date="2026-09-27T17:00:00Z">
              <w:r>
                <w:delText xml:space="preserve">Chad subsidiary</w:delText>
              </w:r>
            </w:del>
          </w:p>
        </w:tc>
        <w:tc>
          <w:tcPr>
            <w:tcW w:w="3120" w:type="dxa"/>
          </w:tcPr>
          <w:p>
            <w:pPr/>
            <w:del w:id="7308" w:author="Claude" w:date="2026-09-27T17:00:00Z">
              <w:r>
                <w:delText xml:space="preserve">Illustrative</w:delText>
              </w:r>
            </w:del>
          </w:p>
        </w:tc>
      </w:tr>
    </w:tbl>
    <w:p>
      <w:pPr>
        <w:rPr>
          <w:del w:id="7315" w:author="Claude" w:date="2026-09-27T17:00:00Z"/>
        </w:rPr>
      </w:pPr>
      <w:del w:id="7309" w:author="Claude" w:date="2026-09-27T17:00:00Z">
        <w:r>
          <w:rPr>
            <w:b/>
          </w:rPr>
          <w:delText xml:space="preserve">[REC]</w:delText>
        </w:r>
      </w:del>
      <w:del w:id="7310" w:author="Claude" w:date="2026-09-27T17:00:00Z">
        <w:r>
          <w:delText xml:space="preserve"> Use the ISO 3166-1 alpha-3 country code for single-entity countries: it is an external standard, unambiguous and already known to auditors. If a country hosts two legal entities (for example a bank and a microfinance arm), assign a registered 3-character code per entity (such as </w:delText>
        </w:r>
      </w:del>
      <w:del w:id="7311" w:author="Claude" w:date="2026-09-27T17:00:00Z">
        <w:r>
          <w:rPr>
            <w:rStyle w:val="CodeChar"/>
          </w:rPr>
          <w:delText xml:space="preserve">cmb</w:delText>
        </w:r>
      </w:del>
      <w:del w:id="7312" w:author="Claude" w:date="2026-09-27T17:00:00Z">
        <w:r>
          <w:delText xml:space="preserve"> and </w:delText>
        </w:r>
      </w:del>
      <w:del w:id="7313" w:author="Claude" w:date="2026-09-27T17:00:00Z">
        <w:r>
          <w:rPr>
            <w:rStyle w:val="CodeChar"/>
          </w:rPr>
          <w:delText xml:space="preserve">cmm</w:delText>
        </w:r>
      </w:del>
      <w:del w:id="7314" w:author="Claude" w:date="2026-09-27T17:00:00Z">
        <w:r>
          <w:delText xml:space="preserve">) and record the country as a tag [DEC-1].</w:delText>
        </w:r>
      </w:del>
    </w:p>
    <w:p>
      <w:pPr>
        <w:pStyle w:val="Heading3"/>
        <w:rPr>
          <w:del w:id="7319" w:author="Claude" w:date="2026-09-27T17:00:00Z"/>
        </w:rPr>
      </w:pPr>
      <w:del w:id="7316" w:author="Claude" w:date="2026-09-27T17:00:00Z">
        <w:r>
          <w:delText xml:space="preserve">6.2 Region codes (</w:delText>
        </w:r>
      </w:del>
      <w:del w:id="7317" w:author="Claude" w:date="2026-09-27T17:00:00Z">
        <w:r>
          <w:rPr>
            <w:rStyle w:val="CodeChar"/>
          </w:rPr>
          <w:delText xml:space="preserve">rgn</w:delText>
        </w:r>
      </w:del>
      <w:del w:id="7318" w:author="Claude" w:date="2026-09-27T17:00:00Z">
        <w:r>
          <w:delText xml:space="preserve">)</w:delText>
        </w:r>
      </w:del>
    </w:p>
    <w:p>
      <w:pPr>
        <w:rPr>
          <w:del w:id="7331" w:author="Claude" w:date="2026-09-27T17:00:00Z"/>
        </w:rPr>
      </w:pPr>
      <w:del w:id="7320" w:author="Claude" w:date="2026-09-27T17:00:00Z">
        <w:r>
          <w:delText xml:space="preserve">The official OCI </w:delText>
        </w:r>
      </w:del>
      <w:del w:id="7321" w:author="Claude" w:date="2026-09-27T17:00:00Z">
        <w:r>
          <w:rPr>
            <w:b/>
          </w:rPr>
          <w:delText xml:space="preserve">region key</w:delText>
        </w:r>
      </w:del>
      <w:del w:id="7322" w:author="Claude" w:date="2026-09-27T17:00:00Z">
        <w:r>
          <w:delText xml:space="preserve">, lowercased. We do not invent abbreviations: Oracle publishes one key per region, and some are non-obvious (Paris is </w:delText>
        </w:r>
      </w:del>
      <w:del w:id="7323" w:author="Claude" w:date="2026-09-27T17:00:00Z">
        <w:r>
          <w:rPr>
            <w:rStyle w:val="CodeChar"/>
          </w:rPr>
          <w:delText xml:space="preserve">cdg</w:delText>
        </w:r>
      </w:del>
      <w:del w:id="7324" w:author="Claude" w:date="2026-09-27T17:00:00Z">
        <w:r>
          <w:delText xml:space="preserve">, Milan </w:delText>
        </w:r>
      </w:del>
      <w:del w:id="7325" w:author="Claude" w:date="2026-09-27T17:00:00Z">
        <w:r>
          <w:rPr>
            <w:rStyle w:val="CodeChar"/>
          </w:rPr>
          <w:delText xml:space="preserve">lin</w:delText>
        </w:r>
      </w:del>
      <w:del w:id="7326" w:author="Claude" w:date="2026-09-27T17:00:00Z">
        <w:r>
          <w:delText xml:space="preserve">, Stockholm </w:delText>
        </w:r>
      </w:del>
      <w:del w:id="7327" w:author="Claude" w:date="2026-09-27T17:00:00Z">
        <w:r>
          <w:rPr>
            <w:rStyle w:val="CodeChar"/>
          </w:rPr>
          <w:delText xml:space="preserve">arn</w:delText>
        </w:r>
      </w:del>
      <w:del w:id="7328" w:author="Claude" w:date="2026-09-27T17:00:00Z">
        <w:r>
          <w:delText xml:space="preserve">), so guessing would create errors. Source: </w:delText>
        </w:r>
      </w:del>
      <w:hyperlink r:id="rId3" w:history="1">
        <w:del w:id="7329" w:author="Claude" w:date="2026-09-27T17:00:00Z">
          <w:r>
            <w:rPr>
              <w:rStyle w:val="Hyperlink"/>
            </w:rPr>
            <w:delText xml:space="preserve">Oracle regions list</w:delText>
          </w:r>
        </w:del>
      </w:hyperlink>
      <w:del w:id="7330" w:author="Claude" w:date="2026-09-27T17:00:00Z">
        <w:r>
          <w:delText xml:space="preserve">.</w:delText>
        </w:r>
      </w:de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del w:id="7332" w:author="Claude" w:date="2026-09-27T17:00:00Z"/>
        </w:trPr>
        <w:tc>
          <w:tcPr>
            <w:tcW w:w="2340" w:type="dxa"/>
            <w:shd w:val="clear" w:color="auto" w:fill="F2F2F2"/>
          </w:tcPr>
          <w:p>
            <w:pPr/>
            <w:del w:id="7333" w:author="Claude" w:date="2026-09-27T17:00:00Z">
              <w:r>
                <w:delText xml:space="preserve">Key</w:delText>
              </w:r>
            </w:del>
          </w:p>
        </w:tc>
        <w:tc>
          <w:tcPr>
            <w:tcW w:w="2340" w:type="dxa"/>
            <w:shd w:val="clear" w:color="auto" w:fill="F2F2F2"/>
          </w:tcPr>
          <w:p>
            <w:pPr/>
            <w:del w:id="7334" w:author="Claude" w:date="2026-09-27T17:00:00Z">
              <w:r>
                <w:delText xml:space="preserve">Region identifier</w:delText>
              </w:r>
            </w:del>
          </w:p>
        </w:tc>
        <w:tc>
          <w:tcPr>
            <w:tcW w:w="2340" w:type="dxa"/>
            <w:shd w:val="clear" w:color="auto" w:fill="F2F2F2"/>
          </w:tcPr>
          <w:p>
            <w:pPr/>
            <w:del w:id="7335" w:author="Claude" w:date="2026-09-27T17:00:00Z">
              <w:r>
                <w:delText xml:space="preserve">Key</w:delText>
              </w:r>
            </w:del>
          </w:p>
        </w:tc>
        <w:tc>
          <w:tcPr>
            <w:tcW w:w="2340" w:type="dxa"/>
            <w:shd w:val="clear" w:color="auto" w:fill="F2F2F2"/>
          </w:tcPr>
          <w:p>
            <w:pPr/>
            <w:del w:id="7336" w:author="Claude" w:date="2026-09-27T17:00:00Z">
              <w:r>
                <w:delText xml:space="preserve">Region identifier</w:delText>
              </w:r>
            </w:del>
          </w:p>
        </w:tc>
      </w:tr>
      <w:tr>
        <w:trPr>
          <w:del w:id="7337" w:author="Claude" w:date="2026-09-27T17:00:00Z"/>
        </w:trPr>
        <w:tc>
          <w:tcPr>
            <w:tcW w:w="2340" w:type="dxa"/>
          </w:tcPr>
          <w:p>
            <w:pPr/>
            <w:del w:id="7338" w:author="Claude" w:date="2026-09-27T17:00:00Z">
              <w:r>
                <w:rPr>
                  <w:rStyle w:val="CodeChar"/>
                </w:rPr>
                <w:delText xml:space="preserve">jnb</w:delText>
              </w:r>
            </w:del>
          </w:p>
        </w:tc>
        <w:tc>
          <w:tcPr>
            <w:tcW w:w="2340" w:type="dxa"/>
          </w:tcPr>
          <w:p>
            <w:pPr/>
            <w:del w:id="7339" w:author="Claude" w:date="2026-09-27T17:00:00Z">
              <w:r>
                <w:delText xml:space="preserve">af-johannesburg-1</w:delText>
              </w:r>
            </w:del>
          </w:p>
        </w:tc>
        <w:tc>
          <w:tcPr>
            <w:tcW w:w="2340" w:type="dxa"/>
          </w:tcPr>
          <w:p>
            <w:pPr/>
            <w:del w:id="7340" w:author="Claude" w:date="2026-09-27T17:00:00Z">
              <w:r>
                <w:rPr>
                  <w:rStyle w:val="CodeChar"/>
                </w:rPr>
                <w:delText xml:space="preserve">lhr</w:delText>
              </w:r>
            </w:del>
          </w:p>
        </w:tc>
        <w:tc>
          <w:tcPr>
            <w:tcW w:w="2340" w:type="dxa"/>
          </w:tcPr>
          <w:p>
            <w:pPr/>
            <w:del w:id="7341" w:author="Claude" w:date="2026-09-27T17:00:00Z">
              <w:r>
                <w:delText xml:space="preserve">uk-london-1</w:delText>
              </w:r>
            </w:del>
          </w:p>
        </w:tc>
      </w:tr>
      <w:tr>
        <w:trPr>
          <w:del w:id="7342" w:author="Claude" w:date="2026-09-27T17:00:00Z"/>
        </w:trPr>
        <w:tc>
          <w:tcPr>
            <w:tcW w:w="2340" w:type="dxa"/>
          </w:tcPr>
          <w:p>
            <w:pPr/>
            <w:del w:id="7343" w:author="Claude" w:date="2026-09-27T17:00:00Z">
              <w:r>
                <w:rPr>
                  <w:rStyle w:val="CodeChar"/>
                </w:rPr>
                <w:delText xml:space="preserve">fra</w:delText>
              </w:r>
            </w:del>
          </w:p>
        </w:tc>
        <w:tc>
          <w:tcPr>
            <w:tcW w:w="2340" w:type="dxa"/>
          </w:tcPr>
          <w:p>
            <w:pPr/>
            <w:del w:id="7344" w:author="Claude" w:date="2026-09-27T17:00:00Z">
              <w:r>
                <w:delText xml:space="preserve">eu-frankfurt-1</w:delText>
              </w:r>
            </w:del>
          </w:p>
        </w:tc>
        <w:tc>
          <w:tcPr>
            <w:tcW w:w="2340" w:type="dxa"/>
          </w:tcPr>
          <w:p>
            <w:pPr/>
            <w:del w:id="7345" w:author="Claude" w:date="2026-09-27T17:00:00Z">
              <w:r>
                <w:rPr>
                  <w:rStyle w:val="CodeChar"/>
                </w:rPr>
                <w:delText xml:space="preserve">ams</w:delText>
              </w:r>
            </w:del>
          </w:p>
        </w:tc>
        <w:tc>
          <w:tcPr>
            <w:tcW w:w="2340" w:type="dxa"/>
          </w:tcPr>
          <w:p>
            <w:pPr/>
            <w:del w:id="7346" w:author="Claude" w:date="2026-09-27T17:00:00Z">
              <w:r>
                <w:delText xml:space="preserve">eu-amsterdam-1</w:delText>
              </w:r>
            </w:del>
          </w:p>
        </w:tc>
      </w:tr>
      <w:tr>
        <w:trPr>
          <w:del w:id="7347" w:author="Claude" w:date="2026-09-27T17:00:00Z"/>
        </w:trPr>
        <w:tc>
          <w:tcPr>
            <w:tcW w:w="2340" w:type="dxa"/>
          </w:tcPr>
          <w:p>
            <w:pPr/>
            <w:del w:id="7348" w:author="Claude" w:date="2026-09-27T17:00:00Z">
              <w:r>
                <w:rPr>
                  <w:rStyle w:val="CodeChar"/>
                </w:rPr>
                <w:delText xml:space="preserve">cdg</w:delText>
              </w:r>
            </w:del>
          </w:p>
        </w:tc>
        <w:tc>
          <w:tcPr>
            <w:tcW w:w="2340" w:type="dxa"/>
          </w:tcPr>
          <w:p>
            <w:pPr/>
            <w:del w:id="7349" w:author="Claude" w:date="2026-09-27T17:00:00Z">
              <w:r>
                <w:delText xml:space="preserve">eu-paris-1</w:delText>
              </w:r>
            </w:del>
          </w:p>
        </w:tc>
        <w:tc>
          <w:tcPr>
            <w:tcW w:w="2340" w:type="dxa"/>
          </w:tcPr>
          <w:p>
            <w:pPr/>
            <w:del w:id="7350" w:author="Claude" w:date="2026-09-27T17:00:00Z">
              <w:r>
                <w:rPr>
                  <w:rStyle w:val="CodeChar"/>
                </w:rPr>
                <w:delText xml:space="preserve">mrs</w:delText>
              </w:r>
            </w:del>
          </w:p>
        </w:tc>
        <w:tc>
          <w:tcPr>
            <w:tcW w:w="2340" w:type="dxa"/>
          </w:tcPr>
          <w:p>
            <w:pPr/>
            <w:del w:id="7351" w:author="Claude" w:date="2026-09-27T17:00:00Z">
              <w:r>
                <w:delText xml:space="preserve">eu-marseille-1</w:delText>
              </w:r>
            </w:del>
          </w:p>
        </w:tc>
      </w:tr>
      <w:tr>
        <w:trPr>
          <w:del w:id="7352" w:author="Claude" w:date="2026-09-27T17:00:00Z"/>
        </w:trPr>
        <w:tc>
          <w:tcPr>
            <w:tcW w:w="2340" w:type="dxa"/>
          </w:tcPr>
          <w:p>
            <w:pPr/>
            <w:del w:id="7353" w:author="Claude" w:date="2026-09-27T17:00:00Z">
              <w:r>
                <w:rPr>
                  <w:rStyle w:val="CodeChar"/>
                </w:rPr>
                <w:delText xml:space="preserve">mad</w:delText>
              </w:r>
            </w:del>
          </w:p>
        </w:tc>
        <w:tc>
          <w:tcPr>
            <w:tcW w:w="2340" w:type="dxa"/>
          </w:tcPr>
          <w:p>
            <w:pPr/>
            <w:del w:id="7354" w:author="Claude" w:date="2026-09-27T17:00:00Z">
              <w:r>
                <w:delText xml:space="preserve">eu-madrid-1</w:delText>
              </w:r>
            </w:del>
          </w:p>
        </w:tc>
        <w:tc>
          <w:tcPr>
            <w:tcW w:w="2340" w:type="dxa"/>
          </w:tcPr>
          <w:p>
            <w:pPr/>
            <w:del w:id="7355" w:author="Claude" w:date="2026-09-27T17:00:00Z">
              <w:r>
                <w:rPr>
                  <w:rStyle w:val="CodeChar"/>
                </w:rPr>
                <w:delText xml:space="preserve">lin</w:delText>
              </w:r>
            </w:del>
          </w:p>
        </w:tc>
        <w:tc>
          <w:tcPr>
            <w:tcW w:w="2340" w:type="dxa"/>
          </w:tcPr>
          <w:p>
            <w:pPr/>
            <w:del w:id="7356" w:author="Claude" w:date="2026-09-27T17:00:00Z">
              <w:r>
                <w:delText xml:space="preserve">eu-milan-1</w:delText>
              </w:r>
            </w:del>
          </w:p>
        </w:tc>
      </w:tr>
      <w:tr>
        <w:trPr>
          <w:del w:id="7357" w:author="Claude" w:date="2026-09-27T17:00:00Z"/>
        </w:trPr>
        <w:tc>
          <w:tcPr>
            <w:tcW w:w="2340" w:type="dxa"/>
          </w:tcPr>
          <w:p>
            <w:pPr/>
            <w:del w:id="7358" w:author="Claude" w:date="2026-09-27T17:00:00Z">
              <w:r>
                <w:rPr>
                  <w:rStyle w:val="CodeChar"/>
                </w:rPr>
                <w:delText xml:space="preserve">zrh</w:delText>
              </w:r>
            </w:del>
          </w:p>
        </w:tc>
        <w:tc>
          <w:tcPr>
            <w:tcW w:w="2340" w:type="dxa"/>
          </w:tcPr>
          <w:p>
            <w:pPr/>
            <w:del w:id="7359" w:author="Claude" w:date="2026-09-27T17:00:00Z">
              <w:r>
                <w:delText xml:space="preserve">eu-zurich-1</w:delText>
              </w:r>
            </w:del>
          </w:p>
        </w:tc>
        <w:tc>
          <w:tcPr>
            <w:tcW w:w="2340" w:type="dxa"/>
          </w:tcPr>
          <w:p>
            <w:pPr/>
            <w:del w:id="7360" w:author="Claude" w:date="2026-09-27T17:00:00Z">
              <w:r>
                <w:rPr>
                  <w:rStyle w:val="CodeChar"/>
                </w:rPr>
                <w:delText xml:space="preserve">arn</w:delText>
              </w:r>
            </w:del>
          </w:p>
        </w:tc>
        <w:tc>
          <w:tcPr>
            <w:tcW w:w="2340" w:type="dxa"/>
          </w:tcPr>
          <w:p>
            <w:pPr/>
            <w:del w:id="7361" w:author="Claude" w:date="2026-09-27T17:00:00Z">
              <w:r>
                <w:delText xml:space="preserve">eu-stockholm-1</w:delText>
              </w:r>
            </w:del>
          </w:p>
        </w:tc>
      </w:tr>
      <w:tr>
        <w:trPr>
          <w:del w:id="7362" w:author="Claude" w:date="2026-09-27T17:00:00Z"/>
        </w:trPr>
        <w:tc>
          <w:tcPr>
            <w:tcW w:w="2340" w:type="dxa"/>
          </w:tcPr>
          <w:p>
            <w:pPr/>
            <w:del w:id="7363" w:author="Claude" w:date="2026-09-27T17:00:00Z">
              <w:r>
                <w:rPr>
                  <w:rStyle w:val="CodeChar"/>
                </w:rPr>
                <w:delText xml:space="preserve">dxb</w:delText>
              </w:r>
            </w:del>
          </w:p>
        </w:tc>
        <w:tc>
          <w:tcPr>
            <w:tcW w:w="2340" w:type="dxa"/>
          </w:tcPr>
          <w:p>
            <w:pPr/>
            <w:del w:id="7364" w:author="Claude" w:date="2026-09-27T17:00:00Z">
              <w:r>
                <w:delText xml:space="preserve">me-dubai-1</w:delText>
              </w:r>
            </w:del>
          </w:p>
        </w:tc>
        <w:tc>
          <w:tcPr>
            <w:tcW w:w="2340" w:type="dxa"/>
          </w:tcPr>
          <w:p>
            <w:pPr/>
            <w:del w:id="7365" w:author="Claude" w:date="2026-09-27T17:00:00Z">
              <w:r>
                <w:rPr>
                  <w:rStyle w:val="CodeChar"/>
                </w:rPr>
                <w:delText xml:space="preserve">auh</w:delText>
              </w:r>
            </w:del>
          </w:p>
        </w:tc>
        <w:tc>
          <w:tcPr>
            <w:tcW w:w="2340" w:type="dxa"/>
          </w:tcPr>
          <w:p>
            <w:pPr/>
            <w:del w:id="7366" w:author="Claude" w:date="2026-09-27T17:00:00Z">
              <w:r>
                <w:delText xml:space="preserve">me-abudhabi-1</w:delText>
              </w:r>
            </w:del>
          </w:p>
        </w:tc>
      </w:tr>
      <w:tr>
        <w:trPr>
          <w:del w:id="7367" w:author="Claude" w:date="2026-09-27T17:00:00Z"/>
        </w:trPr>
        <w:tc>
          <w:tcPr>
            <w:tcW w:w="2340" w:type="dxa"/>
          </w:tcPr>
          <w:p>
            <w:pPr/>
            <w:del w:id="7368" w:author="Claude" w:date="2026-09-27T17:00:00Z">
              <w:r>
                <w:rPr>
                  <w:rStyle w:val="CodeChar"/>
                </w:rPr>
                <w:delText xml:space="preserve">jed</w:delText>
              </w:r>
            </w:del>
          </w:p>
        </w:tc>
        <w:tc>
          <w:tcPr>
            <w:tcW w:w="2340" w:type="dxa"/>
          </w:tcPr>
          <w:p>
            <w:pPr/>
            <w:del w:id="7369" w:author="Claude" w:date="2026-09-27T17:00:00Z">
              <w:r>
                <w:delText xml:space="preserve">me-jeddah-1</w:delText>
              </w:r>
            </w:del>
          </w:p>
        </w:tc>
        <w:tc>
          <w:tcPr>
            <w:tcW w:w="2340" w:type="dxa"/>
          </w:tcPr>
          <w:p>
            <w:pPr/>
            <w:del w:id="7370" w:author="Claude" w:date="2026-09-27T17:00:00Z">
              <w:r>
                <w:rPr>
                  <w:rStyle w:val="CodeChar"/>
                </w:rPr>
                <w:delText xml:space="preserve">ruh</w:delText>
              </w:r>
            </w:del>
          </w:p>
        </w:tc>
        <w:tc>
          <w:tcPr>
            <w:tcW w:w="2340" w:type="dxa"/>
          </w:tcPr>
          <w:p>
            <w:pPr/>
            <w:del w:id="7371" w:author="Claude" w:date="2026-09-27T17:00:00Z">
              <w:r>
                <w:delText xml:space="preserve">me-riyadh-1</w:delText>
              </w:r>
            </w:del>
          </w:p>
        </w:tc>
      </w:tr>
      <w:tr>
        <w:trPr>
          <w:del w:id="7372" w:author="Claude" w:date="2026-09-27T17:00:00Z"/>
        </w:trPr>
        <w:tc>
          <w:tcPr>
            <w:tcW w:w="2340" w:type="dxa"/>
          </w:tcPr>
          <w:p>
            <w:pPr/>
            <w:del w:id="7373" w:author="Claude" w:date="2026-09-27T17:00:00Z">
              <w:r>
                <w:rPr>
                  <w:rStyle w:val="CodeChar"/>
                </w:rPr>
                <w:delText xml:space="preserve">iad</w:delText>
              </w:r>
            </w:del>
          </w:p>
        </w:tc>
        <w:tc>
          <w:tcPr>
            <w:tcW w:w="2340" w:type="dxa"/>
          </w:tcPr>
          <w:p>
            <w:pPr/>
            <w:del w:id="7374" w:author="Claude" w:date="2026-09-27T17:00:00Z">
              <w:r>
                <w:delText xml:space="preserve">us-ashburn-1</w:delText>
              </w:r>
            </w:del>
          </w:p>
        </w:tc>
        <w:tc>
          <w:tcPr>
            <w:tcW w:w="2340" w:type="dxa"/>
          </w:tcPr>
          <w:p>
            <w:pPr/>
            <w:del w:id="7375" w:author="Claude" w:date="2026-09-27T17:00:00Z">
              <w:r>
                <w:rPr>
                  <w:rStyle w:val="CodeChar"/>
                </w:rPr>
                <w:delText xml:space="preserve">phx</w:delText>
              </w:r>
            </w:del>
          </w:p>
        </w:tc>
        <w:tc>
          <w:tcPr>
            <w:tcW w:w="2340" w:type="dxa"/>
          </w:tcPr>
          <w:p>
            <w:pPr/>
            <w:del w:id="7376" w:author="Claude" w:date="2026-09-27T17:00:00Z">
              <w:r>
                <w:delText xml:space="preserve">us-phoenix-1</w:delText>
              </w:r>
            </w:del>
          </w:p>
        </w:tc>
      </w:tr>
      <w:tr>
        <w:trPr>
          <w:del w:id="7377" w:author="Claude" w:date="2026-09-27T17:00:00Z"/>
        </w:trPr>
        <w:tc>
          <w:tcPr>
            <w:tcW w:w="2340" w:type="dxa"/>
          </w:tcPr>
          <w:p>
            <w:pPr/>
            <w:del w:id="7378" w:author="Claude" w:date="2026-09-27T17:00:00Z">
              <w:r>
                <w:rPr>
                  <w:rStyle w:val="CodeChar"/>
                </w:rPr>
                <w:delText xml:space="preserve">sin</w:delText>
              </w:r>
            </w:del>
          </w:p>
        </w:tc>
        <w:tc>
          <w:tcPr>
            <w:tcW w:w="2340" w:type="dxa"/>
          </w:tcPr>
          <w:p>
            <w:pPr/>
            <w:del w:id="7379" w:author="Claude" w:date="2026-09-27T17:00:00Z">
              <w:r>
                <w:delText xml:space="preserve">ap-singapore-1</w:delText>
              </w:r>
            </w:del>
          </w:p>
        </w:tc>
        <w:tc>
          <w:tcPr>
            <w:tcW w:w="2340" w:type="dxa"/>
          </w:tcPr>
          <w:p>
            <w:pPr/>
            <w:del w:id="7380" w:author="Claude" w:date="2026-09-27T17:00:00Z">
              <w:r>
                <w:rPr>
                  <w:rStyle w:val="CodeChar"/>
                </w:rPr>
                <w:delText xml:space="preserve">bom</w:delText>
              </w:r>
            </w:del>
          </w:p>
        </w:tc>
        <w:tc>
          <w:tcPr>
            <w:tcW w:w="2340" w:type="dxa"/>
          </w:tcPr>
          <w:p>
            <w:pPr/>
            <w:del w:id="7381" w:author="Claude" w:date="2026-09-27T17:00:00Z">
              <w:r>
                <w:delText xml:space="preserve">ap-mumbai-1</w:delText>
              </w:r>
            </w:del>
          </w:p>
        </w:tc>
      </w:tr>
    </w:tbl>
    <w:p>
      <w:pPr>
        <w:rPr>
          <w:del w:id="7387" w:author="Claude" w:date="2026-09-27T17:00:00Z"/>
        </w:rPr>
      </w:pPr>
      <w:del w:id="7382" w:author="Claude" w:date="2026-09-27T17:00:00Z">
        <w:r>
          <w:delText xml:space="preserve">The registry is refreshed from </w:delText>
        </w:r>
      </w:del>
      <w:del w:id="7383" w:author="Claude" w:date="2026-09-27T17:00:00Z">
        <w:r>
          <w:rPr>
            <w:rStyle w:val="CodeChar"/>
          </w:rPr>
          <w:delText xml:space="preserve">oci iam region list</w:delText>
        </w:r>
      </w:del>
      <w:del w:id="7384" w:author="Claude" w:date="2026-09-27T17:00:00Z">
        <w:r>
          <w:delText xml:space="preserve"> (or the Terraform data source </w:delText>
        </w:r>
      </w:del>
      <w:del w:id="7385" w:author="Claude" w:date="2026-09-27T17:00:00Z">
        <w:r>
          <w:rPr>
            <w:rStyle w:val="CodeChar"/>
          </w:rPr>
          <w:delText xml:space="preserve">oci_identity_regions</w:delText>
        </w:r>
      </w:del>
      <w:del w:id="7386" w:author="Claude" w:date="2026-09-27T17:00:00Z">
        <w:r>
          <w:delText xml:space="preserve">, which returns both key and identifier), so new or dedicated regions are added without a design change.</w:delText>
        </w:r>
      </w:del>
    </w:p>
    <w:p>
      <w:pPr>
        <w:pStyle w:val="Heading3"/>
        <w:rPr>
          <w:del w:id="7391" w:author="Claude" w:date="2026-09-27T17:00:00Z"/>
        </w:rPr>
      </w:pPr>
      <w:del w:id="7388" w:author="Claude" w:date="2026-09-27T17:00:00Z">
        <w:r>
          <w:delText xml:space="preserve">6.3 Application and platform codes (</w:delText>
        </w:r>
      </w:del>
      <w:del w:id="7389" w:author="Claude" w:date="2026-09-27T17:00:00Z">
        <w:r>
          <w:rPr>
            <w:rStyle w:val="CodeChar"/>
          </w:rPr>
          <w:delText xml:space="preserve">app</w:delText>
        </w:r>
      </w:del>
      <w:del w:id="7390" w:author="Claude" w:date="2026-09-27T17:00:00Z">
        <w:r>
          <w:delText xml:space="preserve">)</w:delText>
        </w:r>
      </w:del>
    </w:p>
    <w:p>
      <w:pPr>
        <w:rPr>
          <w:del w:id="7395" w:author="Claude" w:date="2026-09-27T17:00:00Z"/>
        </w:rPr>
      </w:pPr>
      <w:del w:id="7392" w:author="Claude" w:date="2026-09-27T17:00:00Z">
        <w:r>
          <w:delText xml:space="preserve">3–5 lowercase characters, starting with a letter, owned by the Application Register [ASM-4]. One code per application across all countries: core banking is </w:delText>
        </w:r>
      </w:del>
      <w:del w:id="7393" w:author="Claude" w:date="2026-09-27T17:00:00Z">
        <w:r>
          <w:rPr>
            <w:rStyle w:val="CodeChar"/>
          </w:rPr>
          <w:delText xml:space="preserve">cbs</w:delText>
        </w:r>
      </w:del>
      <w:del w:id="7394" w:author="Claude" w:date="2026-09-27T17:00:00Z">
        <w:r>
          <w:delText xml:space="preserve"> in every subsidiary; the entity token tells them apart.</w:delText>
        </w:r>
      </w:de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del w:id="7396" w:author="Claude" w:date="2026-09-27T17:00:00Z"/>
        </w:trPr>
        <w:tc>
          <w:tcPr>
            <w:tcW w:w="2340" w:type="dxa"/>
            <w:shd w:val="clear" w:color="auto" w:fill="F2F2F2"/>
          </w:tcPr>
          <w:p>
            <w:pPr/>
            <w:del w:id="7397" w:author="Claude" w:date="2026-09-27T17:00:00Z">
              <w:r>
                <w:delText xml:space="preserve">Code</w:delText>
              </w:r>
            </w:del>
          </w:p>
        </w:tc>
        <w:tc>
          <w:tcPr>
            <w:tcW w:w="2340" w:type="dxa"/>
            <w:shd w:val="clear" w:color="auto" w:fill="F2F2F2"/>
          </w:tcPr>
          <w:p>
            <w:pPr/>
            <w:del w:id="7398" w:author="Claude" w:date="2026-09-27T17:00:00Z">
              <w:r>
                <w:delText xml:space="preserve">Meaning</w:delText>
              </w:r>
            </w:del>
          </w:p>
        </w:tc>
        <w:tc>
          <w:tcPr>
            <w:tcW w:w="2340" w:type="dxa"/>
            <w:shd w:val="clear" w:color="auto" w:fill="F2F2F2"/>
          </w:tcPr>
          <w:p>
            <w:pPr/>
            <w:del w:id="7399" w:author="Claude" w:date="2026-09-27T17:00:00Z">
              <w:r>
                <w:delText xml:space="preserve">Code</w:delText>
              </w:r>
            </w:del>
          </w:p>
        </w:tc>
        <w:tc>
          <w:tcPr>
            <w:tcW w:w="2340" w:type="dxa"/>
            <w:shd w:val="clear" w:color="auto" w:fill="F2F2F2"/>
          </w:tcPr>
          <w:p>
            <w:pPr/>
            <w:del w:id="7400" w:author="Claude" w:date="2026-09-27T17:00:00Z">
              <w:r>
                <w:delText xml:space="preserve">Meaning</w:delText>
              </w:r>
            </w:del>
          </w:p>
        </w:tc>
      </w:tr>
      <w:tr>
        <w:trPr>
          <w:del w:id="7401" w:author="Claude" w:date="2026-09-27T17:00:00Z"/>
        </w:trPr>
        <w:tc>
          <w:tcPr>
            <w:tcW w:w="2340" w:type="dxa"/>
          </w:tcPr>
          <w:p>
            <w:pPr/>
            <w:del w:id="7402" w:author="Claude" w:date="2026-09-27T17:00:00Z">
              <w:r>
                <w:rPr>
                  <w:rStyle w:val="CodeChar"/>
                </w:rPr>
                <w:delText xml:space="preserve">cbs</w:delText>
              </w:r>
            </w:del>
          </w:p>
        </w:tc>
        <w:tc>
          <w:tcPr>
            <w:tcW w:w="2340" w:type="dxa"/>
          </w:tcPr>
          <w:p>
            <w:pPr/>
            <w:del w:id="7403" w:author="Claude" w:date="2026-09-27T17:00:00Z">
              <w:r>
                <w:delText xml:space="preserve">Core banking system</w:delText>
              </w:r>
            </w:del>
          </w:p>
        </w:tc>
        <w:tc>
          <w:tcPr>
            <w:tcW w:w="2340" w:type="dxa"/>
          </w:tcPr>
          <w:p>
            <w:pPr/>
            <w:del w:id="7404" w:author="Claude" w:date="2026-09-27T17:00:00Z">
              <w:r>
                <w:rPr>
                  <w:rStyle w:val="CodeChar"/>
                </w:rPr>
                <w:delText xml:space="preserve">hub</w:delText>
              </w:r>
            </w:del>
          </w:p>
        </w:tc>
        <w:tc>
          <w:tcPr>
            <w:tcW w:w="2340" w:type="dxa"/>
          </w:tcPr>
          <w:p>
            <w:pPr/>
            <w:del w:id="7405" w:author="Claude" w:date="2026-09-27T17:00:00Z">
              <w:r>
                <w:delText xml:space="preserve">Network hub (DRG, firewalls, hub VCN)</w:delText>
              </w:r>
            </w:del>
          </w:p>
        </w:tc>
      </w:tr>
      <w:tr>
        <w:trPr>
          <w:del w:id="7406" w:author="Claude" w:date="2026-09-27T17:00:00Z"/>
        </w:trPr>
        <w:tc>
          <w:tcPr>
            <w:tcW w:w="2340" w:type="dxa"/>
          </w:tcPr>
          <w:p>
            <w:pPr/>
            <w:del w:id="7407" w:author="Claude" w:date="2026-09-27T17:00:00Z">
              <w:r>
                <w:rPr>
                  <w:rStyle w:val="CodeChar"/>
                </w:rPr>
                <w:delText xml:space="preserve">pay</w:delText>
              </w:r>
            </w:del>
          </w:p>
        </w:tc>
        <w:tc>
          <w:tcPr>
            <w:tcW w:w="2340" w:type="dxa"/>
          </w:tcPr>
          <w:p>
            <w:pPr/>
            <w:del w:id="7408" w:author="Claude" w:date="2026-09-27T17:00:00Z">
              <w:r>
                <w:delText xml:space="preserve">Payments platform</w:delText>
              </w:r>
            </w:del>
          </w:p>
        </w:tc>
        <w:tc>
          <w:tcPr>
            <w:tcW w:w="2340" w:type="dxa"/>
          </w:tcPr>
          <w:p>
            <w:pPr/>
            <w:del w:id="7409" w:author="Claude" w:date="2026-09-27T17:00:00Z">
              <w:r>
                <w:rPr>
                  <w:rStyle w:val="CodeChar"/>
                </w:rPr>
                <w:delText xml:space="preserve">net</w:delText>
              </w:r>
            </w:del>
          </w:p>
        </w:tc>
        <w:tc>
          <w:tcPr>
            <w:tcW w:w="2340" w:type="dxa"/>
          </w:tcPr>
          <w:p>
            <w:pPr/>
            <w:del w:id="7410" w:author="Claude" w:date="2026-09-27T17:00:00Z">
              <w:r>
                <w:delText xml:space="preserve">Shared network services (DNS, proxies)</w:delText>
              </w:r>
            </w:del>
          </w:p>
        </w:tc>
      </w:tr>
      <w:tr>
        <w:trPr>
          <w:del w:id="7411" w:author="Claude" w:date="2026-09-27T17:00:00Z"/>
        </w:trPr>
        <w:tc>
          <w:tcPr>
            <w:tcW w:w="2340" w:type="dxa"/>
          </w:tcPr>
          <w:p>
            <w:pPr/>
            <w:del w:id="7412" w:author="Claude" w:date="2026-09-27T17:00:00Z">
              <w:r>
                <w:rPr>
                  <w:rStyle w:val="CodeChar"/>
                </w:rPr>
                <w:delText xml:space="preserve">ibk</w:delText>
              </w:r>
            </w:del>
          </w:p>
        </w:tc>
        <w:tc>
          <w:tcPr>
            <w:tcW w:w="2340" w:type="dxa"/>
          </w:tcPr>
          <w:p>
            <w:pPr/>
            <w:del w:id="7413" w:author="Claude" w:date="2026-09-27T17:00:00Z">
              <w:r>
                <w:delText xml:space="preserve">Internet banking</w:delText>
              </w:r>
            </w:del>
          </w:p>
        </w:tc>
        <w:tc>
          <w:tcPr>
            <w:tcW w:w="2340" w:type="dxa"/>
          </w:tcPr>
          <w:p>
            <w:pPr/>
            <w:del w:id="7414" w:author="Claude" w:date="2026-09-27T17:00:00Z">
              <w:r>
                <w:rPr>
                  <w:rStyle w:val="CodeChar"/>
                </w:rPr>
                <w:delText xml:space="preserve">soc</w:delText>
              </w:r>
            </w:del>
          </w:p>
        </w:tc>
        <w:tc>
          <w:tcPr>
            <w:tcW w:w="2340" w:type="dxa"/>
          </w:tcPr>
          <w:p>
            <w:pPr/>
            <w:del w:id="7415" w:author="Claude" w:date="2026-09-27T17:00:00Z">
              <w:r>
                <w:delText xml:space="preserve">Security operations tooling</w:delText>
              </w:r>
            </w:del>
          </w:p>
        </w:tc>
      </w:tr>
      <w:tr>
        <w:trPr>
          <w:del w:id="7416" w:author="Claude" w:date="2026-09-27T17:00:00Z"/>
        </w:trPr>
        <w:tc>
          <w:tcPr>
            <w:tcW w:w="2340" w:type="dxa"/>
          </w:tcPr>
          <w:p>
            <w:pPr/>
            <w:del w:id="7417" w:author="Claude" w:date="2026-09-27T17:00:00Z">
              <w:r>
                <w:rPr>
                  <w:rStyle w:val="CodeChar"/>
                </w:rPr>
                <w:delText xml:space="preserve">ibkap</w:delText>
              </w:r>
            </w:del>
          </w:p>
        </w:tc>
        <w:tc>
          <w:tcPr>
            <w:tcW w:w="2340" w:type="dxa"/>
          </w:tcPr>
          <w:p>
            <w:pPr/>
            <w:del w:id="7418" w:author="Claude" w:date="2026-09-27T17:00:00Z">
              <w:r>
                <w:delText xml:space="preserve">Internet banking API layer (sub-application)</w:delText>
              </w:r>
            </w:del>
          </w:p>
        </w:tc>
        <w:tc>
          <w:tcPr>
            <w:tcW w:w="2340" w:type="dxa"/>
          </w:tcPr>
          <w:p>
            <w:pPr/>
            <w:del w:id="7419" w:author="Claude" w:date="2026-09-27T17:00:00Z">
              <w:r>
                <w:rPr>
                  <w:rStyle w:val="CodeChar"/>
                </w:rPr>
                <w:delText xml:space="preserve">obs</w:delText>
              </w:r>
            </w:del>
          </w:p>
        </w:tc>
        <w:tc>
          <w:tcPr>
            <w:tcW w:w="2340" w:type="dxa"/>
          </w:tcPr>
          <w:p>
            <w:pPr/>
            <w:del w:id="7420" w:author="Claude" w:date="2026-09-27T17:00:00Z">
              <w:r>
                <w:delText xml:space="preserve">Observability platform</w:delText>
              </w:r>
            </w:del>
          </w:p>
        </w:tc>
      </w:tr>
      <w:tr>
        <w:trPr>
          <w:del w:id="7421" w:author="Claude" w:date="2026-09-27T17:00:00Z"/>
        </w:trPr>
        <w:tc>
          <w:tcPr>
            <w:tcW w:w="2340" w:type="dxa"/>
          </w:tcPr>
          <w:p>
            <w:pPr/>
            <w:del w:id="7422" w:author="Claude" w:date="2026-09-27T17:00:00Z">
              <w:r>
                <w:rPr>
                  <w:rStyle w:val="CodeChar"/>
                </w:rPr>
                <w:delText xml:space="preserve">mob</w:delText>
              </w:r>
            </w:del>
          </w:p>
        </w:tc>
        <w:tc>
          <w:tcPr>
            <w:tcW w:w="2340" w:type="dxa"/>
          </w:tcPr>
          <w:p>
            <w:pPr/>
            <w:del w:id="7423" w:author="Claude" w:date="2026-09-27T17:00:00Z">
              <w:r>
                <w:delText xml:space="preserve">Mobile banking</w:delText>
              </w:r>
            </w:del>
          </w:p>
        </w:tc>
        <w:tc>
          <w:tcPr>
            <w:tcW w:w="2340" w:type="dxa"/>
          </w:tcPr>
          <w:p>
            <w:pPr/>
            <w:del w:id="7424" w:author="Claude" w:date="2026-09-27T17:00:00Z">
              <w:r>
                <w:rPr>
                  <w:rStyle w:val="CodeChar"/>
                </w:rPr>
                <w:delText xml:space="preserve">kms</w:delText>
              </w:r>
            </w:del>
          </w:p>
        </w:tc>
        <w:tc>
          <w:tcPr>
            <w:tcW w:w="2340" w:type="dxa"/>
          </w:tcPr>
          <w:p>
            <w:pPr/>
            <w:del w:id="7425" w:author="Claude" w:date="2026-09-27T17:00:00Z">
              <w:r>
                <w:delText xml:space="preserve">Key management (vaults)</w:delText>
              </w:r>
            </w:del>
          </w:p>
        </w:tc>
      </w:tr>
      <w:tr>
        <w:trPr>
          <w:del w:id="7426" w:author="Claude" w:date="2026-09-27T17:00:00Z"/>
        </w:trPr>
        <w:tc>
          <w:tcPr>
            <w:tcW w:w="2340" w:type="dxa"/>
          </w:tcPr>
          <w:p>
            <w:pPr/>
            <w:del w:id="7427" w:author="Claude" w:date="2026-09-27T17:00:00Z">
              <w:r>
                <w:rPr>
                  <w:rStyle w:val="CodeChar"/>
                </w:rPr>
                <w:delText xml:space="preserve">crm</w:delText>
              </w:r>
            </w:del>
          </w:p>
        </w:tc>
        <w:tc>
          <w:tcPr>
            <w:tcW w:w="2340" w:type="dxa"/>
          </w:tcPr>
          <w:p>
            <w:pPr/>
            <w:del w:id="7428" w:author="Claude" w:date="2026-09-27T17:00:00Z">
              <w:r>
                <w:delText xml:space="preserve">Customer relationship management</w:delText>
              </w:r>
            </w:del>
          </w:p>
        </w:tc>
        <w:tc>
          <w:tcPr>
            <w:tcW w:w="2340" w:type="dxa"/>
          </w:tcPr>
          <w:p>
            <w:pPr/>
            <w:del w:id="7429" w:author="Claude" w:date="2026-09-27T17:00:00Z">
              <w:r>
                <w:rPr>
                  <w:rStyle w:val="CodeChar"/>
                </w:rPr>
                <w:delText xml:space="preserve">dbp</w:delText>
              </w:r>
            </w:del>
          </w:p>
        </w:tc>
        <w:tc>
          <w:tcPr>
            <w:tcW w:w="2340" w:type="dxa"/>
          </w:tcPr>
          <w:p>
            <w:pPr/>
            <w:del w:id="7430" w:author="Claude" w:date="2026-09-27T17:00:00Z">
              <w:r>
                <w:delText xml:space="preserve">Shared database platform (Exadata)</w:delText>
              </w:r>
            </w:del>
          </w:p>
        </w:tc>
      </w:tr>
      <w:tr>
        <w:trPr>
          <w:del w:id="7431" w:author="Claude" w:date="2026-09-27T17:00:00Z"/>
        </w:trPr>
        <w:tc>
          <w:tcPr>
            <w:tcW w:w="2340" w:type="dxa"/>
          </w:tcPr>
          <w:p>
            <w:pPr/>
            <w:del w:id="7432" w:author="Claude" w:date="2026-09-27T17:00:00Z">
              <w:r>
                <w:rPr>
                  <w:rStyle w:val="CodeChar"/>
                </w:rPr>
                <w:delText xml:space="preserve">dwh</w:delText>
              </w:r>
            </w:del>
          </w:p>
        </w:tc>
        <w:tc>
          <w:tcPr>
            <w:tcW w:w="2340" w:type="dxa"/>
          </w:tcPr>
          <w:p>
            <w:pPr/>
            <w:del w:id="7433" w:author="Claude" w:date="2026-09-27T17:00:00Z">
              <w:r>
                <w:delText xml:space="preserve">Data warehouse</w:delText>
              </w:r>
            </w:del>
          </w:p>
        </w:tc>
        <w:tc>
          <w:tcPr>
            <w:tcW w:w="2340" w:type="dxa"/>
          </w:tcPr>
          <w:p>
            <w:pPr/>
            <w:del w:id="7434" w:author="Claude" w:date="2026-09-27T17:00:00Z">
              <w:r>
                <w:rPr>
                  <w:rStyle w:val="CodeChar"/>
                </w:rPr>
                <w:delText xml:space="preserve">cicd</w:delText>
              </w:r>
            </w:del>
          </w:p>
        </w:tc>
        <w:tc>
          <w:tcPr>
            <w:tcW w:w="2340" w:type="dxa"/>
          </w:tcPr>
          <w:p>
            <w:pPr/>
            <w:del w:id="7435" w:author="Claude" w:date="2026-09-27T17:00:00Z">
              <w:r>
                <w:delText xml:space="preserve">CI/CD and DevOps tooling</w:delText>
              </w:r>
            </w:del>
          </w:p>
        </w:tc>
      </w:tr>
      <w:tr>
        <w:trPr>
          <w:del w:id="7436" w:author="Claude" w:date="2026-09-27T17:00:00Z"/>
        </w:trPr>
        <w:tc>
          <w:tcPr>
            <w:tcW w:w="2340" w:type="dxa"/>
          </w:tcPr>
          <w:p>
            <w:pPr/>
            <w:del w:id="7437" w:author="Claude" w:date="2026-09-27T17:00:00Z">
              <w:r>
                <w:rPr>
                  <w:rStyle w:val="CodeChar"/>
                </w:rPr>
                <w:delText xml:space="preserve">risk</w:delText>
              </w:r>
            </w:del>
          </w:p>
        </w:tc>
        <w:tc>
          <w:tcPr>
            <w:tcW w:w="2340" w:type="dxa"/>
          </w:tcPr>
          <w:p>
            <w:pPr/>
            <w:del w:id="7438" w:author="Claude" w:date="2026-09-27T17:00:00Z">
              <w:r>
                <w:delText xml:space="preserve">Risk analytics</w:delText>
              </w:r>
            </w:del>
          </w:p>
        </w:tc>
        <w:tc>
          <w:tcPr>
            <w:tcW w:w="2340" w:type="dxa"/>
          </w:tcPr>
          <w:p>
            <w:pPr/>
            <w:del w:id="7439" w:author="Claude" w:date="2026-09-27T17:00:00Z">
              <w:r>
                <w:rPr>
                  <w:rStyle w:val="CodeChar"/>
                </w:rPr>
                <w:delText xml:space="preserve">bkp</w:delText>
              </w:r>
            </w:del>
          </w:p>
        </w:tc>
        <w:tc>
          <w:tcPr>
            <w:tcW w:w="2340" w:type="dxa"/>
          </w:tcPr>
          <w:p>
            <w:pPr/>
            <w:del w:id="7440" w:author="Claude" w:date="2026-09-27T17:00:00Z">
              <w:r>
                <w:delText xml:space="preserve">Backup platform</w:delText>
              </w:r>
            </w:del>
          </w:p>
        </w:tc>
      </w:tr>
      <w:tr>
        <w:trPr>
          <w:del w:id="7441" w:author="Claude" w:date="2026-09-27T17:00:00Z"/>
        </w:trPr>
        <w:tc>
          <w:tcPr>
            <w:tcW w:w="2340" w:type="dxa"/>
          </w:tcPr>
          <w:p>
            <w:pPr/>
            <w:del w:id="7442" w:author="Claude" w:date="2026-09-27T17:00:00Z">
              <w:r>
                <w:rPr>
                  <w:rStyle w:val="CodeChar"/>
                </w:rPr>
                <w:delText xml:space="preserve">aml</w:delText>
              </w:r>
            </w:del>
          </w:p>
        </w:tc>
        <w:tc>
          <w:tcPr>
            <w:tcW w:w="2340" w:type="dxa"/>
          </w:tcPr>
          <w:p>
            <w:pPr/>
            <w:del w:id="7443" w:author="Claude" w:date="2026-09-27T17:00:00Z">
              <w:r>
                <w:delText xml:space="preserve">Anti-money-laundering</w:delText>
              </w:r>
            </w:del>
          </w:p>
        </w:tc>
        <w:tc>
          <w:tcPr>
            <w:tcW w:w="2340" w:type="dxa"/>
          </w:tcPr>
          <w:p>
            <w:pPr/>
            <w:del w:id="7444" w:author="Claude" w:date="2026-09-27T17:00:00Z">
              <w:r>
                <w:rPr>
                  <w:rStyle w:val="CodeChar"/>
                </w:rPr>
                <w:delText xml:space="preserve">gold</w:delText>
              </w:r>
            </w:del>
          </w:p>
        </w:tc>
        <w:tc>
          <w:tcPr>
            <w:tcW w:w="2340" w:type="dxa"/>
          </w:tcPr>
          <w:p>
            <w:pPr/>
            <w:del w:id="7445" w:author="Claude" w:date="2026-09-27T17:00:00Z">
              <w:r>
                <w:delText xml:space="preserve">Golden image factory</w:delText>
              </w:r>
            </w:del>
          </w:p>
        </w:tc>
      </w:tr>
    </w:tbl>
    <w:p>
      <w:pPr>
        <w:rPr>
          <w:del w:id="7449" w:author="Claude" w:date="2026-09-27T17:00:00Z"/>
        </w:rPr>
      </w:pPr>
      <w:del w:id="7446" w:author="Claude" w:date="2026-09-27T17:00:00Z">
        <w:r>
          <w:delText xml:space="preserve">Application codes are </w:delText>
        </w:r>
      </w:del>
      <w:del w:id="7447" w:author="Claude" w:date="2026-09-27T17:00:00Z">
        <w:r>
          <w:rPr>
            <w:b/>
          </w:rPr>
          <w:delText xml:space="preserve">neutral acronyms</w:delText>
        </w:r>
      </w:del>
      <w:del w:id="7448" w:author="Claude" w:date="2026-09-27T17:00:00Z">
        <w:r>
          <w:delText xml:space="preserve">, never codenames of confidential projects or customer names (section 17).</w:delText>
        </w:r>
      </w:del>
    </w:p>
    <w:p>
      <w:pPr>
        <w:pStyle w:val="Heading3"/>
        <w:rPr>
          <w:del w:id="7453" w:author="Claude" w:date="2026-09-27T17:00:00Z"/>
        </w:rPr>
      </w:pPr>
      <w:del w:id="7450" w:author="Claude" w:date="2026-09-27T17:00:00Z">
        <w:r>
          <w:delText xml:space="preserve">6.4 Qualifier vocabularies (</w:delText>
        </w:r>
      </w:del>
      <w:del w:id="7451" w:author="Claude" w:date="2026-09-27T17:00:00Z">
        <w:r>
          <w:rPr>
            <w:rStyle w:val="CodeChar"/>
          </w:rPr>
          <w:delText xml:space="preserve">qual</w:delText>
        </w:r>
      </w:del>
      <w:del w:id="7452" w:author="Claude" w:date="2026-09-27T17:00:00Z">
        <w:r>
          <w:delText xml:space="preserve">)</w:delText>
        </w:r>
      </w:del>
    </w:p>
    <w:p>
      <w:pPr>
        <w:rPr>
          <w:del w:id="7455" w:author="Claude" w:date="2026-09-27T17:00:00Z"/>
        </w:rPr>
      </w:pPr>
      <w:del w:id="7454" w:author="Claude" w:date="2026-09-27T17:00:00Z">
        <w:r>
          <w:delText xml:space="preserve">The type decides which vocabulary applies.</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7456" w:author="Claude" w:date="2026-09-27T17:00:00Z"/>
        </w:trPr>
        <w:tc>
          <w:tcPr>
            <w:tcW w:w="3120" w:type="dxa"/>
            <w:shd w:val="clear" w:color="auto" w:fill="F2F2F2"/>
          </w:tcPr>
          <w:p>
            <w:pPr/>
            <w:del w:id="7457" w:author="Claude" w:date="2026-09-27T17:00:00Z">
              <w:r>
                <w:delText xml:space="preserve">Applies to types</w:delText>
              </w:r>
            </w:del>
          </w:p>
        </w:tc>
        <w:tc>
          <w:tcPr>
            <w:tcW w:w="3120" w:type="dxa"/>
            <w:shd w:val="clear" w:color="auto" w:fill="F2F2F2"/>
          </w:tcPr>
          <w:p>
            <w:pPr/>
            <w:del w:id="7458" w:author="Claude" w:date="2026-09-27T17:00:00Z">
              <w:r>
                <w:delText xml:space="preserve">Vocabulary</w:delText>
              </w:r>
            </w:del>
          </w:p>
        </w:tc>
        <w:tc>
          <w:tcPr>
            <w:tcW w:w="3120" w:type="dxa"/>
            <w:shd w:val="clear" w:color="auto" w:fill="F2F2F2"/>
          </w:tcPr>
          <w:p>
            <w:pPr/>
            <w:del w:id="7459" w:author="Claude" w:date="2026-09-27T17:00:00Z">
              <w:r>
                <w:delText xml:space="preserve">Values</w:delText>
              </w:r>
            </w:del>
          </w:p>
        </w:tc>
      </w:tr>
      <w:tr>
        <w:trPr>
          <w:del w:id="7460" w:author="Claude" w:date="2026-09-27T17:00:00Z"/>
        </w:trPr>
        <w:tc>
          <w:tcPr>
            <w:tcW w:w="3120" w:type="dxa"/>
          </w:tcPr>
          <w:p>
            <w:pPr/>
            <w:del w:id="7461" w:author="Claude" w:date="2026-09-27T17:00:00Z">
              <w:r>
                <w:rPr>
                  <w:rStyle w:val="CodeChar"/>
                </w:rPr>
                <w:delText xml:space="preserve">vm</w:delText>
              </w:r>
            </w:del>
            <w:del w:id="7462" w:author="Claude" w:date="2026-09-27T17:00:00Z">
              <w:r>
                <w:delText xml:space="preserve">, </w:delText>
              </w:r>
            </w:del>
            <w:del w:id="7463" w:author="Claude" w:date="2026-09-27T17:00:00Z">
              <w:r>
                <w:rPr>
                  <w:rStyle w:val="CodeChar"/>
                </w:rPr>
                <w:delText xml:space="preserve">bm</w:delText>
              </w:r>
            </w:del>
            <w:del w:id="7464" w:author="Claude" w:date="2026-09-27T17:00:00Z">
              <w:r>
                <w:delText xml:space="preserve">, </w:delText>
              </w:r>
            </w:del>
            <w:del w:id="7465" w:author="Claude" w:date="2026-09-27T17:00:00Z">
              <w:r>
                <w:rPr>
                  <w:rStyle w:val="CodeChar"/>
                </w:rPr>
                <w:delText xml:space="preserve">ipl</w:delText>
              </w:r>
            </w:del>
            <w:del w:id="7466" w:author="Claude" w:date="2026-09-27T17:00:00Z">
              <w:r>
                <w:delText xml:space="preserve">, </w:delText>
              </w:r>
            </w:del>
            <w:del w:id="7467" w:author="Claude" w:date="2026-09-27T17:00:00Z">
              <w:r>
                <w:rPr>
                  <w:rStyle w:val="CodeChar"/>
                </w:rPr>
                <w:delText xml:space="preserve">icf</w:delText>
              </w:r>
            </w:del>
            <w:del w:id="7468" w:author="Claude" w:date="2026-09-27T17:00:00Z">
              <w:r>
                <w:delText xml:space="preserve">, </w:delText>
              </w:r>
            </w:del>
            <w:del w:id="7469" w:author="Claude" w:date="2026-09-27T17:00:00Z">
              <w:r>
                <w:rPr>
                  <w:rStyle w:val="CodeChar"/>
                </w:rPr>
                <w:delText xml:space="preserve">img</w:delText>
              </w:r>
            </w:del>
          </w:p>
        </w:tc>
        <w:tc>
          <w:tcPr>
            <w:tcW w:w="3120" w:type="dxa"/>
          </w:tcPr>
          <w:p>
            <w:pPr/>
            <w:del w:id="7470" w:author="Claude" w:date="2026-09-27T17:00:00Z">
              <w:r>
                <w:delText xml:space="preserve">OS family</w:delText>
              </w:r>
            </w:del>
          </w:p>
        </w:tc>
        <w:tc>
          <w:tcPr>
            <w:tcW w:w="3120" w:type="dxa"/>
          </w:tcPr>
          <w:p>
            <w:pPr/>
            <w:del w:id="7471" w:author="Claude" w:date="2026-09-27T17:00:00Z">
              <w:r>
                <w:rPr>
                  <w:rStyle w:val="CodeChar"/>
                </w:rPr>
                <w:delText xml:space="preserve">ol</w:delText>
              </w:r>
            </w:del>
            <w:del w:id="7472" w:author="Claude" w:date="2026-09-27T17:00:00Z">
              <w:r>
                <w:delText xml:space="preserve"> Oracle Linux, </w:delText>
              </w:r>
            </w:del>
            <w:del w:id="7473" w:author="Claude" w:date="2026-09-27T17:00:00Z">
              <w:r>
                <w:rPr>
                  <w:rStyle w:val="CodeChar"/>
                </w:rPr>
                <w:delText xml:space="preserve">rhel</w:delText>
              </w:r>
            </w:del>
            <w:del w:id="7474" w:author="Claude" w:date="2026-09-27T17:00:00Z">
              <w:r>
                <w:delText xml:space="preserve"> Red Hat, </w:delText>
              </w:r>
            </w:del>
            <w:del w:id="7475" w:author="Claude" w:date="2026-09-27T17:00:00Z">
              <w:r>
                <w:rPr>
                  <w:rStyle w:val="CodeChar"/>
                </w:rPr>
                <w:delText xml:space="preserve">win</w:delText>
              </w:r>
            </w:del>
            <w:del w:id="7476" w:author="Claude" w:date="2026-09-27T17:00:00Z">
              <w:r>
                <w:delText xml:space="preserve"> Windows Server, </w:delText>
              </w:r>
            </w:del>
            <w:del w:id="7477" w:author="Claude" w:date="2026-09-27T17:00:00Z">
              <w:r>
                <w:rPr>
                  <w:rStyle w:val="CodeChar"/>
                </w:rPr>
                <w:delText xml:space="preserve">ubu</w:delText>
              </w:r>
            </w:del>
            <w:del w:id="7478" w:author="Claude" w:date="2026-09-27T17:00:00Z">
              <w:r>
                <w:delText xml:space="preserve"> Ubuntu</w:delText>
              </w:r>
            </w:del>
          </w:p>
        </w:tc>
      </w:tr>
      <w:tr>
        <w:trPr>
          <w:del w:id="7479" w:author="Claude" w:date="2026-09-27T17:00:00Z"/>
        </w:trPr>
        <w:tc>
          <w:tcPr>
            <w:tcW w:w="3120" w:type="dxa"/>
          </w:tcPr>
          <w:p>
            <w:pPr/>
            <w:del w:id="7480" w:author="Claude" w:date="2026-09-27T17:00:00Z">
              <w:r>
                <w:rPr>
                  <w:rStyle w:val="CodeChar"/>
                </w:rPr>
                <w:delText xml:space="preserve">adb</w:delText>
              </w:r>
            </w:del>
          </w:p>
        </w:tc>
        <w:tc>
          <w:tcPr>
            <w:tcW w:w="3120" w:type="dxa"/>
          </w:tcPr>
          <w:p>
            <w:pPr/>
            <w:del w:id="7481" w:author="Claude" w:date="2026-09-27T17:00:00Z">
              <w:r>
                <w:delText xml:space="preserve">Workload</w:delText>
              </w:r>
            </w:del>
          </w:p>
        </w:tc>
        <w:tc>
          <w:tcPr>
            <w:tcW w:w="3120" w:type="dxa"/>
          </w:tcPr>
          <w:p>
            <w:pPr/>
            <w:del w:id="7482" w:author="Claude" w:date="2026-09-27T17:00:00Z">
              <w:r>
                <w:rPr>
                  <w:rStyle w:val="CodeChar"/>
                </w:rPr>
                <w:delText xml:space="preserve">atp</w:delText>
              </w:r>
            </w:del>
            <w:del w:id="7483" w:author="Claude" w:date="2026-09-27T17:00:00Z">
              <w:r>
                <w:delText xml:space="preserve"> transaction processing, </w:delText>
              </w:r>
            </w:del>
            <w:del w:id="7484" w:author="Claude" w:date="2026-09-27T17:00:00Z">
              <w:r>
                <w:rPr>
                  <w:rStyle w:val="CodeChar"/>
                </w:rPr>
                <w:delText xml:space="preserve">adw</w:delText>
              </w:r>
            </w:del>
            <w:del w:id="7485" w:author="Claude" w:date="2026-09-27T17:00:00Z">
              <w:r>
                <w:delText xml:space="preserve"> data warehouse, </w:delText>
              </w:r>
            </w:del>
            <w:del w:id="7486" w:author="Claude" w:date="2026-09-27T17:00:00Z">
              <w:r>
                <w:rPr>
                  <w:rStyle w:val="CodeChar"/>
                </w:rPr>
                <w:delText xml:space="preserve">ajd</w:delText>
              </w:r>
            </w:del>
            <w:del w:id="7487" w:author="Claude" w:date="2026-09-27T17:00:00Z">
              <w:r>
                <w:delText xml:space="preserve"> JSON, </w:delText>
              </w:r>
            </w:del>
            <w:del w:id="7488" w:author="Claude" w:date="2026-09-27T17:00:00Z">
              <w:r>
                <w:rPr>
                  <w:rStyle w:val="CodeChar"/>
                </w:rPr>
                <w:delText xml:space="preserve">apx</w:delText>
              </w:r>
            </w:del>
            <w:del w:id="7489" w:author="Claude" w:date="2026-09-27T17:00:00Z">
              <w:r>
                <w:delText xml:space="preserve"> APEX</w:delText>
              </w:r>
            </w:del>
          </w:p>
        </w:tc>
      </w:tr>
      <w:tr>
        <w:trPr>
          <w:del w:id="7490" w:author="Claude" w:date="2026-09-27T17:00:00Z"/>
        </w:trPr>
        <w:tc>
          <w:tcPr>
            <w:tcW w:w="3120" w:type="dxa"/>
          </w:tcPr>
          <w:p>
            <w:pPr/>
            <w:del w:id="7491" w:author="Claude" w:date="2026-09-27T17:00:00Z">
              <w:r>
                <w:rPr>
                  <w:rStyle w:val="CodeChar"/>
                </w:rPr>
                <w:delText xml:space="preserve">dbs</w:delText>
              </w:r>
            </w:del>
            <w:del w:id="7492" w:author="Claude" w:date="2026-09-27T17:00:00Z">
              <w:r>
                <w:delText xml:space="preserve">, </w:delText>
              </w:r>
            </w:del>
            <w:del w:id="7493" w:author="Claude" w:date="2026-09-27T17:00:00Z">
              <w:r>
                <w:rPr>
                  <w:rStyle w:val="CodeChar"/>
                </w:rPr>
                <w:delText xml:space="preserve">mys</w:delText>
              </w:r>
            </w:del>
            <w:del w:id="7494" w:author="Claude" w:date="2026-09-27T17:00:00Z">
              <w:r>
                <w:delText xml:space="preserve">, </w:delText>
              </w:r>
            </w:del>
            <w:del w:id="7495" w:author="Claude" w:date="2026-09-27T17:00:00Z">
              <w:r>
                <w:rPr>
                  <w:rStyle w:val="CodeChar"/>
                </w:rPr>
                <w:delText xml:space="preserve">pgs</w:delText>
              </w:r>
            </w:del>
          </w:p>
        </w:tc>
        <w:tc>
          <w:tcPr>
            <w:tcW w:w="3120" w:type="dxa"/>
          </w:tcPr>
          <w:p>
            <w:pPr/>
            <w:del w:id="7496" w:author="Claude" w:date="2026-09-27T17:00:00Z">
              <w:r>
                <w:delText xml:space="preserve">Topology</w:delText>
              </w:r>
            </w:del>
          </w:p>
        </w:tc>
        <w:tc>
          <w:tcPr>
            <w:tcW w:w="3120" w:type="dxa"/>
          </w:tcPr>
          <w:p>
            <w:pPr/>
            <w:del w:id="7497" w:author="Claude" w:date="2026-09-27T17:00:00Z">
              <w:r>
                <w:rPr>
                  <w:rStyle w:val="CodeChar"/>
                </w:rPr>
                <w:delText xml:space="preserve">si</w:delText>
              </w:r>
            </w:del>
            <w:del w:id="7498" w:author="Claude" w:date="2026-09-27T17:00:00Z">
              <w:r>
                <w:delText xml:space="preserve"> single instance, </w:delText>
              </w:r>
            </w:del>
            <w:del w:id="7499" w:author="Claude" w:date="2026-09-27T17:00:00Z">
              <w:r>
                <w:rPr>
                  <w:rStyle w:val="CodeChar"/>
                </w:rPr>
                <w:delText xml:space="preserve">rac</w:delText>
              </w:r>
            </w:del>
            <w:del w:id="7500" w:author="Claude" w:date="2026-09-27T17:00:00Z">
              <w:r>
                <w:delText xml:space="preserve"> RAC (dbs only), </w:delText>
              </w:r>
            </w:del>
            <w:del w:id="7501" w:author="Claude" w:date="2026-09-27T17:00:00Z">
              <w:r>
                <w:rPr>
                  <w:rStyle w:val="CodeChar"/>
                </w:rPr>
                <w:delText xml:space="preserve">ha</w:delText>
              </w:r>
            </w:del>
            <w:del w:id="7502" w:author="Claude" w:date="2026-09-27T17:00:00Z">
              <w:r>
                <w:delText xml:space="preserve"> high availability (MySQL, PostgreSQL)</w:delText>
              </w:r>
            </w:del>
          </w:p>
        </w:tc>
      </w:tr>
      <w:tr>
        <w:trPr>
          <w:del w:id="7503" w:author="Claude" w:date="2026-09-27T17:00:00Z"/>
        </w:trPr>
        <w:tc>
          <w:tcPr>
            <w:tcW w:w="3120" w:type="dxa"/>
          </w:tcPr>
          <w:p>
            <w:pPr/>
            <w:del w:id="7504" w:author="Claude" w:date="2026-09-27T17:00:00Z">
              <w:r>
                <w:rPr>
                  <w:rStyle w:val="CodeChar"/>
                </w:rPr>
                <w:delText xml:space="preserve">snt</w:delText>
              </w:r>
            </w:del>
            <w:del w:id="7505" w:author="Claude" w:date="2026-09-27T17:00:00Z">
              <w:r>
                <w:delText xml:space="preserve">, </w:delText>
              </w:r>
            </w:del>
            <w:del w:id="7506" w:author="Claude" w:date="2026-09-27T17:00:00Z">
              <w:r>
                <w:rPr>
                  <w:rStyle w:val="CodeChar"/>
                </w:rPr>
                <w:delText xml:space="preserve">nsg</w:delText>
              </w:r>
            </w:del>
            <w:del w:id="7507" w:author="Claude" w:date="2026-09-27T17:00:00Z">
              <w:r>
                <w:delText xml:space="preserve">, </w:delText>
              </w:r>
            </w:del>
            <w:del w:id="7508" w:author="Claude" w:date="2026-09-27T17:00:00Z">
              <w:r>
                <w:rPr>
                  <w:rStyle w:val="CodeChar"/>
                </w:rPr>
                <w:delText xml:space="preserve">scl</w:delText>
              </w:r>
            </w:del>
            <w:del w:id="7509" w:author="Claude" w:date="2026-09-27T17:00:00Z">
              <w:r>
                <w:delText xml:space="preserve">, </w:delText>
              </w:r>
            </w:del>
            <w:del w:id="7510" w:author="Claude" w:date="2026-09-27T17:00:00Z">
              <w:r>
                <w:rPr>
                  <w:rStyle w:val="CodeChar"/>
                </w:rPr>
                <w:delText xml:space="preserve">rtb</w:delText>
              </w:r>
            </w:del>
          </w:p>
        </w:tc>
        <w:tc>
          <w:tcPr>
            <w:tcW w:w="3120" w:type="dxa"/>
          </w:tcPr>
          <w:p>
            <w:pPr/>
            <w:del w:id="7511" w:author="Claude" w:date="2026-09-27T17:00:00Z">
              <w:r>
                <w:delText xml:space="preserve">Tier</w:delText>
              </w:r>
            </w:del>
          </w:p>
        </w:tc>
        <w:tc>
          <w:tcPr>
            <w:tcW w:w="3120" w:type="dxa"/>
          </w:tcPr>
          <w:p>
            <w:pPr/>
            <w:del w:id="7512" w:author="Claude" w:date="2026-09-27T17:00:00Z">
              <w:r>
                <w:rPr>
                  <w:rStyle w:val="CodeChar"/>
                </w:rPr>
                <w:delText xml:space="preserve">dmz</w:delText>
              </w:r>
            </w:del>
            <w:del w:id="7513" w:author="Claude" w:date="2026-09-27T17:00:00Z">
              <w:r>
                <w:delText xml:space="preserve"> internet-facing, </w:delText>
              </w:r>
            </w:del>
            <w:del w:id="7514" w:author="Claude" w:date="2026-09-27T17:00:00Z">
              <w:r>
                <w:rPr>
                  <w:rStyle w:val="CodeChar"/>
                </w:rPr>
                <w:delText xml:space="preserve">lb</w:delText>
              </w:r>
            </w:del>
            <w:del w:id="7515" w:author="Claude" w:date="2026-09-27T17:00:00Z">
              <w:r>
                <w:delText xml:space="preserve"> load balancers, </w:delText>
              </w:r>
            </w:del>
            <w:del w:id="7516" w:author="Claude" w:date="2026-09-27T17:00:00Z">
              <w:r>
                <w:rPr>
                  <w:rStyle w:val="CodeChar"/>
                </w:rPr>
                <w:delText xml:space="preserve">web</w:delText>
              </w:r>
            </w:del>
            <w:del w:id="7517" w:author="Claude" w:date="2026-09-27T17:00:00Z">
              <w:r>
                <w:delText xml:space="preserve">, </w:delText>
              </w:r>
            </w:del>
            <w:del w:id="7518" w:author="Claude" w:date="2026-09-27T17:00:00Z">
              <w:r>
                <w:rPr>
                  <w:rStyle w:val="CodeChar"/>
                </w:rPr>
                <w:delText xml:space="preserve">app</w:delText>
              </w:r>
            </w:del>
            <w:del w:id="7519" w:author="Claude" w:date="2026-09-27T17:00:00Z">
              <w:r>
                <w:delText xml:space="preserve">, </w:delText>
              </w:r>
            </w:del>
            <w:del w:id="7520" w:author="Claude" w:date="2026-09-27T17:00:00Z">
              <w:r>
                <w:rPr>
                  <w:rStyle w:val="CodeChar"/>
                </w:rPr>
                <w:delText xml:space="preserve">db</w:delText>
              </w:r>
            </w:del>
            <w:del w:id="7521" w:author="Claude" w:date="2026-09-27T17:00:00Z">
              <w:r>
                <w:delText xml:space="preserve">, </w:delText>
              </w:r>
            </w:del>
            <w:del w:id="7522" w:author="Claude" w:date="2026-09-27T17:00:00Z">
              <w:r>
                <w:rPr>
                  <w:rStyle w:val="CodeChar"/>
                </w:rPr>
                <w:delText xml:space="preserve">wrk</w:delText>
              </w:r>
            </w:del>
            <w:del w:id="7523" w:author="Claude" w:date="2026-09-27T17:00:00Z">
              <w:r>
                <w:delText xml:space="preserve"> OKE workers, </w:delText>
              </w:r>
            </w:del>
            <w:del w:id="7524" w:author="Claude" w:date="2026-09-27T17:00:00Z">
              <w:r>
                <w:rPr>
                  <w:rStyle w:val="CodeChar"/>
                </w:rPr>
                <w:delText xml:space="preserve">kapi</w:delText>
              </w:r>
            </w:del>
            <w:del w:id="7525" w:author="Claude" w:date="2026-09-27T17:00:00Z">
              <w:r>
                <w:delText xml:space="preserve"> Kubernetes API endpoint, </w:delText>
              </w:r>
            </w:del>
            <w:del w:id="7526" w:author="Claude" w:date="2026-09-27T17:00:00Z">
              <w:r>
                <w:rPr>
                  <w:rStyle w:val="CodeChar"/>
                </w:rPr>
                <w:delText xml:space="preserve">pod</w:delText>
              </w:r>
            </w:del>
            <w:del w:id="7527" w:author="Claude" w:date="2026-09-27T17:00:00Z">
              <w:r>
                <w:delText xml:space="preserve"> OKE pods, </w:delText>
              </w:r>
            </w:del>
            <w:del w:id="7528" w:author="Claude" w:date="2026-09-27T17:00:00Z">
              <w:r>
                <w:rPr>
                  <w:rStyle w:val="CodeChar"/>
                </w:rPr>
                <w:delText xml:space="preserve">mgmt</w:delText>
              </w:r>
            </w:del>
            <w:del w:id="7529" w:author="Claude" w:date="2026-09-27T17:00:00Z">
              <w:r>
                <w:delText xml:space="preserve"> management, </w:delText>
              </w:r>
            </w:del>
            <w:del w:id="7530" w:author="Claude" w:date="2026-09-27T17:00:00Z">
              <w:r>
                <w:rPr>
                  <w:rStyle w:val="CodeChar"/>
                </w:rPr>
                <w:delText xml:space="preserve">pe</w:delText>
              </w:r>
            </w:del>
            <w:del w:id="7531" w:author="Claude" w:date="2026-09-27T17:00:00Z">
              <w:r>
                <w:delText xml:space="preserve"> private endpoints, </w:delText>
              </w:r>
            </w:del>
            <w:del w:id="7532" w:author="Claude" w:date="2026-09-27T17:00:00Z">
              <w:r>
                <w:rPr>
                  <w:rStyle w:val="CodeChar"/>
                </w:rPr>
                <w:delText xml:space="preserve">fw</w:delText>
              </w:r>
            </w:del>
            <w:del w:id="7533" w:author="Claude" w:date="2026-09-27T17:00:00Z">
              <w:r>
                <w:delText xml:space="preserve"> firewall, </w:delText>
              </w:r>
            </w:del>
            <w:del w:id="7534" w:author="Claude" w:date="2026-09-27T17:00:00Z">
              <w:r>
                <w:rPr>
                  <w:rStyle w:val="CodeChar"/>
                </w:rPr>
                <w:delText xml:space="preserve">itg</w:delText>
              </w:r>
            </w:del>
            <w:del w:id="7535" w:author="Claude" w:date="2026-09-27T17:00:00Z">
              <w:r>
                <w:delText xml:space="preserve"> integration</w:delText>
              </w:r>
            </w:del>
          </w:p>
        </w:tc>
      </w:tr>
      <w:tr>
        <w:trPr>
          <w:del w:id="7536" w:author="Claude" w:date="2026-09-27T17:00:00Z"/>
        </w:trPr>
        <w:tc>
          <w:tcPr>
            <w:tcW w:w="3120" w:type="dxa"/>
          </w:tcPr>
          <w:p>
            <w:pPr/>
            <w:del w:id="7537" w:author="Claude" w:date="2026-09-27T17:00:00Z">
              <w:r>
                <w:rPr>
                  <w:rStyle w:val="CodeChar"/>
                </w:rPr>
                <w:delText xml:space="preserve">lb</w:delText>
              </w:r>
            </w:del>
            <w:del w:id="7538" w:author="Claude" w:date="2026-09-27T17:00:00Z">
              <w:r>
                <w:delText xml:space="preserve">, </w:delText>
              </w:r>
            </w:del>
            <w:del w:id="7539" w:author="Claude" w:date="2026-09-27T17:00:00Z">
              <w:r>
                <w:rPr>
                  <w:rStyle w:val="CodeChar"/>
                </w:rPr>
                <w:delText xml:space="preserve">nlb</w:delText>
              </w:r>
            </w:del>
            <w:del w:id="7540" w:author="Claude" w:date="2026-09-27T17:00:00Z">
              <w:r>
                <w:delText xml:space="preserve">, </w:delText>
              </w:r>
            </w:del>
            <w:del w:id="7541" w:author="Claude" w:date="2026-09-27T17:00:00Z">
              <w:r>
                <w:rPr>
                  <w:rStyle w:val="CodeChar"/>
                </w:rPr>
                <w:delText xml:space="preserve">apg</w:delText>
              </w:r>
            </w:del>
            <w:del w:id="7542" w:author="Claude" w:date="2026-09-27T17:00:00Z">
              <w:r>
                <w:delText xml:space="preserve">, </w:delText>
              </w:r>
            </w:del>
            <w:del w:id="7543" w:author="Claude" w:date="2026-09-27T17:00:00Z">
              <w:r>
                <w:rPr>
                  <w:rStyle w:val="CodeChar"/>
                </w:rPr>
                <w:delText xml:space="preserve">waf</w:delText>
              </w:r>
            </w:del>
          </w:p>
        </w:tc>
        <w:tc>
          <w:tcPr>
            <w:tcW w:w="3120" w:type="dxa"/>
          </w:tcPr>
          <w:p>
            <w:pPr/>
            <w:del w:id="7544" w:author="Claude" w:date="2026-09-27T17:00:00Z">
              <w:r>
                <w:delText xml:space="preserve">Exposure</w:delText>
              </w:r>
            </w:del>
          </w:p>
        </w:tc>
        <w:tc>
          <w:tcPr>
            <w:tcW w:w="3120" w:type="dxa"/>
          </w:tcPr>
          <w:p>
            <w:pPr/>
            <w:del w:id="7545" w:author="Claude" w:date="2026-09-27T17:00:00Z">
              <w:r>
                <w:rPr>
                  <w:rStyle w:val="CodeChar"/>
                </w:rPr>
                <w:delText xml:space="preserve">ext</w:delText>
              </w:r>
            </w:del>
            <w:del w:id="7546" w:author="Claude" w:date="2026-09-27T17:00:00Z">
              <w:r>
                <w:delText xml:space="preserve"> reachable from the internet or partners, </w:delText>
              </w:r>
            </w:del>
            <w:del w:id="7547" w:author="Claude" w:date="2026-09-27T17:00:00Z">
              <w:r>
                <w:rPr>
                  <w:rStyle w:val="CodeChar"/>
                </w:rPr>
                <w:delText xml:space="preserve">int</w:delText>
              </w:r>
            </w:del>
            <w:del w:id="7548" w:author="Claude" w:date="2026-09-27T17:00:00Z">
              <w:r>
                <w:delText xml:space="preserve"> internal only</w:delText>
              </w:r>
            </w:del>
          </w:p>
        </w:tc>
      </w:tr>
      <w:tr>
        <w:trPr>
          <w:del w:id="7549" w:author="Claude" w:date="2026-09-27T17:00:00Z"/>
        </w:trPr>
        <w:tc>
          <w:tcPr>
            <w:tcW w:w="3120" w:type="dxa"/>
          </w:tcPr>
          <w:p>
            <w:pPr/>
            <w:del w:id="7550" w:author="Claude" w:date="2026-09-27T17:00:00Z">
              <w:r>
                <w:rPr>
                  <w:rStyle w:val="CodeChar"/>
                </w:rPr>
                <w:delText xml:space="preserve">bkt</w:delText>
              </w:r>
            </w:del>
          </w:p>
        </w:tc>
        <w:tc>
          <w:tcPr>
            <w:tcW w:w="3120" w:type="dxa"/>
          </w:tcPr>
          <w:p>
            <w:pPr/>
            <w:del w:id="7551" w:author="Claude" w:date="2026-09-27T17:00:00Z">
              <w:r>
                <w:delText xml:space="preserve">Purpose</w:delText>
              </w:r>
            </w:del>
          </w:p>
        </w:tc>
        <w:tc>
          <w:tcPr>
            <w:tcW w:w="3120" w:type="dxa"/>
          </w:tcPr>
          <w:p>
            <w:pPr/>
            <w:del w:id="7552" w:author="Claude" w:date="2026-09-27T17:00:00Z">
              <w:r>
                <w:rPr>
                  <w:rStyle w:val="CodeChar"/>
                </w:rPr>
                <w:delText xml:space="preserve">data</w:delText>
              </w:r>
            </w:del>
            <w:del w:id="7553" w:author="Claude" w:date="2026-09-27T17:00:00Z">
              <w:r>
                <w:delText xml:space="preserve">, </w:delText>
              </w:r>
            </w:del>
            <w:del w:id="7554" w:author="Claude" w:date="2026-09-27T17:00:00Z">
              <w:r>
                <w:rPr>
                  <w:rStyle w:val="CodeChar"/>
                </w:rPr>
                <w:delText xml:space="preserve">log</w:delText>
              </w:r>
            </w:del>
            <w:del w:id="7555" w:author="Claude" w:date="2026-09-27T17:00:00Z">
              <w:r>
                <w:delText xml:space="preserve">, </w:delText>
              </w:r>
            </w:del>
            <w:del w:id="7556" w:author="Claude" w:date="2026-09-27T17:00:00Z">
              <w:r>
                <w:rPr>
                  <w:rStyle w:val="CodeChar"/>
                </w:rPr>
                <w:delText xml:space="preserve">bkp</w:delText>
              </w:r>
            </w:del>
            <w:del w:id="7557" w:author="Claude" w:date="2026-09-27T17:00:00Z">
              <w:r>
                <w:delText xml:space="preserve">, </w:delText>
              </w:r>
            </w:del>
            <w:del w:id="7558" w:author="Claude" w:date="2026-09-27T17:00:00Z">
              <w:r>
                <w:rPr>
                  <w:rStyle w:val="CodeChar"/>
                </w:rPr>
                <w:delText xml:space="preserve">arc</w:delText>
              </w:r>
            </w:del>
            <w:del w:id="7559" w:author="Claude" w:date="2026-09-27T17:00:00Z">
              <w:r>
                <w:delText xml:space="preserve"> archive, </w:delText>
              </w:r>
            </w:del>
            <w:del w:id="7560" w:author="Claude" w:date="2026-09-27T17:00:00Z">
              <w:r>
                <w:rPr>
                  <w:rStyle w:val="CodeChar"/>
                </w:rPr>
                <w:delText xml:space="preserve">exp</w:delText>
              </w:r>
            </w:del>
            <w:del w:id="7561" w:author="Claude" w:date="2026-09-27T17:00:00Z">
              <w:r>
                <w:delText xml:space="preserve"> export/exchange, </w:delText>
              </w:r>
            </w:del>
            <w:del w:id="7562" w:author="Claude" w:date="2026-09-27T17:00:00Z">
              <w:r>
                <w:rPr>
                  <w:rStyle w:val="CodeChar"/>
                </w:rPr>
                <w:delText xml:space="preserve">raw</w:delText>
              </w:r>
            </w:del>
            <w:del w:id="7563" w:author="Claude" w:date="2026-09-27T17:00:00Z">
              <w:r>
                <w:delText xml:space="preserve">, </w:delText>
              </w:r>
            </w:del>
            <w:del w:id="7564" w:author="Claude" w:date="2026-09-27T17:00:00Z">
              <w:r>
                <w:rPr>
                  <w:rStyle w:val="CodeChar"/>
                </w:rPr>
                <w:delText xml:space="preserve">cur</w:delText>
              </w:r>
            </w:del>
            <w:del w:id="7565" w:author="Claude" w:date="2026-09-27T17:00:00Z">
              <w:r>
                <w:delText xml:space="preserve"> curated, </w:delText>
              </w:r>
            </w:del>
            <w:del w:id="7566" w:author="Claude" w:date="2026-09-27T17:00:00Z">
              <w:r>
                <w:rPr>
                  <w:rStyle w:val="CodeChar"/>
                </w:rPr>
                <w:delText xml:space="preserve">tfs</w:delText>
              </w:r>
            </w:del>
            <w:del w:id="7567" w:author="Claude" w:date="2026-09-27T17:00:00Z">
              <w:r>
                <w:delText xml:space="preserve"> Terraform state, </w:delText>
              </w:r>
            </w:del>
            <w:del w:id="7568" w:author="Claude" w:date="2026-09-27T17:00:00Z">
              <w:r>
                <w:rPr>
                  <w:rStyle w:val="CodeChar"/>
                </w:rPr>
                <w:delText xml:space="preserve">aud</w:delText>
              </w:r>
            </w:del>
            <w:del w:id="7569" w:author="Claude" w:date="2026-09-27T17:00:00Z">
              <w:r>
                <w:delText xml:space="preserve"> audit archive</w:delText>
              </w:r>
            </w:del>
          </w:p>
        </w:tc>
      </w:tr>
      <w:tr>
        <w:trPr>
          <w:del w:id="7570" w:author="Claude" w:date="2026-09-27T17:00:00Z"/>
        </w:trPr>
        <w:tc>
          <w:tcPr>
            <w:tcW w:w="3120" w:type="dxa"/>
          </w:tcPr>
          <w:p>
            <w:pPr/>
            <w:del w:id="7571" w:author="Claude" w:date="2026-09-27T17:00:00Z">
              <w:r>
                <w:rPr>
                  <w:rStyle w:val="CodeChar"/>
                </w:rPr>
                <w:delText xml:space="preserve">key</w:delText>
              </w:r>
            </w:del>
          </w:p>
        </w:tc>
        <w:tc>
          <w:tcPr>
            <w:tcW w:w="3120" w:type="dxa"/>
          </w:tcPr>
          <w:p>
            <w:pPr/>
            <w:del w:id="7572" w:author="Claude" w:date="2026-09-27T17:00:00Z">
              <w:r>
                <w:delText xml:space="preserve">Protects</w:delText>
              </w:r>
            </w:del>
          </w:p>
        </w:tc>
        <w:tc>
          <w:tcPr>
            <w:tcW w:w="3120" w:type="dxa"/>
          </w:tcPr>
          <w:p>
            <w:pPr/>
            <w:del w:id="7573" w:author="Claude" w:date="2026-09-27T17:00:00Z">
              <w:r>
                <w:rPr>
                  <w:rStyle w:val="CodeChar"/>
                </w:rPr>
                <w:delText xml:space="preserve">tde</w:delText>
              </w:r>
            </w:del>
            <w:del w:id="7574" w:author="Claude" w:date="2026-09-27T17:00:00Z">
              <w:r>
                <w:delText xml:space="preserve"> database TDE, </w:delText>
              </w:r>
            </w:del>
            <w:del w:id="7575" w:author="Claude" w:date="2026-09-27T17:00:00Z">
              <w:r>
                <w:rPr>
                  <w:rStyle w:val="CodeChar"/>
                </w:rPr>
                <w:delText xml:space="preserve">bkt</w:delText>
              </w:r>
            </w:del>
            <w:del w:id="7576" w:author="Claude" w:date="2026-09-27T17:00:00Z">
              <w:r>
                <w:delText xml:space="preserve"> Object Storage, </w:delText>
              </w:r>
            </w:del>
            <w:del w:id="7577" w:author="Claude" w:date="2026-09-27T17:00:00Z">
              <w:r>
                <w:rPr>
                  <w:rStyle w:val="CodeChar"/>
                </w:rPr>
                <w:delText xml:space="preserve">blk</w:delText>
              </w:r>
            </w:del>
            <w:del w:id="7578" w:author="Claude" w:date="2026-09-27T17:00:00Z">
              <w:r>
                <w:delText xml:space="preserve"> block/boot volumes, </w:delText>
              </w:r>
            </w:del>
            <w:del w:id="7579" w:author="Claude" w:date="2026-09-27T17:00:00Z">
              <w:r>
                <w:rPr>
                  <w:rStyle w:val="CodeChar"/>
                </w:rPr>
                <w:delText xml:space="preserve">scrt</w:delText>
              </w:r>
            </w:del>
            <w:del w:id="7580" w:author="Claude" w:date="2026-09-27T17:00:00Z">
              <w:r>
                <w:delText xml:space="preserve"> secrets, </w:delText>
              </w:r>
            </w:del>
            <w:del w:id="7581" w:author="Claude" w:date="2026-09-27T17:00:00Z">
              <w:r>
                <w:rPr>
                  <w:rStyle w:val="CodeChar"/>
                </w:rPr>
                <w:delText xml:space="preserve">sgn</w:delText>
              </w:r>
            </w:del>
            <w:del w:id="7582" w:author="Claude" w:date="2026-09-27T17:00:00Z">
              <w:r>
                <w:delText xml:space="preserve"> signing, </w:delText>
              </w:r>
            </w:del>
            <w:del w:id="7583" w:author="Claude" w:date="2026-09-27T17:00:00Z">
              <w:r>
                <w:rPr>
                  <w:rStyle w:val="CodeChar"/>
                </w:rPr>
                <w:delText xml:space="preserve">oke</w:delText>
              </w:r>
            </w:del>
            <w:del w:id="7584" w:author="Claude" w:date="2026-09-27T17:00:00Z">
              <w:r>
                <w:delText xml:space="preserve"> Kubernetes secrets</w:delText>
              </w:r>
            </w:del>
          </w:p>
        </w:tc>
      </w:tr>
      <w:tr>
        <w:trPr>
          <w:del w:id="7585" w:author="Claude" w:date="2026-09-27T17:00:00Z"/>
        </w:trPr>
        <w:tc>
          <w:tcPr>
            <w:tcW w:w="3120" w:type="dxa"/>
          </w:tcPr>
          <w:p>
            <w:pPr/>
            <w:del w:id="7586" w:author="Claude" w:date="2026-09-27T17:00:00Z">
              <w:r>
                <w:rPr>
                  <w:rStyle w:val="CodeChar"/>
                </w:rPr>
                <w:delText xml:space="preserve">scrt</w:delText>
              </w:r>
            </w:del>
          </w:p>
        </w:tc>
        <w:tc>
          <w:tcPr>
            <w:tcW w:w="3120" w:type="dxa"/>
          </w:tcPr>
          <w:p>
            <w:pPr/>
            <w:del w:id="7587" w:author="Claude" w:date="2026-09-27T17:00:00Z">
              <w:r>
                <w:delText xml:space="preserve">Secret kind</w:delText>
              </w:r>
            </w:del>
          </w:p>
        </w:tc>
        <w:tc>
          <w:tcPr>
            <w:tcW w:w="3120" w:type="dxa"/>
          </w:tcPr>
          <w:p>
            <w:pPr/>
            <w:del w:id="7588" w:author="Claude" w:date="2026-09-27T17:00:00Z">
              <w:r>
                <w:rPr>
                  <w:rStyle w:val="CodeChar"/>
                </w:rPr>
                <w:delText xml:space="preserve">dbc</w:delText>
              </w:r>
            </w:del>
            <w:del w:id="7589" w:author="Claude" w:date="2026-09-27T17:00:00Z">
              <w:r>
                <w:delText xml:space="preserve"> database credential, </w:delText>
              </w:r>
            </w:del>
            <w:del w:id="7590" w:author="Claude" w:date="2026-09-27T17:00:00Z">
              <w:r>
                <w:rPr>
                  <w:rStyle w:val="CodeChar"/>
                </w:rPr>
                <w:delText xml:space="preserve">api</w:delText>
              </w:r>
            </w:del>
            <w:del w:id="7591" w:author="Claude" w:date="2026-09-27T17:00:00Z">
              <w:r>
                <w:delText xml:space="preserve"> API key, </w:delText>
              </w:r>
            </w:del>
            <w:del w:id="7592" w:author="Claude" w:date="2026-09-27T17:00:00Z">
              <w:r>
                <w:rPr>
                  <w:rStyle w:val="CodeChar"/>
                </w:rPr>
                <w:delText xml:space="preserve">ssh</w:delText>
              </w:r>
            </w:del>
            <w:del w:id="7593" w:author="Claude" w:date="2026-09-27T17:00:00Z">
              <w:r>
                <w:delText xml:space="preserve"> SSH key, </w:delText>
              </w:r>
            </w:del>
            <w:del w:id="7594" w:author="Claude" w:date="2026-09-27T17:00:00Z">
              <w:r>
                <w:rPr>
                  <w:rStyle w:val="CodeChar"/>
                </w:rPr>
                <w:delText xml:space="preserve">tls</w:delText>
              </w:r>
            </w:del>
            <w:del w:id="7595" w:author="Claude" w:date="2026-09-27T17:00:00Z">
              <w:r>
                <w:delText xml:space="preserve"> TLS material, </w:delText>
              </w:r>
            </w:del>
            <w:del w:id="7596" w:author="Claude" w:date="2026-09-27T17:00:00Z">
              <w:r>
                <w:rPr>
                  <w:rStyle w:val="CodeChar"/>
                </w:rPr>
                <w:delText xml:space="preserve">svc</w:delText>
              </w:r>
            </w:del>
            <w:del w:id="7597" w:author="Claude" w:date="2026-09-27T17:00:00Z">
              <w:r>
                <w:delText xml:space="preserve"> service account, </w:delText>
              </w:r>
            </w:del>
            <w:del w:id="7598" w:author="Claude" w:date="2026-09-27T17:00:00Z">
              <w:r>
                <w:rPr>
                  <w:rStyle w:val="CodeChar"/>
                </w:rPr>
                <w:delText xml:space="preserve">wlt</w:delText>
              </w:r>
            </w:del>
            <w:del w:id="7599" w:author="Claude" w:date="2026-09-27T17:00:00Z">
              <w:r>
                <w:delText xml:space="preserve"> wallet</w:delText>
              </w:r>
            </w:del>
          </w:p>
        </w:tc>
      </w:tr>
      <w:tr>
        <w:trPr>
          <w:del w:id="7600" w:author="Claude" w:date="2026-09-27T17:00:00Z"/>
        </w:trPr>
        <w:tc>
          <w:tcPr>
            <w:tcW w:w="3120" w:type="dxa"/>
          </w:tcPr>
          <w:p>
            <w:pPr/>
            <w:del w:id="7601" w:author="Claude" w:date="2026-09-27T17:00:00Z">
              <w:r>
                <w:rPr>
                  <w:rStyle w:val="CodeChar"/>
                </w:rPr>
                <w:delText xml:space="preserve">grp</w:delText>
              </w:r>
            </w:del>
            <w:del w:id="7602" w:author="Claude" w:date="2026-09-27T17:00:00Z">
              <w:r>
                <w:delText xml:space="preserve">, </w:delText>
              </w:r>
            </w:del>
            <w:del w:id="7603" w:author="Claude" w:date="2026-09-27T17:00:00Z">
              <w:r>
                <w:rPr>
                  <w:rStyle w:val="CodeChar"/>
                </w:rPr>
                <w:delText xml:space="preserve">pol</w:delText>
              </w:r>
            </w:del>
          </w:p>
        </w:tc>
        <w:tc>
          <w:tcPr>
            <w:tcW w:w="3120" w:type="dxa"/>
          </w:tcPr>
          <w:p>
            <w:pPr/>
            <w:del w:id="7604" w:author="Claude" w:date="2026-09-27T17:00:00Z">
              <w:r>
                <w:delText xml:space="preserve">Role</w:delText>
              </w:r>
            </w:del>
          </w:p>
        </w:tc>
        <w:tc>
          <w:tcPr>
            <w:tcW w:w="3120" w:type="dxa"/>
          </w:tcPr>
          <w:p>
            <w:pPr/>
            <w:del w:id="7605" w:author="Claude" w:date="2026-09-27T17:00:00Z">
              <w:r>
                <w:rPr>
                  <w:rStyle w:val="CodeChar"/>
                </w:rPr>
                <w:delText xml:space="preserve">admin</w:delText>
              </w:r>
            </w:del>
            <w:del w:id="7606" w:author="Claude" w:date="2026-09-27T17:00:00Z">
              <w:r>
                <w:delText xml:space="preserve">, </w:delText>
              </w:r>
            </w:del>
            <w:del w:id="7607" w:author="Claude" w:date="2026-09-27T17:00:00Z">
              <w:r>
                <w:rPr>
                  <w:rStyle w:val="CodeChar"/>
                </w:rPr>
                <w:delText xml:space="preserve">oper</w:delText>
              </w:r>
            </w:del>
            <w:del w:id="7608" w:author="Claude" w:date="2026-09-27T17:00:00Z">
              <w:r>
                <w:delText xml:space="preserve"> operator, </w:delText>
              </w:r>
            </w:del>
            <w:del w:id="7609" w:author="Claude" w:date="2026-09-27T17:00:00Z">
              <w:r>
                <w:rPr>
                  <w:rStyle w:val="CodeChar"/>
                </w:rPr>
                <w:delText xml:space="preserve">read</w:delText>
              </w:r>
            </w:del>
            <w:del w:id="7610" w:author="Claude" w:date="2026-09-27T17:00:00Z">
              <w:r>
                <w:delText xml:space="preserve"> read-only, </w:delText>
              </w:r>
            </w:del>
            <w:del w:id="7611" w:author="Claude" w:date="2026-09-27T17:00:00Z">
              <w:r>
                <w:rPr>
                  <w:rStyle w:val="CodeChar"/>
                </w:rPr>
                <w:delText xml:space="preserve">audit</w:delText>
              </w:r>
            </w:del>
            <w:del w:id="7612" w:author="Claude" w:date="2026-09-27T17:00:00Z">
              <w:r>
                <w:delText xml:space="preserve">, </w:delText>
              </w:r>
            </w:del>
            <w:del w:id="7613" w:author="Claude" w:date="2026-09-27T17:00:00Z">
              <w:r>
                <w:rPr>
                  <w:rStyle w:val="CodeChar"/>
                </w:rPr>
                <w:delText xml:space="preserve">deploy</w:delText>
              </w:r>
            </w:del>
            <w:del w:id="7614" w:author="Claude" w:date="2026-09-27T17:00:00Z">
              <w:r>
                <w:delText xml:space="preserve"> pipeline, </w:delText>
              </w:r>
            </w:del>
            <w:del w:id="7615" w:author="Claude" w:date="2026-09-27T17:00:00Z">
              <w:r>
                <w:rPr>
                  <w:rStyle w:val="CodeChar"/>
                </w:rPr>
                <w:delText xml:space="preserve">brkgl</w:delText>
              </w:r>
            </w:del>
            <w:del w:id="7616" w:author="Claude" w:date="2026-09-27T17:00:00Z">
              <w:r>
                <w:delText xml:space="preserve"> break-glass</w:delText>
              </w:r>
            </w:del>
          </w:p>
        </w:tc>
      </w:tr>
      <w:tr>
        <w:trPr>
          <w:del w:id="7617" w:author="Claude" w:date="2026-09-27T17:00:00Z"/>
        </w:trPr>
        <w:tc>
          <w:tcPr>
            <w:tcW w:w="3120" w:type="dxa"/>
          </w:tcPr>
          <w:p>
            <w:pPr/>
            <w:del w:id="7618" w:author="Claude" w:date="2026-09-27T17:00:00Z">
              <w:r>
                <w:rPr>
                  <w:rStyle w:val="CodeChar"/>
                </w:rPr>
                <w:delText xml:space="preserve">dgp</w:delText>
              </w:r>
            </w:del>
          </w:p>
        </w:tc>
        <w:tc>
          <w:tcPr>
            <w:tcW w:w="3120" w:type="dxa"/>
          </w:tcPr>
          <w:p>
            <w:pPr/>
            <w:del w:id="7619" w:author="Claude" w:date="2026-09-27T17:00:00Z">
              <w:r>
                <w:delText xml:space="preserve">Member type</w:delText>
              </w:r>
            </w:del>
          </w:p>
        </w:tc>
        <w:tc>
          <w:tcPr>
            <w:tcW w:w="3120" w:type="dxa"/>
          </w:tcPr>
          <w:p>
            <w:pPr/>
            <w:del w:id="7620" w:author="Claude" w:date="2026-09-27T17:00:00Z">
              <w:r>
                <w:rPr>
                  <w:rStyle w:val="CodeChar"/>
                </w:rPr>
                <w:delText xml:space="preserve">fn</w:delText>
              </w:r>
            </w:del>
            <w:del w:id="7621" w:author="Claude" w:date="2026-09-27T17:00:00Z">
              <w:r>
                <w:delText xml:space="preserve">, </w:delText>
              </w:r>
            </w:del>
            <w:del w:id="7622" w:author="Claude" w:date="2026-09-27T17:00:00Z">
              <w:r>
                <w:rPr>
                  <w:rStyle w:val="CodeChar"/>
                </w:rPr>
                <w:delText xml:space="preserve">vm</w:delText>
              </w:r>
            </w:del>
            <w:del w:id="7623" w:author="Claude" w:date="2026-09-27T17:00:00Z">
              <w:r>
                <w:delText xml:space="preserve">, </w:delText>
              </w:r>
            </w:del>
            <w:del w:id="7624" w:author="Claude" w:date="2026-09-27T17:00:00Z">
              <w:r>
                <w:rPr>
                  <w:rStyle w:val="CodeChar"/>
                </w:rPr>
                <w:delText xml:space="preserve">oke</w:delText>
              </w:r>
            </w:del>
            <w:del w:id="7625" w:author="Claude" w:date="2026-09-27T17:00:00Z">
              <w:r>
                <w:delText xml:space="preserve">, </w:delText>
              </w:r>
            </w:del>
            <w:del w:id="7626" w:author="Claude" w:date="2026-09-27T17:00:00Z">
              <w:r>
                <w:rPr>
                  <w:rStyle w:val="CodeChar"/>
                </w:rPr>
                <w:delText xml:space="preserve">adb</w:delText>
              </w:r>
            </w:del>
            <w:del w:id="7627" w:author="Claude" w:date="2026-09-27T17:00:00Z">
              <w:r>
                <w:delText xml:space="preserve">, </w:delText>
              </w:r>
            </w:del>
            <w:del w:id="7628" w:author="Claude" w:date="2026-09-27T17:00:00Z">
              <w:r>
                <w:rPr>
                  <w:rStyle w:val="CodeChar"/>
                </w:rPr>
                <w:delText xml:space="preserve">dis</w:delText>
              </w:r>
            </w:del>
            <w:del w:id="7629" w:author="Claude" w:date="2026-09-27T17:00:00Z">
              <w:r>
                <w:delText xml:space="preserve">, </w:delText>
              </w:r>
            </w:del>
            <w:del w:id="7630" w:author="Claude" w:date="2026-09-27T17:00:00Z">
              <w:r>
                <w:rPr>
                  <w:rStyle w:val="CodeChar"/>
                </w:rPr>
                <w:delText xml:space="preserve">dfa</w:delText>
              </w:r>
            </w:del>
            <w:del w:id="7631" w:author="Claude" w:date="2026-09-27T17:00:00Z">
              <w:r>
                <w:delText xml:space="preserve">, </w:delText>
              </w:r>
            </w:del>
            <w:del w:id="7632" w:author="Claude" w:date="2026-09-27T17:00:00Z">
              <w:r>
                <w:rPr>
                  <w:rStyle w:val="CodeChar"/>
                </w:rPr>
                <w:delText xml:space="preserve">apg</w:delText>
              </w:r>
            </w:del>
          </w:p>
        </w:tc>
      </w:tr>
      <w:tr>
        <w:trPr>
          <w:del w:id="7633" w:author="Claude" w:date="2026-09-27T17:00:00Z"/>
        </w:trPr>
        <w:tc>
          <w:tcPr>
            <w:tcW w:w="3120" w:type="dxa"/>
          </w:tcPr>
          <w:p>
            <w:pPr/>
            <w:del w:id="7634" w:author="Claude" w:date="2026-09-27T17:00:00Z">
              <w:r>
                <w:rPr>
                  <w:rStyle w:val="CodeChar"/>
                </w:rPr>
                <w:delText xml:space="preserve">log</w:delText>
              </w:r>
            </w:del>
          </w:p>
        </w:tc>
        <w:tc>
          <w:tcPr>
            <w:tcW w:w="3120" w:type="dxa"/>
          </w:tcPr>
          <w:p>
            <w:pPr/>
            <w:del w:id="7635" w:author="Claude" w:date="2026-09-27T17:00:00Z">
              <w:r>
                <w:delText xml:space="preserve">Source</w:delText>
              </w:r>
            </w:del>
          </w:p>
        </w:tc>
        <w:tc>
          <w:tcPr>
            <w:tcW w:w="3120" w:type="dxa"/>
          </w:tcPr>
          <w:p>
            <w:pPr/>
            <w:del w:id="7636" w:author="Claude" w:date="2026-09-27T17:00:00Z">
              <w:r>
                <w:rPr>
                  <w:rStyle w:val="CodeChar"/>
                </w:rPr>
                <w:delText xml:space="preserve">flow</w:delText>
              </w:r>
            </w:del>
            <w:del w:id="7637" w:author="Claude" w:date="2026-09-27T17:00:00Z">
              <w:r>
                <w:delText xml:space="preserve"> VCN flow logs, </w:delText>
              </w:r>
            </w:del>
            <w:del w:id="7638" w:author="Claude" w:date="2026-09-27T17:00:00Z">
              <w:r>
                <w:rPr>
                  <w:rStyle w:val="CodeChar"/>
                </w:rPr>
                <w:delText xml:space="preserve">lb</w:delText>
              </w:r>
            </w:del>
            <w:del w:id="7639" w:author="Claude" w:date="2026-09-27T17:00:00Z">
              <w:r>
                <w:delText xml:space="preserve">, </w:delText>
              </w:r>
            </w:del>
            <w:del w:id="7640" w:author="Claude" w:date="2026-09-27T17:00:00Z">
              <w:r>
                <w:rPr>
                  <w:rStyle w:val="CodeChar"/>
                </w:rPr>
                <w:delText xml:space="preserve">apg</w:delText>
              </w:r>
            </w:del>
            <w:del w:id="7641" w:author="Claude" w:date="2026-09-27T17:00:00Z">
              <w:r>
                <w:delText xml:space="preserve">, </w:delText>
              </w:r>
            </w:del>
            <w:del w:id="7642" w:author="Claude" w:date="2026-09-27T17:00:00Z">
              <w:r>
                <w:rPr>
                  <w:rStyle w:val="CodeChar"/>
                </w:rPr>
                <w:delText xml:space="preserve">fn</w:delText>
              </w:r>
            </w:del>
            <w:del w:id="7643" w:author="Claude" w:date="2026-09-27T17:00:00Z">
              <w:r>
                <w:delText xml:space="preserve">, </w:delText>
              </w:r>
            </w:del>
            <w:del w:id="7644" w:author="Claude" w:date="2026-09-27T17:00:00Z">
              <w:r>
                <w:rPr>
                  <w:rStyle w:val="CodeChar"/>
                </w:rPr>
                <w:delText xml:space="preserve">waf</w:delText>
              </w:r>
            </w:del>
            <w:del w:id="7645" w:author="Claude" w:date="2026-09-27T17:00:00Z">
              <w:r>
                <w:delText xml:space="preserve">, </w:delText>
              </w:r>
            </w:del>
            <w:del w:id="7646" w:author="Claude" w:date="2026-09-27T17:00:00Z">
              <w:r>
                <w:rPr>
                  <w:rStyle w:val="CodeChar"/>
                </w:rPr>
                <w:delText xml:space="preserve">os</w:delText>
              </w:r>
            </w:del>
            <w:del w:id="7647" w:author="Claude" w:date="2026-09-27T17:00:00Z">
              <w:r>
                <w:delText xml:space="preserve"> OS/agent, </w:delText>
              </w:r>
            </w:del>
            <w:del w:id="7648" w:author="Claude" w:date="2026-09-27T17:00:00Z">
              <w:r>
                <w:rPr>
                  <w:rStyle w:val="CodeChar"/>
                </w:rPr>
                <w:delText xml:space="preserve">app</w:delText>
              </w:r>
            </w:del>
            <w:del w:id="7649" w:author="Claude" w:date="2026-09-27T17:00:00Z">
              <w:r>
                <w:delText xml:space="preserve">, </w:delText>
              </w:r>
            </w:del>
            <w:del w:id="7650" w:author="Claude" w:date="2026-09-27T17:00:00Z">
              <w:r>
                <w:rPr>
                  <w:rStyle w:val="CodeChar"/>
                </w:rPr>
                <w:delText xml:space="preserve">oke</w:delText>
              </w:r>
            </w:del>
            <w:del w:id="7651" w:author="Claude" w:date="2026-09-27T17:00:00Z">
              <w:r>
                <w:delText xml:space="preserve">, </w:delText>
              </w:r>
            </w:del>
            <w:del w:id="7652" w:author="Claude" w:date="2026-09-27T17:00:00Z">
              <w:r>
                <w:rPr>
                  <w:rStyle w:val="CodeChar"/>
                </w:rPr>
                <w:delText xml:space="preserve">aud</w:delText>
              </w:r>
            </w:del>
          </w:p>
        </w:tc>
      </w:tr>
      <w:tr>
        <w:trPr>
          <w:del w:id="7653" w:author="Claude" w:date="2026-09-27T17:00:00Z"/>
        </w:trPr>
        <w:tc>
          <w:tcPr>
            <w:tcW w:w="3120" w:type="dxa"/>
          </w:tcPr>
          <w:p>
            <w:pPr/>
            <w:del w:id="7654" w:author="Claude" w:date="2026-09-27T17:00:00Z">
              <w:r>
                <w:rPr>
                  <w:rStyle w:val="CodeChar"/>
                </w:rPr>
                <w:delText xml:space="preserve">alm</w:delText>
              </w:r>
            </w:del>
          </w:p>
        </w:tc>
        <w:tc>
          <w:tcPr>
            <w:tcW w:w="3120" w:type="dxa"/>
          </w:tcPr>
          <w:p>
            <w:pPr/>
            <w:del w:id="7655" w:author="Claude" w:date="2026-09-27T17:00:00Z">
              <w:r>
                <w:delText xml:space="preserve">Signal</w:delText>
              </w:r>
            </w:del>
          </w:p>
        </w:tc>
        <w:tc>
          <w:tcPr>
            <w:tcW w:w="3120" w:type="dxa"/>
          </w:tcPr>
          <w:p>
            <w:pPr/>
            <w:del w:id="7656" w:author="Claude" w:date="2026-09-27T17:00:00Z">
              <w:r>
                <w:rPr>
                  <w:rStyle w:val="CodeChar"/>
                </w:rPr>
                <w:delText xml:space="preserve">cpu</w:delText>
              </w:r>
            </w:del>
            <w:del w:id="7657" w:author="Claude" w:date="2026-09-27T17:00:00Z">
              <w:r>
                <w:delText xml:space="preserve">, </w:delText>
              </w:r>
            </w:del>
            <w:del w:id="7658" w:author="Claude" w:date="2026-09-27T17:00:00Z">
              <w:r>
                <w:rPr>
                  <w:rStyle w:val="CodeChar"/>
                </w:rPr>
                <w:delText xml:space="preserve">mem</w:delText>
              </w:r>
            </w:del>
            <w:del w:id="7659" w:author="Claude" w:date="2026-09-27T17:00:00Z">
              <w:r>
                <w:delText xml:space="preserve">, </w:delText>
              </w:r>
            </w:del>
            <w:del w:id="7660" w:author="Claude" w:date="2026-09-27T17:00:00Z">
              <w:r>
                <w:rPr>
                  <w:rStyle w:val="CodeChar"/>
                </w:rPr>
                <w:delText xml:space="preserve">dsk</w:delText>
              </w:r>
            </w:del>
            <w:del w:id="7661" w:author="Claude" w:date="2026-09-27T17:00:00Z">
              <w:r>
                <w:delText xml:space="preserve">, </w:delText>
              </w:r>
            </w:del>
            <w:del w:id="7662" w:author="Claude" w:date="2026-09-27T17:00:00Z">
              <w:r>
                <w:rPr>
                  <w:rStyle w:val="CodeChar"/>
                </w:rPr>
                <w:delText xml:space="preserve">lat</w:delText>
              </w:r>
            </w:del>
            <w:del w:id="7663" w:author="Claude" w:date="2026-09-27T17:00:00Z">
              <w:r>
                <w:delText xml:space="preserve"> latency, </w:delText>
              </w:r>
            </w:del>
            <w:del w:id="7664" w:author="Claude" w:date="2026-09-27T17:00:00Z">
              <w:r>
                <w:rPr>
                  <w:rStyle w:val="CodeChar"/>
                </w:rPr>
                <w:delText xml:space="preserve">err</w:delText>
              </w:r>
            </w:del>
            <w:del w:id="7665" w:author="Claude" w:date="2026-09-27T17:00:00Z">
              <w:r>
                <w:delText xml:space="preserve"> errors, </w:delText>
              </w:r>
            </w:del>
            <w:del w:id="7666" w:author="Claude" w:date="2026-09-27T17:00:00Z">
              <w:r>
                <w:rPr>
                  <w:rStyle w:val="CodeChar"/>
                </w:rPr>
                <w:delText xml:space="preserve">avl</w:delText>
              </w:r>
            </w:del>
            <w:del w:id="7667" w:author="Claude" w:date="2026-09-27T17:00:00Z">
              <w:r>
                <w:delText xml:space="preserve"> availability, </w:delText>
              </w:r>
            </w:del>
            <w:del w:id="7668" w:author="Claude" w:date="2026-09-27T17:00:00Z">
              <w:r>
                <w:rPr>
                  <w:rStyle w:val="CodeChar"/>
                </w:rPr>
                <w:delText xml:space="preserve">cap</w:delText>
              </w:r>
            </w:del>
            <w:del w:id="7669" w:author="Claude" w:date="2026-09-27T17:00:00Z">
              <w:r>
                <w:delText xml:space="preserve"> capacity, </w:delText>
              </w:r>
            </w:del>
            <w:del w:id="7670" w:author="Claude" w:date="2026-09-27T17:00:00Z">
              <w:r>
                <w:rPr>
                  <w:rStyle w:val="CodeChar"/>
                </w:rPr>
                <w:delText xml:space="preserve">lag</w:delText>
              </w:r>
            </w:del>
            <w:del w:id="7671" w:author="Claude" w:date="2026-09-27T17:00:00Z">
              <w:r>
                <w:delText xml:space="preserve"> replication lag</w:delText>
              </w:r>
            </w:del>
          </w:p>
        </w:tc>
      </w:tr>
      <w:tr>
        <w:trPr>
          <w:del w:id="7672" w:author="Claude" w:date="2026-09-27T17:00:00Z"/>
        </w:trPr>
        <w:tc>
          <w:tcPr>
            <w:tcW w:w="3120" w:type="dxa"/>
          </w:tcPr>
          <w:p>
            <w:pPr/>
            <w:del w:id="7673" w:author="Claude" w:date="2026-09-27T17:00:00Z">
              <w:r>
                <w:rPr>
                  <w:rStyle w:val="CodeChar"/>
                </w:rPr>
                <w:delText xml:space="preserve">rpc</w:delText>
              </w:r>
            </w:del>
          </w:p>
        </w:tc>
        <w:tc>
          <w:tcPr>
            <w:tcW w:w="3120" w:type="dxa"/>
          </w:tcPr>
          <w:p>
            <w:pPr/>
            <w:del w:id="7674" w:author="Claude" w:date="2026-09-27T17:00:00Z">
              <w:r>
                <w:delText xml:space="preserve">Peer region</w:delText>
              </w:r>
            </w:del>
          </w:p>
        </w:tc>
        <w:tc>
          <w:tcPr>
            <w:tcW w:w="3120" w:type="dxa"/>
          </w:tcPr>
          <w:p>
            <w:pPr/>
            <w:del w:id="7675" w:author="Claude" w:date="2026-09-27T17:00:00Z">
              <w:r>
                <w:delText xml:space="preserve">Any region key, for example </w:delText>
              </w:r>
            </w:del>
            <w:del w:id="7676" w:author="Claude" w:date="2026-09-27T17:00:00Z">
              <w:r>
                <w:rPr>
                  <w:rStyle w:val="CodeChar"/>
                </w:rPr>
                <w:delText xml:space="preserve">fra</w:delText>
              </w:r>
            </w:del>
          </w:p>
        </w:tc>
      </w:tr>
      <w:tr>
        <w:trPr>
          <w:del w:id="7677" w:author="Claude" w:date="2026-09-27T17:00:00Z"/>
        </w:trPr>
        <w:tc>
          <w:tcPr>
            <w:tcW w:w="3120" w:type="dxa"/>
          </w:tcPr>
          <w:p>
            <w:pPr/>
            <w:del w:id="7678" w:author="Claude" w:date="2026-09-27T17:00:00Z">
              <w:r>
                <w:rPr>
                  <w:rStyle w:val="CodeChar"/>
                </w:rPr>
                <w:delText xml:space="preserve">dra</w:delText>
              </w:r>
            </w:del>
          </w:p>
        </w:tc>
        <w:tc>
          <w:tcPr>
            <w:tcW w:w="3120" w:type="dxa"/>
          </w:tcPr>
          <w:p>
            <w:pPr/>
            <w:del w:id="7679" w:author="Claude" w:date="2026-09-27T17:00:00Z">
              <w:r>
                <w:delText xml:space="preserve">Attached type</w:delText>
              </w:r>
            </w:del>
          </w:p>
        </w:tc>
        <w:tc>
          <w:tcPr>
            <w:tcW w:w="3120" w:type="dxa"/>
          </w:tcPr>
          <w:p>
            <w:pPr/>
            <w:del w:id="7680" w:author="Claude" w:date="2026-09-27T17:00:00Z">
              <w:r>
                <w:rPr>
                  <w:rStyle w:val="CodeChar"/>
                </w:rPr>
                <w:delText xml:space="preserve">vcn</w:delText>
              </w:r>
            </w:del>
            <w:del w:id="7681" w:author="Claude" w:date="2026-09-27T17:00:00Z">
              <w:r>
                <w:delText xml:space="preserve">, </w:delText>
              </w:r>
            </w:del>
            <w:del w:id="7682" w:author="Claude" w:date="2026-09-27T17:00:00Z">
              <w:r>
                <w:rPr>
                  <w:rStyle w:val="CodeChar"/>
                </w:rPr>
                <w:delText xml:space="preserve">fcv</w:delText>
              </w:r>
            </w:del>
            <w:del w:id="7683" w:author="Claude" w:date="2026-09-27T17:00:00Z">
              <w:r>
                <w:delText xml:space="preserve"> FastConnect, </w:delText>
              </w:r>
            </w:del>
            <w:del w:id="7684" w:author="Claude" w:date="2026-09-27T17:00:00Z">
              <w:r>
                <w:rPr>
                  <w:rStyle w:val="CodeChar"/>
                </w:rPr>
                <w:delText xml:space="preserve">ips</w:delText>
              </w:r>
            </w:del>
            <w:del w:id="7685" w:author="Claude" w:date="2026-09-27T17:00:00Z">
              <w:r>
                <w:delText xml:space="preserve"> IPSec, </w:delText>
              </w:r>
            </w:del>
            <w:del w:id="7686" w:author="Claude" w:date="2026-09-27T17:00:00Z">
              <w:r>
                <w:rPr>
                  <w:rStyle w:val="CodeChar"/>
                </w:rPr>
                <w:delText xml:space="preserve">rpc</w:delText>
              </w:r>
            </w:del>
          </w:p>
        </w:tc>
      </w:tr>
      <w:tr>
        <w:trPr>
          <w:del w:id="7687" w:author="Claude" w:date="2026-09-27T17:00:00Z"/>
        </w:trPr>
        <w:tc>
          <w:tcPr>
            <w:tcW w:w="3120" w:type="dxa"/>
          </w:tcPr>
          <w:p>
            <w:pPr/>
            <w:del w:id="7688" w:author="Claude" w:date="2026-09-27T17:00:00Z">
              <w:r>
                <w:rPr>
                  <w:rStyle w:val="CodeChar"/>
                </w:rPr>
                <w:delText xml:space="preserve">onp</w:delText>
              </w:r>
            </w:del>
          </w:p>
        </w:tc>
        <w:tc>
          <w:tcPr>
            <w:tcW w:w="3120" w:type="dxa"/>
          </w:tcPr>
          <w:p>
            <w:pPr/>
            <w:del w:id="7689" w:author="Claude" w:date="2026-09-27T17:00:00Z">
              <w:r>
                <w:delText xml:space="preserve">Pool purpose (optional)</w:delText>
              </w:r>
            </w:del>
          </w:p>
        </w:tc>
        <w:tc>
          <w:tcPr>
            <w:tcW w:w="3120" w:type="dxa"/>
          </w:tcPr>
          <w:p>
            <w:pPr/>
            <w:del w:id="7690" w:author="Claude" w:date="2026-09-27T17:00:00Z">
              <w:r>
                <w:rPr>
                  <w:rStyle w:val="CodeChar"/>
                </w:rPr>
                <w:delText xml:space="preserve">sys</w:delText>
              </w:r>
            </w:del>
            <w:del w:id="7691" w:author="Claude" w:date="2026-09-27T17:00:00Z">
              <w:r>
                <w:delText xml:space="preserve"> system add-ons, </w:delText>
              </w:r>
            </w:del>
            <w:del w:id="7692" w:author="Claude" w:date="2026-09-27T17:00:00Z">
              <w:r>
                <w:rPr>
                  <w:rStyle w:val="CodeChar"/>
                </w:rPr>
                <w:delText xml:space="preserve">app</w:delText>
              </w:r>
            </w:del>
            <w:del w:id="7693" w:author="Claude" w:date="2026-09-27T17:00:00Z">
              <w:r>
                <w:delText xml:space="preserve">, </w:delText>
              </w:r>
            </w:del>
            <w:del w:id="7694" w:author="Claude" w:date="2026-09-27T17:00:00Z">
              <w:r>
                <w:rPr>
                  <w:rStyle w:val="CodeChar"/>
                </w:rPr>
                <w:delText xml:space="preserve">gpu</w:delText>
              </w:r>
            </w:del>
            <w:del w:id="7695" w:author="Claude" w:date="2026-09-27T17:00:00Z">
              <w:r>
                <w:delText xml:space="preserve">, </w:delText>
              </w:r>
            </w:del>
            <w:del w:id="7696" w:author="Claude" w:date="2026-09-27T17:00:00Z">
              <w:r>
                <w:rPr>
                  <w:rStyle w:val="CodeChar"/>
                </w:rPr>
                <w:delText xml:space="preserve">batch</w:delText>
              </w:r>
            </w:del>
          </w:p>
        </w:tc>
      </w:tr>
      <w:tr>
        <w:trPr>
          <w:del w:id="7697" w:author="Claude" w:date="2026-09-27T17:00:00Z"/>
        </w:trPr>
        <w:tc>
          <w:tcPr>
            <w:tcW w:w="3120" w:type="dxa"/>
          </w:tcPr>
          <w:p>
            <w:pPr/>
            <w:del w:id="7698" w:author="Claude" w:date="2026-09-27T17:00:00Z">
              <w:r>
                <w:rPr>
                  <w:rStyle w:val="CodeChar"/>
                </w:rPr>
                <w:delText xml:space="preserve">blv</w:delText>
              </w:r>
            </w:del>
          </w:p>
        </w:tc>
        <w:tc>
          <w:tcPr>
            <w:tcW w:w="3120" w:type="dxa"/>
          </w:tcPr>
          <w:p>
            <w:pPr/>
            <w:del w:id="7699" w:author="Claude" w:date="2026-09-27T17:00:00Z">
              <w:r>
                <w:delText xml:space="preserve">Content (optional)</w:delText>
              </w:r>
            </w:del>
          </w:p>
        </w:tc>
        <w:tc>
          <w:tcPr>
            <w:tcW w:w="3120" w:type="dxa"/>
          </w:tcPr>
          <w:p>
            <w:pPr/>
            <w:del w:id="7700" w:author="Claude" w:date="2026-09-27T17:00:00Z">
              <w:r>
                <w:rPr>
                  <w:rStyle w:val="CodeChar"/>
                </w:rPr>
                <w:delText xml:space="preserve">data</w:delText>
              </w:r>
            </w:del>
            <w:del w:id="7701" w:author="Claude" w:date="2026-09-27T17:00:00Z">
              <w:r>
                <w:delText xml:space="preserve">, </w:delText>
              </w:r>
            </w:del>
            <w:del w:id="7702" w:author="Claude" w:date="2026-09-27T17:00:00Z">
              <w:r>
                <w:rPr>
                  <w:rStyle w:val="CodeChar"/>
                </w:rPr>
                <w:delText xml:space="preserve">log</w:delText>
              </w:r>
            </w:del>
            <w:del w:id="7703" w:author="Claude" w:date="2026-09-27T17:00:00Z">
              <w:r>
                <w:delText xml:space="preserve">, </w:delText>
              </w:r>
            </w:del>
            <w:del w:id="7704" w:author="Claude" w:date="2026-09-27T17:00:00Z">
              <w:r>
                <w:rPr>
                  <w:rStyle w:val="CodeChar"/>
                </w:rPr>
                <w:delText xml:space="preserve">redo</w:delText>
              </w:r>
            </w:del>
            <w:del w:id="7705" w:author="Claude" w:date="2026-09-27T17:00:00Z">
              <w:r>
                <w:delText xml:space="preserve">, </w:delText>
              </w:r>
            </w:del>
            <w:del w:id="7706" w:author="Claude" w:date="2026-09-27T17:00:00Z">
              <w:r>
                <w:rPr>
                  <w:rStyle w:val="CodeChar"/>
                </w:rPr>
                <w:delText xml:space="preserve">arc</w:delText>
              </w:r>
            </w:del>
            <w:del w:id="7707" w:author="Claude" w:date="2026-09-27T17:00:00Z">
              <w:r>
                <w:delText xml:space="preserve">, </w:delText>
              </w:r>
            </w:del>
            <w:del w:id="7708" w:author="Claude" w:date="2026-09-27T17:00:00Z">
              <w:r>
                <w:rPr>
                  <w:rStyle w:val="CodeChar"/>
                </w:rPr>
                <w:delText xml:space="preserve">bin</w:delText>
              </w:r>
            </w:del>
          </w:p>
        </w:tc>
      </w:tr>
      <w:tr>
        <w:trPr>
          <w:del w:id="7709" w:author="Claude" w:date="2026-09-27T17:00:00Z"/>
        </w:trPr>
        <w:tc>
          <w:tcPr>
            <w:tcW w:w="3120" w:type="dxa"/>
          </w:tcPr>
          <w:p>
            <w:pPr/>
            <w:del w:id="7710" w:author="Claude" w:date="2026-09-27T17:00:00Z">
              <w:r>
                <w:rPr>
                  <w:rStyle w:val="CodeChar"/>
                </w:rPr>
                <w:delText xml:space="preserve">stm</w:delText>
              </w:r>
            </w:del>
            <w:del w:id="7711" w:author="Claude" w:date="2026-09-27T17:00:00Z">
              <w:r>
                <w:delText xml:space="preserve">, </w:delText>
              </w:r>
            </w:del>
            <w:del w:id="7712" w:author="Claude" w:date="2026-09-27T17:00:00Z">
              <w:r>
                <w:rPr>
                  <w:rStyle w:val="CodeChar"/>
                </w:rPr>
                <w:delText xml:space="preserve">que</w:delText>
              </w:r>
            </w:del>
            <w:del w:id="7713" w:author="Claude" w:date="2026-09-27T17:00:00Z">
              <w:r>
                <w:delText xml:space="preserve">, </w:delText>
              </w:r>
            </w:del>
            <w:del w:id="7714" w:author="Claude" w:date="2026-09-27T17:00:00Z">
              <w:r>
                <w:rPr>
                  <w:rStyle w:val="CodeChar"/>
                </w:rPr>
                <w:delText xml:space="preserve">ons</w:delText>
              </w:r>
            </w:del>
          </w:p>
        </w:tc>
        <w:tc>
          <w:tcPr>
            <w:tcW w:w="3120" w:type="dxa"/>
          </w:tcPr>
          <w:p>
            <w:pPr/>
            <w:del w:id="7715" w:author="Claude" w:date="2026-09-27T17:00:00Z">
              <w:r>
                <w:delText xml:space="preserve">Purpose (optional)</w:delText>
              </w:r>
            </w:del>
          </w:p>
        </w:tc>
        <w:tc>
          <w:tcPr>
            <w:tcW w:w="3120" w:type="dxa"/>
          </w:tcPr>
          <w:p>
            <w:pPr/>
            <w:del w:id="7716" w:author="Claude" w:date="2026-09-27T17:00:00Z">
              <w:r>
                <w:rPr>
                  <w:rStyle w:val="CodeChar"/>
                </w:rPr>
                <w:delText xml:space="preserve">evt</w:delText>
              </w:r>
            </w:del>
            <w:del w:id="7717" w:author="Claude" w:date="2026-09-27T17:00:00Z">
              <w:r>
                <w:delText xml:space="preserve"> events, </w:delText>
              </w:r>
            </w:del>
            <w:del w:id="7718" w:author="Claude" w:date="2026-09-27T17:00:00Z">
              <w:r>
                <w:rPr>
                  <w:rStyle w:val="CodeChar"/>
                </w:rPr>
                <w:delText xml:space="preserve">txn</w:delText>
              </w:r>
            </w:del>
            <w:del w:id="7719" w:author="Claude" w:date="2026-09-27T17:00:00Z">
              <w:r>
                <w:delText xml:space="preserve"> transactions, </w:delText>
              </w:r>
            </w:del>
            <w:del w:id="7720" w:author="Claude" w:date="2026-09-27T17:00:00Z">
              <w:r>
                <w:rPr>
                  <w:rStyle w:val="CodeChar"/>
                </w:rPr>
                <w:delText xml:space="preserve">ops</w:delText>
              </w:r>
            </w:del>
            <w:del w:id="7721" w:author="Claude" w:date="2026-09-27T17:00:00Z">
              <w:r>
                <w:delText xml:space="preserve"> operations alerts, </w:delText>
              </w:r>
            </w:del>
            <w:del w:id="7722" w:author="Claude" w:date="2026-09-27T17:00:00Z">
              <w:r>
                <w:rPr>
                  <w:rStyle w:val="CodeChar"/>
                </w:rPr>
                <w:delText xml:space="preserve">soc</w:delText>
              </w:r>
            </w:del>
            <w:del w:id="7723" w:author="Claude" w:date="2026-09-27T17:00:00Z">
              <w:r>
                <w:delText xml:space="preserve"> security alerts, </w:delText>
              </w:r>
            </w:del>
            <w:del w:id="7724" w:author="Claude" w:date="2026-09-27T17:00:00Z">
              <w:r>
                <w:rPr>
                  <w:rStyle w:val="CodeChar"/>
                </w:rPr>
                <w:delText xml:space="preserve">fin</w:delText>
              </w:r>
            </w:del>
            <w:del w:id="7725" w:author="Claude" w:date="2026-09-27T17:00:00Z">
              <w:r>
                <w:delText xml:space="preserve"> cost alerts</w:delText>
              </w:r>
            </w:del>
          </w:p>
        </w:tc>
      </w:tr>
    </w:tbl>
    <w:p>
      <w:pPr>
        <w:rPr>
          <w:del w:id="7733" w:author="Claude" w:date="2026-09-27T17:00:00Z"/>
        </w:rPr>
      </w:pPr>
      <w:del w:id="7726" w:author="Claude" w:date="2026-09-27T17:00:00Z">
        <w:r>
          <w:delText xml:space="preserve">OS </w:delText>
        </w:r>
      </w:del>
      <w:del w:id="7727" w:author="Claude" w:date="2026-09-27T17:00:00Z">
        <w:r>
          <w:rPr>
            <w:b/>
          </w:rPr>
          <w:delText xml:space="preserve">versions</w:delText>
        </w:r>
      </w:del>
      <w:del w:id="7728" w:author="Claude" w:date="2026-09-27T17:00:00Z">
        <w:r>
          <w:delText xml:space="preserve"> and DB </w:delText>
        </w:r>
      </w:del>
      <w:del w:id="7729" w:author="Claude" w:date="2026-09-27T17:00:00Z">
        <w:r>
          <w:rPr>
            <w:b/>
          </w:rPr>
          <w:delText xml:space="preserve">versions</w:delText>
        </w:r>
      </w:del>
      <w:del w:id="7730" w:author="Claude" w:date="2026-09-27T17:00:00Z">
        <w:r>
          <w:delText xml:space="preserve"> are deliberately excluded for mutable resources; they are recorded in the </w:delText>
        </w:r>
      </w:del>
      <w:del w:id="7731" w:author="Claude" w:date="2026-09-27T17:00:00Z">
        <w:r>
          <w:rPr>
            <w:rStyle w:val="CodeChar"/>
          </w:rPr>
          <w:delText xml:space="preserve">operations.OsVersion</w:delText>
        </w:r>
      </w:del>
      <w:del w:id="7732" w:author="Claude" w:date="2026-09-27T17:00:00Z">
        <w:r>
          <w:delText xml:space="preserve"> tag or read from the resource. Images are the exception because an image is immutable (section 13).</w:delText>
        </w:r>
      </w:del>
    </w:p>
    <w:p>
      <w:pPr>
        <w:pStyle w:val="Heading2"/>
        <w:rPr>
          <w:del w:id="7735" w:author="Claude" w:date="2026-09-27T17:00:00Z"/>
        </w:rPr>
      </w:pPr>
      <w:del w:id="7734" w:author="Claude" w:date="2026-09-27T17:00:00Z">
        <w:r>
          <w:delText xml:space="preserve">7. Environment Codes</w:delText>
        </w:r>
      </w:del>
    </w:p>
    <w:p>
      <w:pPr>
        <w:rPr>
          <w:del w:id="7739" w:author="Claude" w:date="2026-09-27T17:00:00Z"/>
        </w:rPr>
      </w:pPr>
      <w:del w:id="7736" w:author="Claude" w:date="2026-09-27T17:00:00Z">
        <w:r>
          <w:delText xml:space="preserve">Nine three-letter codes replace </w:delText>
        </w:r>
      </w:del>
      <w:del w:id="7737" w:author="Claude" w:date="2026-09-27T17:00:00Z">
        <w:r>
          <w:rPr>
            <w:rStyle w:val="CodeChar"/>
          </w:rPr>
          <w:delText xml:space="preserve">d / t1 / t2 / pp / p</w:delText>
        </w:r>
      </w:del>
      <w:del w:id="7738" w:author="Claude" w:date="2026-09-27T17:00:00Z">
        <w:r>
          <w:delText xml:space="preserve">; each has a one-letter compact form used only inside length-limited derived names.</w:delText>
        </w:r>
      </w:de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del w:id="7740" w:author="Claude" w:date="2026-09-27T17:00:00Z"/>
        </w:trPr>
        <w:tc>
          <w:tcPr>
            <w:tcW w:w="1560" w:type="dxa"/>
            <w:shd w:val="clear" w:color="auto" w:fill="F2F2F2"/>
          </w:tcPr>
          <w:p>
            <w:pPr/>
            <w:del w:id="7741" w:author="Claude" w:date="2026-09-27T17:00:00Z">
              <w:r>
                <w:delText xml:space="preserve">Code</w:delText>
              </w:r>
            </w:del>
          </w:p>
        </w:tc>
        <w:tc>
          <w:tcPr>
            <w:tcW w:w="1560" w:type="dxa"/>
            <w:shd w:val="clear" w:color="auto" w:fill="F2F2F2"/>
          </w:tcPr>
          <w:p>
            <w:pPr/>
            <w:del w:id="7742" w:author="Claude" w:date="2026-09-27T17:00:00Z">
              <w:r>
                <w:delText xml:space="preserve">Compact</w:delText>
              </w:r>
            </w:del>
          </w:p>
        </w:tc>
        <w:tc>
          <w:tcPr>
            <w:tcW w:w="1560" w:type="dxa"/>
            <w:shd w:val="clear" w:color="auto" w:fill="F2F2F2"/>
          </w:tcPr>
          <w:p>
            <w:pPr/>
            <w:del w:id="7743" w:author="Claude" w:date="2026-09-27T17:00:00Z">
              <w:r>
                <w:delText xml:space="preserve">Environment</w:delText>
              </w:r>
            </w:del>
          </w:p>
        </w:tc>
        <w:tc>
          <w:tcPr>
            <w:tcW w:w="1560" w:type="dxa"/>
            <w:shd w:val="clear" w:color="auto" w:fill="F2F2F2"/>
          </w:tcPr>
          <w:p>
            <w:pPr/>
            <w:del w:id="7744" w:author="Claude" w:date="2026-09-27T17:00:00Z">
              <w:r>
                <w:delText xml:space="preserve">Tier</w:delText>
              </w:r>
            </w:del>
          </w:p>
        </w:tc>
        <w:tc>
          <w:tcPr>
            <w:tcW w:w="1560" w:type="dxa"/>
            <w:shd w:val="clear" w:color="auto" w:fill="F2F2F2"/>
          </w:tcPr>
          <w:p>
            <w:pPr/>
            <w:del w:id="7745" w:author="Claude" w:date="2026-09-27T17:00:00Z">
              <w:r>
                <w:delText xml:space="preserve">Holds production data?</w:delText>
              </w:r>
            </w:del>
          </w:p>
        </w:tc>
        <w:tc>
          <w:tcPr>
            <w:tcW w:w="1560" w:type="dxa"/>
            <w:shd w:val="clear" w:color="auto" w:fill="F2F2F2"/>
          </w:tcPr>
          <w:p>
            <w:pPr/>
            <w:del w:id="7746" w:author="Claude" w:date="2026-09-27T17:00:00Z">
              <w:r>
                <w:delText xml:space="preserve">Replaces</w:delText>
              </w:r>
            </w:del>
          </w:p>
        </w:tc>
      </w:tr>
      <w:tr>
        <w:trPr>
          <w:del w:id="7747" w:author="Claude" w:date="2026-09-27T17:00:00Z"/>
        </w:trPr>
        <w:tc>
          <w:tcPr>
            <w:tcW w:w="1560" w:type="dxa"/>
          </w:tcPr>
          <w:p>
            <w:pPr/>
            <w:del w:id="7748" w:author="Claude" w:date="2026-09-27T17:00:00Z">
              <w:r>
                <w:rPr>
                  <w:rStyle w:val="CodeChar"/>
                </w:rPr>
                <w:delText xml:space="preserve">prd</w:delText>
              </w:r>
            </w:del>
          </w:p>
        </w:tc>
        <w:tc>
          <w:tcPr>
            <w:tcW w:w="1560" w:type="dxa"/>
          </w:tcPr>
          <w:p>
            <w:pPr/>
            <w:del w:id="7749" w:author="Claude" w:date="2026-09-27T17:00:00Z">
              <w:r>
                <w:rPr>
                  <w:rStyle w:val="CodeChar"/>
                </w:rPr>
                <w:delText xml:space="preserve">p</w:delText>
              </w:r>
            </w:del>
          </w:p>
        </w:tc>
        <w:tc>
          <w:tcPr>
            <w:tcW w:w="1560" w:type="dxa"/>
          </w:tcPr>
          <w:p>
            <w:pPr/>
            <w:del w:id="7750" w:author="Claude" w:date="2026-09-27T17:00:00Z">
              <w:r>
                <w:delText xml:space="preserve">Production, including its DR footprint in the recovery region</w:delText>
              </w:r>
            </w:del>
          </w:p>
        </w:tc>
        <w:tc>
          <w:tcPr>
            <w:tcW w:w="1560" w:type="dxa"/>
          </w:tcPr>
          <w:p>
            <w:pPr/>
            <w:del w:id="7751" w:author="Claude" w:date="2026-09-27T17:00:00Z">
              <w:r>
                <w:delText xml:space="preserve">Production</w:delText>
              </w:r>
            </w:del>
          </w:p>
        </w:tc>
        <w:tc>
          <w:tcPr>
            <w:tcW w:w="1560" w:type="dxa"/>
          </w:tcPr>
          <w:p>
            <w:pPr/>
            <w:del w:id="7752" w:author="Claude" w:date="2026-09-27T17:00:00Z">
              <w:r>
                <w:delText xml:space="preserve">Yes</w:delText>
              </w:r>
            </w:del>
          </w:p>
        </w:tc>
        <w:tc>
          <w:tcPr>
            <w:tcW w:w="1560" w:type="dxa"/>
          </w:tcPr>
          <w:p>
            <w:pPr/>
            <w:del w:id="7753" w:author="Claude" w:date="2026-09-27T17:00:00Z">
              <w:r>
                <w:rPr>
                  <w:rStyle w:val="CodeChar"/>
                </w:rPr>
                <w:delText xml:space="preserve">p</w:delText>
              </w:r>
            </w:del>
          </w:p>
        </w:tc>
      </w:tr>
      <w:tr>
        <w:trPr>
          <w:del w:id="7754" w:author="Claude" w:date="2026-09-27T17:00:00Z"/>
        </w:trPr>
        <w:tc>
          <w:tcPr>
            <w:tcW w:w="1560" w:type="dxa"/>
          </w:tcPr>
          <w:p>
            <w:pPr/>
            <w:del w:id="7755" w:author="Claude" w:date="2026-09-27T17:00:00Z">
              <w:r>
                <w:rPr>
                  <w:rStyle w:val="CodeChar"/>
                </w:rPr>
                <w:delText xml:space="preserve">stg</w:delText>
              </w:r>
            </w:del>
          </w:p>
        </w:tc>
        <w:tc>
          <w:tcPr>
            <w:tcW w:w="1560" w:type="dxa"/>
          </w:tcPr>
          <w:p>
            <w:pPr/>
            <w:del w:id="7756" w:author="Claude" w:date="2026-09-27T17:00:00Z">
              <w:r>
                <w:rPr>
                  <w:rStyle w:val="CodeChar"/>
                </w:rPr>
                <w:delText xml:space="preserve">s</w:delText>
              </w:r>
            </w:del>
          </w:p>
        </w:tc>
        <w:tc>
          <w:tcPr>
            <w:tcW w:w="1560" w:type="dxa"/>
          </w:tcPr>
          <w:p>
            <w:pPr/>
            <w:del w:id="7757" w:author="Claude" w:date="2026-09-27T17:00:00Z">
              <w:r>
                <w:delText xml:space="preserve">Staging / pre-production: final prod-like gate, release rehearsal</w:delText>
              </w:r>
            </w:del>
          </w:p>
        </w:tc>
        <w:tc>
          <w:tcPr>
            <w:tcW w:w="1560" w:type="dxa"/>
          </w:tcPr>
          <w:p>
            <w:pPr/>
            <w:del w:id="7758" w:author="Claude" w:date="2026-09-27T17:00:00Z">
              <w:r>
                <w:delText xml:space="preserve">Per [DEC-3]</w:delText>
              </w:r>
            </w:del>
          </w:p>
        </w:tc>
        <w:tc>
          <w:tcPr>
            <w:tcW w:w="1560" w:type="dxa"/>
          </w:tcPr>
          <w:p>
            <w:pPr/>
            <w:del w:id="7759" w:author="Claude" w:date="2026-09-27T17:00:00Z">
              <w:r>
                <w:delText xml:space="preserve">Only if [DEC-3] allows</w:delText>
              </w:r>
            </w:del>
          </w:p>
        </w:tc>
        <w:tc>
          <w:tcPr>
            <w:tcW w:w="1560" w:type="dxa"/>
          </w:tcPr>
          <w:p>
            <w:pPr/>
            <w:del w:id="7760" w:author="Claude" w:date="2026-09-27T17:00:00Z">
              <w:r>
                <w:rPr>
                  <w:rStyle w:val="CodeChar"/>
                </w:rPr>
                <w:delText xml:space="preserve">pp</w:delText>
              </w:r>
            </w:del>
          </w:p>
        </w:tc>
      </w:tr>
      <w:tr>
        <w:trPr>
          <w:del w:id="7761" w:author="Claude" w:date="2026-09-27T17:00:00Z"/>
        </w:trPr>
        <w:tc>
          <w:tcPr>
            <w:tcW w:w="1560" w:type="dxa"/>
          </w:tcPr>
          <w:p>
            <w:pPr/>
            <w:del w:id="7762" w:author="Claude" w:date="2026-09-27T17:00:00Z">
              <w:r>
                <w:rPr>
                  <w:rStyle w:val="CodeChar"/>
                </w:rPr>
                <w:delText xml:space="preserve">uat</w:delText>
              </w:r>
            </w:del>
          </w:p>
        </w:tc>
        <w:tc>
          <w:tcPr>
            <w:tcW w:w="1560" w:type="dxa"/>
          </w:tcPr>
          <w:p>
            <w:pPr/>
            <w:del w:id="7763" w:author="Claude" w:date="2026-09-27T17:00:00Z">
              <w:r>
                <w:rPr>
                  <w:rStyle w:val="CodeChar"/>
                </w:rPr>
                <w:delText xml:space="preserve">u</w:delText>
              </w:r>
            </w:del>
          </w:p>
        </w:tc>
        <w:tc>
          <w:tcPr>
            <w:tcW w:w="1560" w:type="dxa"/>
          </w:tcPr>
          <w:p>
            <w:pPr/>
            <w:del w:id="7764" w:author="Claude" w:date="2026-09-27T17:00:00Z">
              <w:r>
                <w:delText xml:space="preserve">User acceptance testing</w:delText>
              </w:r>
            </w:del>
          </w:p>
        </w:tc>
        <w:tc>
          <w:tcPr>
            <w:tcW w:w="1560" w:type="dxa"/>
          </w:tcPr>
          <w:p>
            <w:pPr/>
            <w:del w:id="7765" w:author="Claude" w:date="2026-09-27T17:00:00Z">
              <w:r>
                <w:delText xml:space="preserve">Non-production</w:delText>
              </w:r>
            </w:del>
          </w:p>
        </w:tc>
        <w:tc>
          <w:tcPr>
            <w:tcW w:w="1560" w:type="dxa"/>
          </w:tcPr>
          <w:p>
            <w:pPr/>
            <w:del w:id="7766" w:author="Claude" w:date="2026-09-27T17:00:00Z">
              <w:r>
                <w:delText xml:space="preserve">Masked only</w:delText>
              </w:r>
            </w:del>
          </w:p>
        </w:tc>
        <w:tc>
          <w:tcPr>
            <w:tcW w:w="1560" w:type="dxa"/>
          </w:tcPr>
          <w:p>
            <w:pPr/>
            <w:del w:id="7767" w:author="Claude" w:date="2026-09-27T17:00:00Z">
              <w:r>
                <w:rPr>
                  <w:rStyle w:val="CodeChar"/>
                </w:rPr>
                <w:delText xml:space="preserve">t2</w:delText>
              </w:r>
            </w:del>
            <w:del w:id="7768" w:author="Claude" w:date="2026-09-27T17:00:00Z">
              <w:r>
                <w:delText xml:space="preserve"> (typically)</w:delText>
              </w:r>
            </w:del>
          </w:p>
        </w:tc>
      </w:tr>
      <w:tr>
        <w:trPr>
          <w:del w:id="7769" w:author="Claude" w:date="2026-09-27T17:00:00Z"/>
        </w:trPr>
        <w:tc>
          <w:tcPr>
            <w:tcW w:w="1560" w:type="dxa"/>
          </w:tcPr>
          <w:p>
            <w:pPr/>
            <w:del w:id="7770" w:author="Claude" w:date="2026-09-27T17:00:00Z">
              <w:r>
                <w:rPr>
                  <w:rStyle w:val="CodeChar"/>
                </w:rPr>
                <w:delText xml:space="preserve">sit</w:delText>
              </w:r>
            </w:del>
          </w:p>
        </w:tc>
        <w:tc>
          <w:tcPr>
            <w:tcW w:w="1560" w:type="dxa"/>
          </w:tcPr>
          <w:p>
            <w:pPr/>
            <w:del w:id="7771" w:author="Claude" w:date="2026-09-27T17:00:00Z">
              <w:r>
                <w:rPr>
                  <w:rStyle w:val="CodeChar"/>
                </w:rPr>
                <w:delText xml:space="preserve">i</w:delText>
              </w:r>
            </w:del>
          </w:p>
        </w:tc>
        <w:tc>
          <w:tcPr>
            <w:tcW w:w="1560" w:type="dxa"/>
          </w:tcPr>
          <w:p>
            <w:pPr/>
            <w:del w:id="7772" w:author="Claude" w:date="2026-09-27T17:00:00Z">
              <w:r>
                <w:delText xml:space="preserve">System integration testing</w:delText>
              </w:r>
            </w:del>
          </w:p>
        </w:tc>
        <w:tc>
          <w:tcPr>
            <w:tcW w:w="1560" w:type="dxa"/>
          </w:tcPr>
          <w:p>
            <w:pPr/>
            <w:del w:id="7773" w:author="Claude" w:date="2026-09-27T17:00:00Z">
              <w:r>
                <w:delText xml:space="preserve">Non-production</w:delText>
              </w:r>
            </w:del>
          </w:p>
        </w:tc>
        <w:tc>
          <w:tcPr>
            <w:tcW w:w="1560" w:type="dxa"/>
          </w:tcPr>
          <w:p>
            <w:pPr/>
            <w:del w:id="7774" w:author="Claude" w:date="2026-09-27T17:00:00Z">
              <w:r>
                <w:delText xml:space="preserve">No</w:delText>
              </w:r>
            </w:del>
          </w:p>
        </w:tc>
        <w:tc>
          <w:tcPr>
            <w:tcW w:w="1560" w:type="dxa"/>
          </w:tcPr>
          <w:p>
            <w:pPr/>
            <w:del w:id="7775" w:author="Claude" w:date="2026-09-27T17:00:00Z">
              <w:r>
                <w:rPr>
                  <w:rStyle w:val="CodeChar"/>
                </w:rPr>
                <w:delText xml:space="preserve">t1</w:delText>
              </w:r>
            </w:del>
            <w:del w:id="7776" w:author="Claude" w:date="2026-09-27T17:00:00Z">
              <w:r>
                <w:delText xml:space="preserve"> (typically)</w:delText>
              </w:r>
            </w:del>
          </w:p>
        </w:tc>
      </w:tr>
      <w:tr>
        <w:trPr>
          <w:del w:id="7777" w:author="Claude" w:date="2026-09-27T17:00:00Z"/>
        </w:trPr>
        <w:tc>
          <w:tcPr>
            <w:tcW w:w="1560" w:type="dxa"/>
          </w:tcPr>
          <w:p>
            <w:pPr/>
            <w:del w:id="7778" w:author="Claude" w:date="2026-09-27T17:00:00Z">
              <w:r>
                <w:rPr>
                  <w:rStyle w:val="CodeChar"/>
                </w:rPr>
                <w:delText xml:space="preserve">prf</w:delText>
              </w:r>
            </w:del>
          </w:p>
        </w:tc>
        <w:tc>
          <w:tcPr>
            <w:tcW w:w="1560" w:type="dxa"/>
          </w:tcPr>
          <w:p>
            <w:pPr/>
            <w:del w:id="7779" w:author="Claude" w:date="2026-09-27T17:00:00Z">
              <w:r>
                <w:rPr>
                  <w:rStyle w:val="CodeChar"/>
                </w:rPr>
                <w:delText xml:space="preserve">f</w:delText>
              </w:r>
            </w:del>
          </w:p>
        </w:tc>
        <w:tc>
          <w:tcPr>
            <w:tcW w:w="1560" w:type="dxa"/>
          </w:tcPr>
          <w:p>
            <w:pPr/>
            <w:del w:id="7780" w:author="Claude" w:date="2026-09-27T17:00:00Z">
              <w:r>
                <w:delText xml:space="preserve">Performance and load testing</w:delText>
              </w:r>
            </w:del>
          </w:p>
        </w:tc>
        <w:tc>
          <w:tcPr>
            <w:tcW w:w="1560" w:type="dxa"/>
          </w:tcPr>
          <w:p>
            <w:pPr/>
            <w:del w:id="7781" w:author="Claude" w:date="2026-09-27T17:00:00Z">
              <w:r>
                <w:delText xml:space="preserve">Non-production</w:delText>
              </w:r>
            </w:del>
          </w:p>
        </w:tc>
        <w:tc>
          <w:tcPr>
            <w:tcW w:w="1560" w:type="dxa"/>
          </w:tcPr>
          <w:p>
            <w:pPr/>
            <w:del w:id="7782" w:author="Claude" w:date="2026-09-27T17:00:00Z">
              <w:r>
                <w:delText xml:space="preserve">Masked only</w:delText>
              </w:r>
            </w:del>
          </w:p>
        </w:tc>
        <w:tc>
          <w:tcPr>
            <w:tcW w:w="1560" w:type="dxa"/>
          </w:tcPr>
          <w:p>
            <w:pPr/>
            <w:del w:id="7783" w:author="Claude" w:date="2026-09-27T17:00:00Z">
              <w:r>
                <w:delText xml:space="preserve">—</w:delText>
              </w:r>
            </w:del>
          </w:p>
        </w:tc>
      </w:tr>
      <w:tr>
        <w:trPr>
          <w:del w:id="7784" w:author="Claude" w:date="2026-09-27T17:00:00Z"/>
        </w:trPr>
        <w:tc>
          <w:tcPr>
            <w:tcW w:w="1560" w:type="dxa"/>
          </w:tcPr>
          <w:p>
            <w:pPr/>
            <w:del w:id="7785" w:author="Claude" w:date="2026-09-27T17:00:00Z">
              <w:r>
                <w:rPr>
                  <w:rStyle w:val="CodeChar"/>
                </w:rPr>
                <w:delText xml:space="preserve">dev</w:delText>
              </w:r>
            </w:del>
          </w:p>
        </w:tc>
        <w:tc>
          <w:tcPr>
            <w:tcW w:w="1560" w:type="dxa"/>
          </w:tcPr>
          <w:p>
            <w:pPr/>
            <w:del w:id="7786" w:author="Claude" w:date="2026-09-27T17:00:00Z">
              <w:r>
                <w:rPr>
                  <w:rStyle w:val="CodeChar"/>
                </w:rPr>
                <w:delText xml:space="preserve">d</w:delText>
              </w:r>
            </w:del>
          </w:p>
        </w:tc>
        <w:tc>
          <w:tcPr>
            <w:tcW w:w="1560" w:type="dxa"/>
          </w:tcPr>
          <w:p>
            <w:pPr/>
            <w:del w:id="7787" w:author="Claude" w:date="2026-09-27T17:00:00Z">
              <w:r>
                <w:delText xml:space="preserve">Development</w:delText>
              </w:r>
            </w:del>
          </w:p>
        </w:tc>
        <w:tc>
          <w:tcPr>
            <w:tcW w:w="1560" w:type="dxa"/>
          </w:tcPr>
          <w:p>
            <w:pPr/>
            <w:del w:id="7788" w:author="Claude" w:date="2026-09-27T17:00:00Z">
              <w:r>
                <w:delText xml:space="preserve">Non-production</w:delText>
              </w:r>
            </w:del>
          </w:p>
        </w:tc>
        <w:tc>
          <w:tcPr>
            <w:tcW w:w="1560" w:type="dxa"/>
          </w:tcPr>
          <w:p>
            <w:pPr/>
            <w:del w:id="7789" w:author="Claude" w:date="2026-09-27T17:00:00Z">
              <w:r>
                <w:delText xml:space="preserve">No</w:delText>
              </w:r>
            </w:del>
          </w:p>
        </w:tc>
        <w:tc>
          <w:tcPr>
            <w:tcW w:w="1560" w:type="dxa"/>
          </w:tcPr>
          <w:p>
            <w:pPr/>
            <w:del w:id="7790" w:author="Claude" w:date="2026-09-27T17:00:00Z">
              <w:r>
                <w:rPr>
                  <w:rStyle w:val="CodeChar"/>
                </w:rPr>
                <w:delText xml:space="preserve">d</w:delText>
              </w:r>
            </w:del>
          </w:p>
        </w:tc>
      </w:tr>
      <w:tr>
        <w:trPr>
          <w:del w:id="7791" w:author="Claude" w:date="2026-09-27T17:00:00Z"/>
        </w:trPr>
        <w:tc>
          <w:tcPr>
            <w:tcW w:w="1560" w:type="dxa"/>
          </w:tcPr>
          <w:p>
            <w:pPr/>
            <w:del w:id="7792" w:author="Claude" w:date="2026-09-27T17:00:00Z">
              <w:r>
                <w:rPr>
                  <w:rStyle w:val="CodeChar"/>
                </w:rPr>
                <w:delText xml:space="preserve">trn</w:delText>
              </w:r>
            </w:del>
          </w:p>
        </w:tc>
        <w:tc>
          <w:tcPr>
            <w:tcW w:w="1560" w:type="dxa"/>
          </w:tcPr>
          <w:p>
            <w:pPr/>
            <w:del w:id="7793" w:author="Claude" w:date="2026-09-27T17:00:00Z">
              <w:r>
                <w:rPr>
                  <w:rStyle w:val="CodeChar"/>
                </w:rPr>
                <w:delText xml:space="preserve">t</w:delText>
              </w:r>
            </w:del>
          </w:p>
        </w:tc>
        <w:tc>
          <w:tcPr>
            <w:tcW w:w="1560" w:type="dxa"/>
          </w:tcPr>
          <w:p>
            <w:pPr/>
            <w:del w:id="7794" w:author="Claude" w:date="2026-09-27T17:00:00Z">
              <w:r>
                <w:delText xml:space="preserve">Training</w:delText>
              </w:r>
            </w:del>
          </w:p>
        </w:tc>
        <w:tc>
          <w:tcPr>
            <w:tcW w:w="1560" w:type="dxa"/>
          </w:tcPr>
          <w:p>
            <w:pPr/>
            <w:del w:id="7795" w:author="Claude" w:date="2026-09-27T17:00:00Z">
              <w:r>
                <w:delText xml:space="preserve">Non-production</w:delText>
              </w:r>
            </w:del>
          </w:p>
        </w:tc>
        <w:tc>
          <w:tcPr>
            <w:tcW w:w="1560" w:type="dxa"/>
          </w:tcPr>
          <w:p>
            <w:pPr/>
            <w:del w:id="7796" w:author="Claude" w:date="2026-09-27T17:00:00Z">
              <w:r>
                <w:delText xml:space="preserve">No (synthetic)</w:delText>
              </w:r>
            </w:del>
          </w:p>
        </w:tc>
        <w:tc>
          <w:tcPr>
            <w:tcW w:w="1560" w:type="dxa"/>
          </w:tcPr>
          <w:p>
            <w:pPr/>
            <w:del w:id="7797" w:author="Claude" w:date="2026-09-27T17:00:00Z">
              <w:r>
                <w:delText xml:space="preserve">—</w:delText>
              </w:r>
            </w:del>
          </w:p>
        </w:tc>
      </w:tr>
      <w:tr>
        <w:trPr>
          <w:del w:id="7798" w:author="Claude" w:date="2026-09-27T17:00:00Z"/>
        </w:trPr>
        <w:tc>
          <w:tcPr>
            <w:tcW w:w="1560" w:type="dxa"/>
          </w:tcPr>
          <w:p>
            <w:pPr/>
            <w:del w:id="7799" w:author="Claude" w:date="2026-09-27T17:00:00Z">
              <w:r>
                <w:rPr>
                  <w:rStyle w:val="CodeChar"/>
                </w:rPr>
                <w:delText xml:space="preserve">sbx</w:delText>
              </w:r>
            </w:del>
          </w:p>
        </w:tc>
        <w:tc>
          <w:tcPr>
            <w:tcW w:w="1560" w:type="dxa"/>
          </w:tcPr>
          <w:p>
            <w:pPr/>
            <w:del w:id="7800" w:author="Claude" w:date="2026-09-27T17:00:00Z">
              <w:r>
                <w:rPr>
                  <w:rStyle w:val="CodeChar"/>
                </w:rPr>
                <w:delText xml:space="preserve">x</w:delText>
              </w:r>
            </w:del>
          </w:p>
        </w:tc>
        <w:tc>
          <w:tcPr>
            <w:tcW w:w="1560" w:type="dxa"/>
          </w:tcPr>
          <w:p>
            <w:pPr/>
            <w:del w:id="7801" w:author="Claude" w:date="2026-09-27T17:00:00Z">
              <w:r>
                <w:delText xml:space="preserve">Sandbox: experiments, auto-expiring, no bank data, no connectivity to prod</w:delText>
              </w:r>
            </w:del>
          </w:p>
        </w:tc>
        <w:tc>
          <w:tcPr>
            <w:tcW w:w="1560" w:type="dxa"/>
          </w:tcPr>
          <w:p>
            <w:pPr/>
            <w:del w:id="7802" w:author="Claude" w:date="2026-09-27T17:00:00Z">
              <w:r>
                <w:delText xml:space="preserve">Non-production</w:delText>
              </w:r>
            </w:del>
          </w:p>
        </w:tc>
        <w:tc>
          <w:tcPr>
            <w:tcW w:w="1560" w:type="dxa"/>
          </w:tcPr>
          <w:p>
            <w:pPr/>
            <w:del w:id="7803" w:author="Claude" w:date="2026-09-27T17:00:00Z">
              <w:r>
                <w:delText xml:space="preserve">Never</w:delText>
              </w:r>
            </w:del>
          </w:p>
        </w:tc>
        <w:tc>
          <w:tcPr>
            <w:tcW w:w="1560" w:type="dxa"/>
          </w:tcPr>
          <w:p>
            <w:pPr/>
            <w:del w:id="7804" w:author="Claude" w:date="2026-09-27T17:00:00Z">
              <w:r>
                <w:delText xml:space="preserve">—</w:delText>
              </w:r>
            </w:del>
          </w:p>
        </w:tc>
      </w:tr>
      <w:tr>
        <w:trPr>
          <w:del w:id="7805" w:author="Claude" w:date="2026-09-27T17:00:00Z"/>
        </w:trPr>
        <w:tc>
          <w:tcPr>
            <w:tcW w:w="1560" w:type="dxa"/>
          </w:tcPr>
          <w:p>
            <w:pPr/>
            <w:del w:id="7806" w:author="Claude" w:date="2026-09-27T17:00:00Z">
              <w:r>
                <w:rPr>
                  <w:rStyle w:val="CodeChar"/>
                </w:rPr>
                <w:delText xml:space="preserve">npd</w:delText>
              </w:r>
            </w:del>
          </w:p>
        </w:tc>
        <w:tc>
          <w:tcPr>
            <w:tcW w:w="1560" w:type="dxa"/>
          </w:tcPr>
          <w:p>
            <w:pPr/>
            <w:del w:id="7807" w:author="Claude" w:date="2026-09-27T17:00:00Z">
              <w:r>
                <w:rPr>
                  <w:rStyle w:val="CodeChar"/>
                </w:rPr>
                <w:delText xml:space="preserve">n</w:delText>
              </w:r>
            </w:del>
          </w:p>
        </w:tc>
        <w:tc>
          <w:tcPr>
            <w:tcW w:w="1560" w:type="dxa"/>
          </w:tcPr>
          <w:p>
            <w:pPr/>
            <w:del w:id="7808" w:author="Claude" w:date="2026-09-27T17:00:00Z">
              <w:r>
                <w:delText xml:space="preserve">Shared non-production platform serving several non-prod environments (non-prod hub, shared CI runners)</w:delText>
              </w:r>
            </w:del>
          </w:p>
        </w:tc>
        <w:tc>
          <w:tcPr>
            <w:tcW w:w="1560" w:type="dxa"/>
          </w:tcPr>
          <w:p>
            <w:pPr/>
            <w:del w:id="7809" w:author="Claude" w:date="2026-09-27T17:00:00Z">
              <w:r>
                <w:delText xml:space="preserve">Non-production</w:delText>
              </w:r>
            </w:del>
          </w:p>
        </w:tc>
        <w:tc>
          <w:tcPr>
            <w:tcW w:w="1560" w:type="dxa"/>
          </w:tcPr>
          <w:p>
            <w:pPr/>
            <w:del w:id="7810" w:author="Claude" w:date="2026-09-27T17:00:00Z">
              <w:r>
                <w:delText xml:space="preserve">No</w:delText>
              </w:r>
            </w:del>
          </w:p>
        </w:tc>
        <w:tc>
          <w:tcPr>
            <w:tcW w:w="1560" w:type="dxa"/>
          </w:tcPr>
          <w:p>
            <w:pPr/>
            <w:del w:id="7811" w:author="Claude" w:date="2026-09-27T17:00:00Z">
              <w:r>
                <w:delText xml:space="preserve">—</w:delText>
              </w:r>
            </w:del>
          </w:p>
        </w:tc>
      </w:tr>
    </w:tbl>
    <w:p>
      <w:pPr>
        <w:rPr>
          <w:del w:id="7826" w:author="Claude" w:date="2026-09-27T17:00:00Z"/>
        </w:rPr>
      </w:pPr>
      <w:del w:id="7812" w:author="Claude" w:date="2026-09-27T17:00:00Z">
        <w:r>
          <w:rPr>
            <w:b/>
          </w:rPr>
          <w:delText xml:space="preserve">Parallel instances [REC]:</w:delText>
        </w:r>
      </w:del>
      <w:del w:id="7813" w:author="Claude" w:date="2026-09-27T17:00:00Z">
        <w:r>
          <w:delText xml:space="preserve"> a second concurrent environment of the same kind appends one digit 2–9: </w:delText>
        </w:r>
      </w:del>
      <w:del w:id="7814" w:author="Claude" w:date="2026-09-27T17:00:00Z">
        <w:r>
          <w:rPr>
            <w:rStyle w:val="CodeChar"/>
          </w:rPr>
          <w:delText xml:space="preserve">sit2</w:delText>
        </w:r>
      </w:del>
      <w:del w:id="7815" w:author="Claude" w:date="2026-09-27T17:00:00Z">
        <w:r>
          <w:delText xml:space="preserve">, </w:delText>
        </w:r>
      </w:del>
      <w:del w:id="7816" w:author="Claude" w:date="2026-09-27T17:00:00Z">
        <w:r>
          <w:rPr>
            <w:rStyle w:val="CodeChar"/>
          </w:rPr>
          <w:delText xml:space="preserve">uat2</w:delText>
        </w:r>
      </w:del>
      <w:del w:id="7817" w:author="Claude" w:date="2026-09-27T17:00:00Z">
        <w:r>
          <w:delText xml:space="preserve"> (compact </w:delText>
        </w:r>
      </w:del>
      <w:del w:id="7818" w:author="Claude" w:date="2026-09-27T17:00:00Z">
        <w:r>
          <w:rPr>
            <w:rStyle w:val="CodeChar"/>
          </w:rPr>
          <w:delText xml:space="preserve">i2</w:delText>
        </w:r>
      </w:del>
      <w:del w:id="7819" w:author="Claude" w:date="2026-09-27T17:00:00Z">
        <w:r>
          <w:delText xml:space="preserve">, </w:delText>
        </w:r>
      </w:del>
      <w:del w:id="7820" w:author="Claude" w:date="2026-09-27T17:00:00Z">
        <w:r>
          <w:rPr>
            <w:rStyle w:val="CodeChar"/>
          </w:rPr>
          <w:delText xml:space="preserve">u2</w:delText>
        </w:r>
      </w:del>
      <w:del w:id="7821" w:author="Claude" w:date="2026-09-27T17:00:00Z">
        <w:r>
          <w:delText xml:space="preserve">). The first instance has no digit. This replaces </w:delText>
        </w:r>
      </w:del>
      <w:del w:id="7822" w:author="Claude" w:date="2026-09-27T17:00:00Z">
        <w:r>
          <w:rPr>
            <w:rStyle w:val="CodeChar"/>
          </w:rPr>
          <w:delText xml:space="preserve">t1</w:delText>
        </w:r>
      </w:del>
      <w:del w:id="7823" w:author="Claude" w:date="2026-09-27T17:00:00Z">
        <w:r>
          <w:delText xml:space="preserve">/</w:delText>
        </w:r>
      </w:del>
      <w:del w:id="7824" w:author="Claude" w:date="2026-09-27T17:00:00Z">
        <w:r>
          <w:rPr>
            <w:rStyle w:val="CodeChar"/>
          </w:rPr>
          <w:delText xml:space="preserve">t2</w:delText>
        </w:r>
      </w:del>
      <w:del w:id="7825" w:author="Claude" w:date="2026-09-27T17:00:00Z">
        <w:r>
          <w:delText xml:space="preserve"> with names that also say what kind of testing happens.</w:delText>
        </w:r>
      </w:del>
    </w:p>
    <w:p>
      <w:pPr>
        <w:pStyle w:val="Heading3"/>
        <w:rPr>
          <w:del w:id="7828" w:author="Claude" w:date="2026-09-27T17:00:00Z"/>
        </w:rPr>
      </w:pPr>
      <w:del w:id="7827" w:author="Claude" w:date="2026-09-27T17:00:00Z">
        <w:r>
          <w:delText xml:space="preserve">Why these choices</w:delText>
        </w:r>
      </w:del>
    </w:p>
    <w:p>
      <w:pPr>
        <w:pStyle w:val="ListParagraph"/>
        <w:numPr>
          <w:ilvl w:val="0"/>
          <w:numId w:val="4"/>
        </w:numPr>
        <w:rPr>
          <w:del w:id="7839" w:author="Claude" w:date="2026-09-27T17:00:00Z"/>
        </w:rPr>
      </w:pPr>
      <w:del w:id="7829" w:author="Claude" w:date="2026-09-27T17:00:00Z">
        <w:r>
          <w:rPr>
            <w:b/>
          </w:rPr>
          <w:delText xml:space="preserve">Three letters, not one [REC]:</w:delText>
        </w:r>
      </w:del>
      <w:del w:id="7830" w:author="Claude" w:date="2026-09-27T17:00:00Z">
        <w:r>
          <w:delText xml:space="preserve"> </w:delText>
        </w:r>
      </w:del>
      <w:del w:id="7831" w:author="Claude" w:date="2026-09-27T17:00:00Z">
        <w:r>
          <w:rPr>
            <w:rStyle w:val="CodeChar"/>
          </w:rPr>
          <w:delText xml:space="preserve">p</w:delText>
        </w:r>
      </w:del>
      <w:del w:id="7832" w:author="Claude" w:date="2026-09-27T17:00:00Z">
        <w:r>
          <w:delText xml:space="preserve"> vs </w:delText>
        </w:r>
      </w:del>
      <w:del w:id="7833" w:author="Claude" w:date="2026-09-27T17:00:00Z">
        <w:r>
          <w:rPr>
            <w:rStyle w:val="CodeChar"/>
          </w:rPr>
          <w:delText xml:space="preserve">pp</w:delText>
        </w:r>
      </w:del>
      <w:del w:id="7834" w:author="Claude" w:date="2026-09-27T17:00:00Z">
        <w:r>
          <w:delText xml:space="preserve"> is a one-keystroke, one-glance difference between production and pre-production. </w:delText>
        </w:r>
      </w:del>
      <w:del w:id="7835" w:author="Claude" w:date="2026-09-27T17:00:00Z">
        <w:r>
          <w:rPr>
            <w:rStyle w:val="CodeChar"/>
          </w:rPr>
          <w:delText xml:space="preserve">prd</w:delText>
        </w:r>
      </w:del>
      <w:del w:id="7836" w:author="Claude" w:date="2026-09-27T17:00:00Z">
        <w:r>
          <w:delText xml:space="preserve"> vs </w:delText>
        </w:r>
      </w:del>
      <w:del w:id="7837" w:author="Claude" w:date="2026-09-27T17:00:00Z">
        <w:r>
          <w:rPr>
            <w:rStyle w:val="CodeChar"/>
          </w:rPr>
          <w:delText xml:space="preserve">stg</w:delText>
        </w:r>
      </w:del>
      <w:del w:id="7838" w:author="Claude" w:date="2026-09-27T17:00:00Z">
        <w:r>
          <w:delText xml:space="preserve"> share no letter.</w:delText>
        </w:r>
      </w:del>
    </w:p>
    <w:p>
      <w:pPr>
        <w:pStyle w:val="ListParagraph"/>
        <w:numPr>
          <w:ilvl w:val="0"/>
          <w:numId w:val="4"/>
        </w:numPr>
        <w:rPr>
          <w:del w:id="7853" w:author="Claude" w:date="2026-09-27T17:00:00Z"/>
        </w:rPr>
      </w:pPr>
      <w:del w:id="7840" w:author="Claude" w:date="2026-09-27T17:00:00Z">
        <w:r>
          <w:rPr>
            <w:rStyle w:val="CodeChar"/>
            <w:b/>
          </w:rPr>
          <w:delText xml:space="preserve">stg</w:delText>
        </w:r>
      </w:del>
      <w:del w:id="7841" w:author="Claude" w:date="2026-09-27T17:00:00Z">
        <w:r>
          <w:rPr>
            <w:b/>
          </w:rPr>
          <w:delText xml:space="preserve"> rather than </w:delText>
        </w:r>
      </w:del>
      <w:del w:id="7842" w:author="Claude" w:date="2026-09-27T17:00:00Z">
        <w:r>
          <w:rPr>
            <w:rStyle w:val="CodeChar"/>
            <w:b/>
          </w:rPr>
          <w:delText xml:space="preserve">ppd</w:delText>
        </w:r>
      </w:del>
      <w:del w:id="7843" w:author="Claude" w:date="2026-09-27T17:00:00Z">
        <w:r>
          <w:rPr>
            <w:b/>
          </w:rPr>
          <w:delText xml:space="preserve"> [REC]:</w:delText>
        </w:r>
      </w:del>
      <w:del w:id="7844" w:author="Claude" w:date="2026-09-27T17:00:00Z">
        <w:r>
          <w:delText xml:space="preserve"> </w:delText>
        </w:r>
      </w:del>
      <w:del w:id="7845" w:author="Claude" w:date="2026-09-27T17:00:00Z">
        <w:r>
          <w:rPr>
            <w:rStyle w:val="CodeChar"/>
          </w:rPr>
          <w:delText xml:space="preserve">ppd</w:delText>
        </w:r>
      </w:del>
      <w:del w:id="7846" w:author="Claude" w:date="2026-09-27T17:00:00Z">
        <w:r>
          <w:delText xml:space="preserve"> differs from </w:delText>
        </w:r>
      </w:del>
      <w:del w:id="7847" w:author="Claude" w:date="2026-09-27T17:00:00Z">
        <w:r>
          <w:rPr>
            <w:rStyle w:val="CodeChar"/>
          </w:rPr>
          <w:delText xml:space="preserve">prd</w:delText>
        </w:r>
      </w:del>
      <w:del w:id="7848" w:author="Claude" w:date="2026-09-27T17:00:00Z">
        <w:r>
          <w:delText xml:space="preserve"> by one letter in the middle, which is exactly the confusion we are removing. </w:delText>
        </w:r>
      </w:del>
      <w:del w:id="7849" w:author="Claude" w:date="2026-09-27T17:00:00Z">
        <w:r>
          <w:rPr>
            <w:rStyle w:val="CodeChar"/>
          </w:rPr>
          <w:delText xml:space="preserve">stg</w:delText>
        </w:r>
      </w:del>
      <w:del w:id="7850" w:author="Claude" w:date="2026-09-27T17:00:00Z">
        <w:r>
          <w:delText xml:space="preserve"> is widely understood as staging. Because of principle P5, </w:delText>
        </w:r>
      </w:del>
      <w:del w:id="7851" w:author="Claude" w:date="2026-09-27T17:00:00Z">
        <w:r>
          <w:rPr>
            <w:rStyle w:val="CodeChar"/>
          </w:rPr>
          <w:delText xml:space="preserve">stg</w:delText>
        </w:r>
      </w:del>
      <w:del w:id="7852" w:author="Claude" w:date="2026-09-27T17:00:00Z">
        <w:r>
          <w:delText xml:space="preserve"> is never used to mean storage.</w:delText>
        </w:r>
      </w:del>
    </w:p>
    <w:p>
      <w:pPr>
        <w:pStyle w:val="ListParagraph"/>
        <w:numPr>
          <w:ilvl w:val="0"/>
          <w:numId w:val="4"/>
        </w:numPr>
        <w:rPr>
          <w:del w:id="7860" w:author="Claude" w:date="2026-09-27T17:00:00Z"/>
        </w:rPr>
      </w:pPr>
      <w:del w:id="7854" w:author="Claude" w:date="2026-09-27T17:00:00Z">
        <w:r>
          <w:rPr>
            <w:b/>
          </w:rPr>
          <w:delText xml:space="preserve">DR is not an environment [REC]:</w:delText>
        </w:r>
      </w:del>
      <w:del w:id="7855" w:author="Claude" w:date="2026-09-27T17:00:00Z">
        <w:r>
          <w:delText xml:space="preserve"> a DR database for production is production: same data, same controls, same change process, same PCI or regulatory scope. Naming it </w:delText>
        </w:r>
      </w:del>
      <w:del w:id="7856" w:author="Claude" w:date="2026-09-27T17:00:00Z">
        <w:r>
          <w:rPr>
            <w:rStyle w:val="CodeChar"/>
          </w:rPr>
          <w:delText xml:space="preserve">dr</w:delText>
        </w:r>
      </w:del>
      <w:del w:id="7857" w:author="Claude" w:date="2026-09-27T17:00:00Z">
        <w:r>
          <w:delText xml:space="preserve"> would split its access policies and monitoring from production and suggest a lower control level. DR is expressed by </w:delText>
        </w:r>
      </w:del>
      <w:del w:id="7858" w:author="Claude" w:date="2026-09-27T17:00:00Z">
        <w:r>
          <w:rPr>
            <w:b/>
          </w:rPr>
          <w:delText xml:space="preserve">region</w:delText>
        </w:r>
      </w:del>
      <w:del w:id="7859" w:author="Claude" w:date="2026-09-27T17:00:00Z">
        <w:r>
          <w:delText xml:space="preserve"> (section 19).</w:delText>
        </w:r>
      </w:del>
    </w:p>
    <w:p>
      <w:pPr>
        <w:pStyle w:val="ListParagraph"/>
        <w:numPr>
          <w:ilvl w:val="0"/>
          <w:numId w:val="4"/>
        </w:numPr>
        <w:rPr>
          <w:del w:id="7873" w:author="Claude" w:date="2026-09-27T17:00:00Z"/>
        </w:rPr>
      </w:pPr>
      <w:del w:id="7861" w:author="Claude" w:date="2026-09-27T17:00:00Z">
        <w:r>
          <w:rPr>
            <w:b/>
          </w:rPr>
          <w:delText xml:space="preserve">No </w:delText>
        </w:r>
      </w:del>
      <w:del w:id="7862" w:author="Claude" w:date="2026-09-27T17:00:00Z">
        <w:r>
          <w:rPr>
            <w:rStyle w:val="CodeChar"/>
            <w:b/>
          </w:rPr>
          <w:delText xml:space="preserve">test</w:delText>
        </w:r>
      </w:del>
      <w:del w:id="7863" w:author="Claude" w:date="2026-09-27T17:00:00Z">
        <w:r>
          <w:rPr>
            <w:b/>
          </w:rPr>
          <w:delText xml:space="preserve"> or </w:delText>
        </w:r>
      </w:del>
      <w:del w:id="7864" w:author="Claude" w:date="2026-09-27T17:00:00Z">
        <w:r>
          <w:rPr>
            <w:rStyle w:val="CodeChar"/>
            <w:b/>
          </w:rPr>
          <w:delText xml:space="preserve">qa</w:delText>
        </w:r>
      </w:del>
      <w:del w:id="7865" w:author="Claude" w:date="2026-09-27T17:00:00Z">
        <w:r>
          <w:rPr>
            <w:b/>
          </w:rPr>
          <w:delText xml:space="preserve"> [REC]:</w:delText>
        </w:r>
      </w:del>
      <w:del w:id="7866" w:author="Claude" w:date="2026-09-27T17:00:00Z">
        <w:r>
          <w:delText xml:space="preserve"> too vague for a bank's release process. Use </w:delText>
        </w:r>
      </w:del>
      <w:del w:id="7867" w:author="Claude" w:date="2026-09-27T17:00:00Z">
        <w:r>
          <w:rPr>
            <w:rStyle w:val="CodeChar"/>
          </w:rPr>
          <w:delText xml:space="preserve">sit</w:delText>
        </w:r>
      </w:del>
      <w:del w:id="7868" w:author="Claude" w:date="2026-09-27T17:00:00Z">
        <w:r>
          <w:delText xml:space="preserve">, </w:delText>
        </w:r>
      </w:del>
      <w:del w:id="7869" w:author="Claude" w:date="2026-09-27T17:00:00Z">
        <w:r>
          <w:rPr>
            <w:rStyle w:val="CodeChar"/>
          </w:rPr>
          <w:delText xml:space="preserve">uat</w:delText>
        </w:r>
      </w:del>
      <w:del w:id="7870" w:author="Claude" w:date="2026-09-27T17:00:00Z">
        <w:r>
          <w:delText xml:space="preserve"> or </w:delText>
        </w:r>
      </w:del>
      <w:del w:id="7871" w:author="Claude" w:date="2026-09-27T17:00:00Z">
        <w:r>
          <w:rPr>
            <w:rStyle w:val="CodeChar"/>
          </w:rPr>
          <w:delText xml:space="preserve">prf</w:delText>
        </w:r>
      </w:del>
      <w:del w:id="7872" w:author="Claude" w:date="2026-09-27T17:00:00Z">
        <w:r>
          <w:delText xml:space="preserve">, which each map to a distinct control gate.</w:delText>
        </w:r>
      </w:del>
    </w:p>
    <w:p>
      <w:pPr>
        <w:pStyle w:val="ListParagraph"/>
        <w:numPr>
          <w:ilvl w:val="0"/>
          <w:numId w:val="4"/>
        </w:numPr>
        <w:rPr>
          <w:del w:id="7883" w:author="Claude" w:date="2026-09-27T17:00:00Z"/>
        </w:rPr>
      </w:pPr>
      <w:del w:id="7874" w:author="Claude" w:date="2026-09-27T17:00:00Z">
        <w:r>
          <w:rPr>
            <w:rStyle w:val="CodeChar"/>
            <w:b/>
          </w:rPr>
          <w:delText xml:space="preserve">npd</w:delText>
        </w:r>
      </w:del>
      <w:del w:id="7875" w:author="Claude" w:date="2026-09-27T17:00:00Z">
        <w:r>
          <w:rPr>
            <w:b/>
          </w:rPr>
          <w:delText xml:space="preserve"> for shared non-prod platform [REC]:</w:delText>
        </w:r>
      </w:del>
      <w:del w:id="7876" w:author="Claude" w:date="2026-09-27T17:00:00Z">
        <w:r>
          <w:delText xml:space="preserve"> the non-prod hub VCN or a shared non-prod runner pool does not belong to </w:delText>
        </w:r>
      </w:del>
      <w:del w:id="7877" w:author="Claude" w:date="2026-09-27T17:00:00Z">
        <w:r>
          <w:rPr>
            <w:rStyle w:val="CodeChar"/>
          </w:rPr>
          <w:delText xml:space="preserve">dev</w:delText>
        </w:r>
      </w:del>
      <w:del w:id="7878" w:author="Claude" w:date="2026-09-27T17:00:00Z">
        <w:r>
          <w:delText xml:space="preserve"> or </w:delText>
        </w:r>
      </w:del>
      <w:del w:id="7879" w:author="Claude" w:date="2026-09-27T17:00:00Z">
        <w:r>
          <w:rPr>
            <w:rStyle w:val="CodeChar"/>
          </w:rPr>
          <w:delText xml:space="preserve">sit</w:delText>
        </w:r>
      </w:del>
      <w:del w:id="7880" w:author="Claude" w:date="2026-09-27T17:00:00Z">
        <w:r>
          <w:delText xml:space="preserve"> alone; </w:delText>
        </w:r>
      </w:del>
      <w:del w:id="7881" w:author="Claude" w:date="2026-09-27T17:00:00Z">
        <w:r>
          <w:rPr>
            <w:rStyle w:val="CodeChar"/>
          </w:rPr>
          <w:delText xml:space="preserve">npd</w:delText>
        </w:r>
      </w:del>
      <w:del w:id="7882" w:author="Claude" w:date="2026-09-27T17:00:00Z">
        <w:r>
          <w:delText xml:space="preserve"> avoids forcing a false choice.</w:delText>
        </w:r>
      </w:del>
    </w:p>
    <w:p>
      <w:pPr>
        <w:pStyle w:val="ListParagraph"/>
        <w:numPr>
          <w:ilvl w:val="0"/>
          <w:numId w:val="4"/>
        </w:numPr>
        <w:rPr>
          <w:del w:id="7888" w:author="Claude" w:date="2026-09-27T17:00:00Z"/>
        </w:rPr>
      </w:pPr>
      <w:del w:id="7884" w:author="Claude" w:date="2026-09-27T17:00:00Z">
        <w:r>
          <w:rPr>
            <w:b/>
          </w:rPr>
          <w:delText xml:space="preserve">Platform services consumed by all environments are </w:delText>
        </w:r>
      </w:del>
      <w:del w:id="7885" w:author="Claude" w:date="2026-09-27T17:00:00Z">
        <w:r>
          <w:rPr>
            <w:rStyle w:val="CodeChar"/>
            <w:b/>
          </w:rPr>
          <w:delText xml:space="preserve">prd</w:delText>
        </w:r>
      </w:del>
      <w:del w:id="7886" w:author="Claude" w:date="2026-09-27T17:00:00Z">
        <w:r>
          <w:rPr>
            <w:b/>
          </w:rPr>
          <w:delText xml:space="preserve"> [REC]:</w:delText>
        </w:r>
      </w:del>
      <w:del w:id="7887" w:author="Claude" w:date="2026-09-27T17:00:00Z">
        <w:r>
          <w:delText xml:space="preserve"> the production hub, the golden image factory, the SIEM connectors. If a change can break production, the resource is production.</w:delText>
        </w:r>
      </w:del>
    </w:p>
    <w:p>
      <w:pPr>
        <w:pStyle w:val="Heading2"/>
        <w:rPr>
          <w:del w:id="7890" w:author="Claude" w:date="2026-09-27T17:00:00Z"/>
        </w:rPr>
      </w:pPr>
      <w:del w:id="7889" w:author="Claude" w:date="2026-09-27T17:00:00Z">
        <w:r>
          <w:delText xml:space="preserve">8. Resource-Type Codes</w:delText>
        </w:r>
      </w:del>
    </w:p>
    <w:p>
      <w:pPr>
        <w:rPr>
          <w:del w:id="7892" w:author="Claude" w:date="2026-09-27T17:00:00Z"/>
        </w:rPr>
      </w:pPr>
      <w:del w:id="7891" w:author="Claude" w:date="2026-09-27T17:00:00Z">
        <w:r>
          <w:delText xml:space="preserve">Each OCI resource type has exactly one code of 2–4 characters, a scope (G = global, no region token; R = regional) and a qualifier rule (Req / Opt / —). New services get a code through a registry pull request, not a new pattern.</w:delText>
        </w:r>
      </w:de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del w:id="7893" w:author="Claude" w:date="2026-09-27T17:00:00Z"/>
        </w:trPr>
        <w:tc>
          <w:tcPr>
            <w:tcW w:w="1872" w:type="dxa"/>
            <w:shd w:val="clear" w:color="auto" w:fill="F2F2F2"/>
          </w:tcPr>
          <w:p>
            <w:pPr/>
            <w:del w:id="7894" w:author="Claude" w:date="2026-09-27T17:00:00Z">
              <w:r>
                <w:delText xml:space="preserve">Domain</w:delText>
              </w:r>
            </w:del>
          </w:p>
        </w:tc>
        <w:tc>
          <w:tcPr>
            <w:tcW w:w="1872" w:type="dxa"/>
            <w:shd w:val="clear" w:color="auto" w:fill="F2F2F2"/>
          </w:tcPr>
          <w:p>
            <w:pPr/>
            <w:del w:id="7895" w:author="Claude" w:date="2026-09-27T17:00:00Z">
              <w:r>
                <w:delText xml:space="preserve">Code</w:delText>
              </w:r>
            </w:del>
          </w:p>
        </w:tc>
        <w:tc>
          <w:tcPr>
            <w:tcW w:w="1872" w:type="dxa"/>
            <w:shd w:val="clear" w:color="auto" w:fill="F2F2F2"/>
          </w:tcPr>
          <w:p>
            <w:pPr/>
            <w:del w:id="7896" w:author="Claude" w:date="2026-09-27T17:00:00Z">
              <w:r>
                <w:delText xml:space="preserve">OCI resource</w:delText>
              </w:r>
            </w:del>
          </w:p>
        </w:tc>
        <w:tc>
          <w:tcPr>
            <w:tcW w:w="1872" w:type="dxa"/>
            <w:shd w:val="clear" w:color="auto" w:fill="F2F2F2"/>
          </w:tcPr>
          <w:p>
            <w:pPr/>
            <w:del w:id="7897" w:author="Claude" w:date="2026-09-27T17:00:00Z">
              <w:r>
                <w:delText xml:space="preserve">Scope</w:delText>
              </w:r>
            </w:del>
          </w:p>
        </w:tc>
        <w:tc>
          <w:tcPr>
            <w:tcW w:w="1872" w:type="dxa"/>
            <w:shd w:val="clear" w:color="auto" w:fill="F2F2F2"/>
          </w:tcPr>
          <w:p>
            <w:pPr/>
            <w:del w:id="7898" w:author="Claude" w:date="2026-09-27T17:00:00Z">
              <w:r>
                <w:delText xml:space="preserve">Qual</w:delText>
              </w:r>
            </w:del>
          </w:p>
        </w:tc>
      </w:tr>
      <w:tr>
        <w:trPr>
          <w:del w:id="7899" w:author="Claude" w:date="2026-09-27T17:00:00Z"/>
        </w:trPr>
        <w:tc>
          <w:tcPr>
            <w:tcW w:w="1872" w:type="dxa"/>
          </w:tcPr>
          <w:p>
            <w:pPr/>
            <w:del w:id="7900" w:author="Claude" w:date="2026-09-27T17:00:00Z">
              <w:r>
                <w:delText xml:space="preserve">Identity &amp; governance</w:delText>
              </w:r>
            </w:del>
          </w:p>
        </w:tc>
        <w:tc>
          <w:tcPr>
            <w:tcW w:w="1872" w:type="dxa"/>
          </w:tcPr>
          <w:p>
            <w:pPr/>
            <w:del w:id="7901" w:author="Claude" w:date="2026-09-27T17:00:00Z">
              <w:r>
                <w:rPr>
                  <w:rStyle w:val="CodeChar"/>
                </w:rPr>
                <w:delText xml:space="preserve">pol</w:delText>
              </w:r>
            </w:del>
          </w:p>
        </w:tc>
        <w:tc>
          <w:tcPr>
            <w:tcW w:w="1872" w:type="dxa"/>
          </w:tcPr>
          <w:p>
            <w:pPr/>
            <w:del w:id="7902" w:author="Claude" w:date="2026-09-27T17:00:00Z">
              <w:r>
                <w:delText xml:space="preserve">IAM policy</w:delText>
              </w:r>
            </w:del>
          </w:p>
        </w:tc>
        <w:tc>
          <w:tcPr>
            <w:tcW w:w="1872" w:type="dxa"/>
          </w:tcPr>
          <w:p>
            <w:pPr/>
            <w:del w:id="7903" w:author="Claude" w:date="2026-09-27T17:00:00Z">
              <w:r>
                <w:delText xml:space="preserve">G</w:delText>
              </w:r>
            </w:del>
          </w:p>
        </w:tc>
        <w:tc>
          <w:tcPr>
            <w:tcW w:w="1872" w:type="dxa"/>
          </w:tcPr>
          <w:p>
            <w:pPr/>
            <w:del w:id="7904" w:author="Claude" w:date="2026-09-27T17:00:00Z">
              <w:r>
                <w:delText xml:space="preserve">Req (role)</w:delText>
              </w:r>
            </w:del>
          </w:p>
        </w:tc>
      </w:tr>
      <w:tr>
        <w:trPr>
          <w:del w:id="7905" w:author="Claude" w:date="2026-09-27T17:00:00Z"/>
        </w:trPr>
        <w:tc>
          <w:tcPr>
            <w:tcW w:w="1872" w:type="dxa"/>
          </w:tcPr>
          <w:p>
            <w:pPr/>
          </w:p>
        </w:tc>
        <w:tc>
          <w:tcPr>
            <w:tcW w:w="1872" w:type="dxa"/>
          </w:tcPr>
          <w:p>
            <w:pPr/>
            <w:del w:id="7906" w:author="Claude" w:date="2026-09-27T17:00:00Z">
              <w:r>
                <w:rPr>
                  <w:rStyle w:val="CodeChar"/>
                </w:rPr>
                <w:delText xml:space="preserve">grp</w:delText>
              </w:r>
            </w:del>
          </w:p>
        </w:tc>
        <w:tc>
          <w:tcPr>
            <w:tcW w:w="1872" w:type="dxa"/>
          </w:tcPr>
          <w:p>
            <w:pPr/>
            <w:del w:id="7907" w:author="Claude" w:date="2026-09-27T17:00:00Z">
              <w:r>
                <w:delText xml:space="preserve">IAM group</w:delText>
              </w:r>
            </w:del>
          </w:p>
        </w:tc>
        <w:tc>
          <w:tcPr>
            <w:tcW w:w="1872" w:type="dxa"/>
          </w:tcPr>
          <w:p>
            <w:pPr/>
            <w:del w:id="7908" w:author="Claude" w:date="2026-09-27T17:00:00Z">
              <w:r>
                <w:delText xml:space="preserve">G</w:delText>
              </w:r>
            </w:del>
          </w:p>
        </w:tc>
        <w:tc>
          <w:tcPr>
            <w:tcW w:w="1872" w:type="dxa"/>
          </w:tcPr>
          <w:p>
            <w:pPr/>
            <w:del w:id="7909" w:author="Claude" w:date="2026-09-27T17:00:00Z">
              <w:r>
                <w:delText xml:space="preserve">Req (role)</w:delText>
              </w:r>
            </w:del>
          </w:p>
        </w:tc>
      </w:tr>
      <w:tr>
        <w:trPr>
          <w:del w:id="7910" w:author="Claude" w:date="2026-09-27T17:00:00Z"/>
        </w:trPr>
        <w:tc>
          <w:tcPr>
            <w:tcW w:w="1872" w:type="dxa"/>
          </w:tcPr>
          <w:p>
            <w:pPr/>
          </w:p>
        </w:tc>
        <w:tc>
          <w:tcPr>
            <w:tcW w:w="1872" w:type="dxa"/>
          </w:tcPr>
          <w:p>
            <w:pPr/>
            <w:del w:id="7911" w:author="Claude" w:date="2026-09-27T17:00:00Z">
              <w:r>
                <w:rPr>
                  <w:rStyle w:val="CodeChar"/>
                </w:rPr>
                <w:delText xml:space="preserve">dgp</w:delText>
              </w:r>
            </w:del>
          </w:p>
        </w:tc>
        <w:tc>
          <w:tcPr>
            <w:tcW w:w="1872" w:type="dxa"/>
          </w:tcPr>
          <w:p>
            <w:pPr/>
            <w:del w:id="7912" w:author="Claude" w:date="2026-09-27T17:00:00Z">
              <w:r>
                <w:delText xml:space="preserve">Dynamic group</w:delText>
              </w:r>
            </w:del>
          </w:p>
        </w:tc>
        <w:tc>
          <w:tcPr>
            <w:tcW w:w="1872" w:type="dxa"/>
          </w:tcPr>
          <w:p>
            <w:pPr/>
            <w:del w:id="7913" w:author="Claude" w:date="2026-09-27T17:00:00Z">
              <w:r>
                <w:delText xml:space="preserve">G</w:delText>
              </w:r>
            </w:del>
          </w:p>
        </w:tc>
        <w:tc>
          <w:tcPr>
            <w:tcW w:w="1872" w:type="dxa"/>
          </w:tcPr>
          <w:p>
            <w:pPr/>
            <w:del w:id="7914" w:author="Claude" w:date="2026-09-27T17:00:00Z">
              <w:r>
                <w:delText xml:space="preserve">Req (member)</w:delText>
              </w:r>
            </w:del>
          </w:p>
        </w:tc>
      </w:tr>
      <w:tr>
        <w:trPr>
          <w:del w:id="7915" w:author="Claude" w:date="2026-09-27T17:00:00Z"/>
        </w:trPr>
        <w:tc>
          <w:tcPr>
            <w:tcW w:w="1872" w:type="dxa"/>
          </w:tcPr>
          <w:p>
            <w:pPr/>
          </w:p>
        </w:tc>
        <w:tc>
          <w:tcPr>
            <w:tcW w:w="1872" w:type="dxa"/>
          </w:tcPr>
          <w:p>
            <w:pPr/>
            <w:del w:id="7916" w:author="Claude" w:date="2026-09-27T17:00:00Z">
              <w:r>
                <w:rPr>
                  <w:rStyle w:val="CodeChar"/>
                </w:rPr>
                <w:delText xml:space="preserve">idd</w:delText>
              </w:r>
            </w:del>
          </w:p>
        </w:tc>
        <w:tc>
          <w:tcPr>
            <w:tcW w:w="1872" w:type="dxa"/>
          </w:tcPr>
          <w:p>
            <w:pPr/>
            <w:del w:id="7917" w:author="Claude" w:date="2026-09-27T17:00:00Z">
              <w:r>
                <w:delText xml:space="preserve">Identity domain</w:delText>
              </w:r>
            </w:del>
          </w:p>
        </w:tc>
        <w:tc>
          <w:tcPr>
            <w:tcW w:w="1872" w:type="dxa"/>
          </w:tcPr>
          <w:p>
            <w:pPr/>
            <w:del w:id="7918" w:author="Claude" w:date="2026-09-27T17:00:00Z">
              <w:r>
                <w:delText xml:space="preserve">G</w:delText>
              </w:r>
            </w:del>
          </w:p>
        </w:tc>
        <w:tc>
          <w:tcPr>
            <w:tcW w:w="1872" w:type="dxa"/>
          </w:tcPr>
          <w:p>
            <w:pPr/>
            <w:del w:id="7919" w:author="Claude" w:date="2026-09-27T17:00:00Z">
              <w:r>
                <w:delText xml:space="preserve">—</w:delText>
              </w:r>
            </w:del>
          </w:p>
        </w:tc>
      </w:tr>
      <w:tr>
        <w:trPr>
          <w:del w:id="7920" w:author="Claude" w:date="2026-09-27T17:00:00Z"/>
        </w:trPr>
        <w:tc>
          <w:tcPr>
            <w:tcW w:w="1872" w:type="dxa"/>
          </w:tcPr>
          <w:p>
            <w:pPr/>
          </w:p>
        </w:tc>
        <w:tc>
          <w:tcPr>
            <w:tcW w:w="1872" w:type="dxa"/>
          </w:tcPr>
          <w:p>
            <w:pPr/>
            <w:del w:id="7921" w:author="Claude" w:date="2026-09-27T17:00:00Z">
              <w:r>
                <w:rPr>
                  <w:rStyle w:val="CodeChar"/>
                </w:rPr>
                <w:delText xml:space="preserve">qta</w:delText>
              </w:r>
            </w:del>
          </w:p>
        </w:tc>
        <w:tc>
          <w:tcPr>
            <w:tcW w:w="1872" w:type="dxa"/>
          </w:tcPr>
          <w:p>
            <w:pPr/>
            <w:del w:id="7922" w:author="Claude" w:date="2026-09-27T17:00:00Z">
              <w:r>
                <w:delText xml:space="preserve">Compartment quota policy</w:delText>
              </w:r>
            </w:del>
          </w:p>
        </w:tc>
        <w:tc>
          <w:tcPr>
            <w:tcW w:w="1872" w:type="dxa"/>
          </w:tcPr>
          <w:p>
            <w:pPr/>
            <w:del w:id="7923" w:author="Claude" w:date="2026-09-27T17:00:00Z">
              <w:r>
                <w:delText xml:space="preserve">G</w:delText>
              </w:r>
            </w:del>
          </w:p>
        </w:tc>
        <w:tc>
          <w:tcPr>
            <w:tcW w:w="1872" w:type="dxa"/>
          </w:tcPr>
          <w:p>
            <w:pPr/>
            <w:del w:id="7924" w:author="Claude" w:date="2026-09-27T17:00:00Z">
              <w:r>
                <w:delText xml:space="preserve">—</w:delText>
              </w:r>
            </w:del>
          </w:p>
        </w:tc>
      </w:tr>
      <w:tr>
        <w:trPr>
          <w:del w:id="7925" w:author="Claude" w:date="2026-09-27T17:00:00Z"/>
        </w:trPr>
        <w:tc>
          <w:tcPr>
            <w:tcW w:w="1872" w:type="dxa"/>
          </w:tcPr>
          <w:p>
            <w:pPr/>
          </w:p>
        </w:tc>
        <w:tc>
          <w:tcPr>
            <w:tcW w:w="1872" w:type="dxa"/>
          </w:tcPr>
          <w:p>
            <w:pPr/>
            <w:del w:id="7926" w:author="Claude" w:date="2026-09-27T17:00:00Z">
              <w:r>
                <w:rPr>
                  <w:rStyle w:val="CodeChar"/>
                </w:rPr>
                <w:delText xml:space="preserve">bgt</w:delText>
              </w:r>
            </w:del>
          </w:p>
        </w:tc>
        <w:tc>
          <w:tcPr>
            <w:tcW w:w="1872" w:type="dxa"/>
          </w:tcPr>
          <w:p>
            <w:pPr/>
            <w:del w:id="7927" w:author="Claude" w:date="2026-09-27T17:00:00Z">
              <w:r>
                <w:delText xml:space="preserve">Budget</w:delText>
              </w:r>
            </w:del>
          </w:p>
        </w:tc>
        <w:tc>
          <w:tcPr>
            <w:tcW w:w="1872" w:type="dxa"/>
          </w:tcPr>
          <w:p>
            <w:pPr/>
            <w:del w:id="7928" w:author="Claude" w:date="2026-09-27T17:00:00Z">
              <w:r>
                <w:delText xml:space="preserve">G</w:delText>
              </w:r>
            </w:del>
          </w:p>
        </w:tc>
        <w:tc>
          <w:tcPr>
            <w:tcW w:w="1872" w:type="dxa"/>
          </w:tcPr>
          <w:p>
            <w:pPr/>
            <w:del w:id="7929" w:author="Claude" w:date="2026-09-27T17:00:00Z">
              <w:r>
                <w:delText xml:space="preserve">—</w:delText>
              </w:r>
            </w:del>
          </w:p>
        </w:tc>
      </w:tr>
      <w:tr>
        <w:trPr>
          <w:del w:id="7930" w:author="Claude" w:date="2026-09-27T17:00:00Z"/>
        </w:trPr>
        <w:tc>
          <w:tcPr>
            <w:tcW w:w="1872" w:type="dxa"/>
          </w:tcPr>
          <w:p>
            <w:pPr/>
          </w:p>
        </w:tc>
        <w:tc>
          <w:tcPr>
            <w:tcW w:w="1872" w:type="dxa"/>
          </w:tcPr>
          <w:p>
            <w:pPr/>
            <w:del w:id="7931" w:author="Claude" w:date="2026-09-27T17:00:00Z">
              <w:r>
                <w:rPr>
                  <w:rStyle w:val="CodeChar"/>
                </w:rPr>
                <w:delText xml:space="preserve">szn</w:delText>
              </w:r>
            </w:del>
          </w:p>
        </w:tc>
        <w:tc>
          <w:tcPr>
            <w:tcW w:w="1872" w:type="dxa"/>
          </w:tcPr>
          <w:p>
            <w:pPr/>
            <w:del w:id="7932" w:author="Claude" w:date="2026-09-27T17:00:00Z">
              <w:r>
                <w:delText xml:space="preserve">Security zone</w:delText>
              </w:r>
            </w:del>
          </w:p>
        </w:tc>
        <w:tc>
          <w:tcPr>
            <w:tcW w:w="1872" w:type="dxa"/>
          </w:tcPr>
          <w:p>
            <w:pPr/>
            <w:del w:id="7933" w:author="Claude" w:date="2026-09-27T17:00:00Z">
              <w:r>
                <w:delText xml:space="preserve">G</w:delText>
              </w:r>
            </w:del>
          </w:p>
        </w:tc>
        <w:tc>
          <w:tcPr>
            <w:tcW w:w="1872" w:type="dxa"/>
          </w:tcPr>
          <w:p>
            <w:pPr/>
            <w:del w:id="7934" w:author="Claude" w:date="2026-09-27T17:00:00Z">
              <w:r>
                <w:delText xml:space="preserve">—</w:delText>
              </w:r>
            </w:del>
          </w:p>
        </w:tc>
      </w:tr>
      <w:tr>
        <w:trPr>
          <w:del w:id="7935" w:author="Claude" w:date="2026-09-27T17:00:00Z"/>
        </w:trPr>
        <w:tc>
          <w:tcPr>
            <w:tcW w:w="1872" w:type="dxa"/>
          </w:tcPr>
          <w:p>
            <w:pPr/>
          </w:p>
        </w:tc>
        <w:tc>
          <w:tcPr>
            <w:tcW w:w="1872" w:type="dxa"/>
          </w:tcPr>
          <w:p>
            <w:pPr/>
            <w:del w:id="7936" w:author="Claude" w:date="2026-09-27T17:00:00Z">
              <w:r>
                <w:rPr>
                  <w:rStyle w:val="CodeChar"/>
                </w:rPr>
                <w:delText xml:space="preserve">cgt</w:delText>
              </w:r>
            </w:del>
          </w:p>
        </w:tc>
        <w:tc>
          <w:tcPr>
            <w:tcW w:w="1872" w:type="dxa"/>
          </w:tcPr>
          <w:p>
            <w:pPr/>
            <w:del w:id="7937" w:author="Claude" w:date="2026-09-27T17:00:00Z">
              <w:r>
                <w:delText xml:space="preserve">Cloud Guard target</w:delText>
              </w:r>
            </w:del>
          </w:p>
        </w:tc>
        <w:tc>
          <w:tcPr>
            <w:tcW w:w="1872" w:type="dxa"/>
          </w:tcPr>
          <w:p>
            <w:pPr/>
            <w:del w:id="7938" w:author="Claude" w:date="2026-09-27T17:00:00Z">
              <w:r>
                <w:delText xml:space="preserve">G</w:delText>
              </w:r>
            </w:del>
          </w:p>
        </w:tc>
        <w:tc>
          <w:tcPr>
            <w:tcW w:w="1872" w:type="dxa"/>
          </w:tcPr>
          <w:p>
            <w:pPr/>
            <w:del w:id="7939" w:author="Claude" w:date="2026-09-27T17:00:00Z">
              <w:r>
                <w:delText xml:space="preserve">—</w:delText>
              </w:r>
            </w:del>
          </w:p>
        </w:tc>
      </w:tr>
      <w:tr>
        <w:trPr>
          <w:del w:id="7940" w:author="Claude" w:date="2026-09-27T17:00:00Z"/>
        </w:trPr>
        <w:tc>
          <w:tcPr>
            <w:tcW w:w="1872" w:type="dxa"/>
          </w:tcPr>
          <w:p>
            <w:pPr/>
            <w:del w:id="7941" w:author="Claude" w:date="2026-09-27T17:00:00Z">
              <w:r>
                <w:delText xml:space="preserve">Networking</w:delText>
              </w:r>
            </w:del>
          </w:p>
        </w:tc>
        <w:tc>
          <w:tcPr>
            <w:tcW w:w="1872" w:type="dxa"/>
          </w:tcPr>
          <w:p>
            <w:pPr/>
            <w:del w:id="7942" w:author="Claude" w:date="2026-09-27T17:00:00Z">
              <w:r>
                <w:rPr>
                  <w:rStyle w:val="CodeChar"/>
                </w:rPr>
                <w:delText xml:space="preserve">vcn</w:delText>
              </w:r>
            </w:del>
          </w:p>
        </w:tc>
        <w:tc>
          <w:tcPr>
            <w:tcW w:w="1872" w:type="dxa"/>
          </w:tcPr>
          <w:p>
            <w:pPr/>
            <w:del w:id="7943" w:author="Claude" w:date="2026-09-27T17:00:00Z">
              <w:r>
                <w:delText xml:space="preserve">Virtual cloud network</w:delText>
              </w:r>
            </w:del>
          </w:p>
        </w:tc>
        <w:tc>
          <w:tcPr>
            <w:tcW w:w="1872" w:type="dxa"/>
          </w:tcPr>
          <w:p>
            <w:pPr/>
            <w:del w:id="7944" w:author="Claude" w:date="2026-09-27T17:00:00Z">
              <w:r>
                <w:delText xml:space="preserve">R</w:delText>
              </w:r>
            </w:del>
          </w:p>
        </w:tc>
        <w:tc>
          <w:tcPr>
            <w:tcW w:w="1872" w:type="dxa"/>
          </w:tcPr>
          <w:p>
            <w:pPr/>
            <w:del w:id="7945" w:author="Claude" w:date="2026-09-27T17:00:00Z">
              <w:r>
                <w:delText xml:space="preserve">—</w:delText>
              </w:r>
            </w:del>
          </w:p>
        </w:tc>
      </w:tr>
      <w:tr>
        <w:trPr>
          <w:del w:id="7946" w:author="Claude" w:date="2026-09-27T17:00:00Z"/>
        </w:trPr>
        <w:tc>
          <w:tcPr>
            <w:tcW w:w="1872" w:type="dxa"/>
          </w:tcPr>
          <w:p>
            <w:pPr/>
          </w:p>
        </w:tc>
        <w:tc>
          <w:tcPr>
            <w:tcW w:w="1872" w:type="dxa"/>
          </w:tcPr>
          <w:p>
            <w:pPr/>
            <w:del w:id="7947" w:author="Claude" w:date="2026-09-27T17:00:00Z">
              <w:r>
                <w:rPr>
                  <w:rStyle w:val="CodeChar"/>
                </w:rPr>
                <w:delText xml:space="preserve">snt</w:delText>
              </w:r>
            </w:del>
          </w:p>
        </w:tc>
        <w:tc>
          <w:tcPr>
            <w:tcW w:w="1872" w:type="dxa"/>
          </w:tcPr>
          <w:p>
            <w:pPr/>
            <w:del w:id="7948" w:author="Claude" w:date="2026-09-27T17:00:00Z">
              <w:r>
                <w:delText xml:space="preserve">Subnet</w:delText>
              </w:r>
            </w:del>
          </w:p>
        </w:tc>
        <w:tc>
          <w:tcPr>
            <w:tcW w:w="1872" w:type="dxa"/>
          </w:tcPr>
          <w:p>
            <w:pPr/>
            <w:del w:id="7949" w:author="Claude" w:date="2026-09-27T17:00:00Z">
              <w:r>
                <w:delText xml:space="preserve">R</w:delText>
              </w:r>
            </w:del>
          </w:p>
        </w:tc>
        <w:tc>
          <w:tcPr>
            <w:tcW w:w="1872" w:type="dxa"/>
          </w:tcPr>
          <w:p>
            <w:pPr/>
            <w:del w:id="7950" w:author="Claude" w:date="2026-09-27T17:00:00Z">
              <w:r>
                <w:delText xml:space="preserve">Req (tier)</w:delText>
              </w:r>
            </w:del>
          </w:p>
        </w:tc>
      </w:tr>
      <w:tr>
        <w:trPr>
          <w:del w:id="7951" w:author="Claude" w:date="2026-09-27T17:00:00Z"/>
        </w:trPr>
        <w:tc>
          <w:tcPr>
            <w:tcW w:w="1872" w:type="dxa"/>
          </w:tcPr>
          <w:p>
            <w:pPr/>
          </w:p>
        </w:tc>
        <w:tc>
          <w:tcPr>
            <w:tcW w:w="1872" w:type="dxa"/>
          </w:tcPr>
          <w:p>
            <w:pPr/>
            <w:del w:id="7952" w:author="Claude" w:date="2026-09-27T17:00:00Z">
              <w:r>
                <w:rPr>
                  <w:rStyle w:val="CodeChar"/>
                </w:rPr>
                <w:delText xml:space="preserve">nsg</w:delText>
              </w:r>
            </w:del>
          </w:p>
        </w:tc>
        <w:tc>
          <w:tcPr>
            <w:tcW w:w="1872" w:type="dxa"/>
          </w:tcPr>
          <w:p>
            <w:pPr/>
            <w:del w:id="7953" w:author="Claude" w:date="2026-09-27T17:00:00Z">
              <w:r>
                <w:delText xml:space="preserve">Network security group</w:delText>
              </w:r>
            </w:del>
          </w:p>
        </w:tc>
        <w:tc>
          <w:tcPr>
            <w:tcW w:w="1872" w:type="dxa"/>
          </w:tcPr>
          <w:p>
            <w:pPr/>
            <w:del w:id="7954" w:author="Claude" w:date="2026-09-27T17:00:00Z">
              <w:r>
                <w:delText xml:space="preserve">R</w:delText>
              </w:r>
            </w:del>
          </w:p>
        </w:tc>
        <w:tc>
          <w:tcPr>
            <w:tcW w:w="1872" w:type="dxa"/>
          </w:tcPr>
          <w:p>
            <w:pPr/>
            <w:del w:id="7955" w:author="Claude" w:date="2026-09-27T17:00:00Z">
              <w:r>
                <w:delText xml:space="preserve">Req (tier)</w:delText>
              </w:r>
            </w:del>
          </w:p>
        </w:tc>
      </w:tr>
      <w:tr>
        <w:trPr>
          <w:del w:id="7956" w:author="Claude" w:date="2026-09-27T17:00:00Z"/>
        </w:trPr>
        <w:tc>
          <w:tcPr>
            <w:tcW w:w="1872" w:type="dxa"/>
          </w:tcPr>
          <w:p>
            <w:pPr/>
          </w:p>
        </w:tc>
        <w:tc>
          <w:tcPr>
            <w:tcW w:w="1872" w:type="dxa"/>
          </w:tcPr>
          <w:p>
            <w:pPr/>
            <w:del w:id="7957" w:author="Claude" w:date="2026-09-27T17:00:00Z">
              <w:r>
                <w:rPr>
                  <w:rStyle w:val="CodeChar"/>
                </w:rPr>
                <w:delText xml:space="preserve">scl</w:delText>
              </w:r>
            </w:del>
          </w:p>
        </w:tc>
        <w:tc>
          <w:tcPr>
            <w:tcW w:w="1872" w:type="dxa"/>
          </w:tcPr>
          <w:p>
            <w:pPr/>
            <w:del w:id="7958" w:author="Claude" w:date="2026-09-27T17:00:00Z">
              <w:r>
                <w:delText xml:space="preserve">Security list</w:delText>
              </w:r>
            </w:del>
          </w:p>
        </w:tc>
        <w:tc>
          <w:tcPr>
            <w:tcW w:w="1872" w:type="dxa"/>
          </w:tcPr>
          <w:p>
            <w:pPr/>
            <w:del w:id="7959" w:author="Claude" w:date="2026-09-27T17:00:00Z">
              <w:r>
                <w:delText xml:space="preserve">R</w:delText>
              </w:r>
            </w:del>
          </w:p>
        </w:tc>
        <w:tc>
          <w:tcPr>
            <w:tcW w:w="1872" w:type="dxa"/>
          </w:tcPr>
          <w:p>
            <w:pPr/>
            <w:del w:id="7960" w:author="Claude" w:date="2026-09-27T17:00:00Z">
              <w:r>
                <w:delText xml:space="preserve">Req (tier)</w:delText>
              </w:r>
            </w:del>
          </w:p>
        </w:tc>
      </w:tr>
      <w:tr>
        <w:trPr>
          <w:del w:id="7961" w:author="Claude" w:date="2026-09-27T17:00:00Z"/>
        </w:trPr>
        <w:tc>
          <w:tcPr>
            <w:tcW w:w="1872" w:type="dxa"/>
          </w:tcPr>
          <w:p>
            <w:pPr/>
          </w:p>
        </w:tc>
        <w:tc>
          <w:tcPr>
            <w:tcW w:w="1872" w:type="dxa"/>
          </w:tcPr>
          <w:p>
            <w:pPr/>
            <w:del w:id="7962" w:author="Claude" w:date="2026-09-27T17:00:00Z">
              <w:r>
                <w:rPr>
                  <w:rStyle w:val="CodeChar"/>
                </w:rPr>
                <w:delText xml:space="preserve">rtb</w:delText>
              </w:r>
            </w:del>
          </w:p>
        </w:tc>
        <w:tc>
          <w:tcPr>
            <w:tcW w:w="1872" w:type="dxa"/>
          </w:tcPr>
          <w:p>
            <w:pPr/>
            <w:del w:id="7963" w:author="Claude" w:date="2026-09-27T17:00:00Z">
              <w:r>
                <w:delText xml:space="preserve">Route table (VCN)</w:delText>
              </w:r>
            </w:del>
          </w:p>
        </w:tc>
        <w:tc>
          <w:tcPr>
            <w:tcW w:w="1872" w:type="dxa"/>
          </w:tcPr>
          <w:p>
            <w:pPr/>
            <w:del w:id="7964" w:author="Claude" w:date="2026-09-27T17:00:00Z">
              <w:r>
                <w:delText xml:space="preserve">R</w:delText>
              </w:r>
            </w:del>
          </w:p>
        </w:tc>
        <w:tc>
          <w:tcPr>
            <w:tcW w:w="1872" w:type="dxa"/>
          </w:tcPr>
          <w:p>
            <w:pPr/>
            <w:del w:id="7965" w:author="Claude" w:date="2026-09-27T17:00:00Z">
              <w:r>
                <w:delText xml:space="preserve">Req (tier)</w:delText>
              </w:r>
            </w:del>
          </w:p>
        </w:tc>
      </w:tr>
      <w:tr>
        <w:trPr>
          <w:del w:id="7966" w:author="Claude" w:date="2026-09-27T17:00:00Z"/>
        </w:trPr>
        <w:tc>
          <w:tcPr>
            <w:tcW w:w="1872" w:type="dxa"/>
          </w:tcPr>
          <w:p>
            <w:pPr/>
          </w:p>
        </w:tc>
        <w:tc>
          <w:tcPr>
            <w:tcW w:w="1872" w:type="dxa"/>
          </w:tcPr>
          <w:p>
            <w:pPr/>
            <w:del w:id="7967" w:author="Claude" w:date="2026-09-27T17:00:00Z">
              <w:r>
                <w:rPr>
                  <w:rStyle w:val="CodeChar"/>
                </w:rPr>
                <w:delText xml:space="preserve">dho</w:delText>
              </w:r>
            </w:del>
          </w:p>
        </w:tc>
        <w:tc>
          <w:tcPr>
            <w:tcW w:w="1872" w:type="dxa"/>
          </w:tcPr>
          <w:p>
            <w:pPr/>
            <w:del w:id="7968" w:author="Claude" w:date="2026-09-27T17:00:00Z">
              <w:r>
                <w:delText xml:space="preserve">DHCP options</w:delText>
              </w:r>
            </w:del>
          </w:p>
        </w:tc>
        <w:tc>
          <w:tcPr>
            <w:tcW w:w="1872" w:type="dxa"/>
          </w:tcPr>
          <w:p>
            <w:pPr/>
            <w:del w:id="7969" w:author="Claude" w:date="2026-09-27T17:00:00Z">
              <w:r>
                <w:delText xml:space="preserve">R</w:delText>
              </w:r>
            </w:del>
          </w:p>
        </w:tc>
        <w:tc>
          <w:tcPr>
            <w:tcW w:w="1872" w:type="dxa"/>
          </w:tcPr>
          <w:p>
            <w:pPr/>
            <w:del w:id="7970" w:author="Claude" w:date="2026-09-27T17:00:00Z">
              <w:r>
                <w:delText xml:space="preserve">—</w:delText>
              </w:r>
            </w:del>
          </w:p>
        </w:tc>
      </w:tr>
      <w:tr>
        <w:trPr>
          <w:del w:id="7971" w:author="Claude" w:date="2026-09-27T17:00:00Z"/>
        </w:trPr>
        <w:tc>
          <w:tcPr>
            <w:tcW w:w="1872" w:type="dxa"/>
          </w:tcPr>
          <w:p>
            <w:pPr/>
          </w:p>
        </w:tc>
        <w:tc>
          <w:tcPr>
            <w:tcW w:w="1872" w:type="dxa"/>
          </w:tcPr>
          <w:p>
            <w:pPr/>
            <w:del w:id="7972" w:author="Claude" w:date="2026-09-27T17:00:00Z">
              <w:r>
                <w:rPr>
                  <w:rStyle w:val="CodeChar"/>
                </w:rPr>
                <w:delText xml:space="preserve">drg</w:delText>
              </w:r>
            </w:del>
          </w:p>
        </w:tc>
        <w:tc>
          <w:tcPr>
            <w:tcW w:w="1872" w:type="dxa"/>
          </w:tcPr>
          <w:p>
            <w:pPr/>
            <w:del w:id="7973" w:author="Claude" w:date="2026-09-27T17:00:00Z">
              <w:r>
                <w:delText xml:space="preserve">Dynamic routing gateway</w:delText>
              </w:r>
            </w:del>
          </w:p>
        </w:tc>
        <w:tc>
          <w:tcPr>
            <w:tcW w:w="1872" w:type="dxa"/>
          </w:tcPr>
          <w:p>
            <w:pPr/>
            <w:del w:id="7974" w:author="Claude" w:date="2026-09-27T17:00:00Z">
              <w:r>
                <w:delText xml:space="preserve">R</w:delText>
              </w:r>
            </w:del>
          </w:p>
        </w:tc>
        <w:tc>
          <w:tcPr>
            <w:tcW w:w="1872" w:type="dxa"/>
          </w:tcPr>
          <w:p>
            <w:pPr/>
            <w:del w:id="7975" w:author="Claude" w:date="2026-09-27T17:00:00Z">
              <w:r>
                <w:delText xml:space="preserve">—</w:delText>
              </w:r>
            </w:del>
          </w:p>
        </w:tc>
      </w:tr>
      <w:tr>
        <w:trPr>
          <w:del w:id="7976" w:author="Claude" w:date="2026-09-27T17:00:00Z"/>
        </w:trPr>
        <w:tc>
          <w:tcPr>
            <w:tcW w:w="1872" w:type="dxa"/>
          </w:tcPr>
          <w:p>
            <w:pPr/>
          </w:p>
        </w:tc>
        <w:tc>
          <w:tcPr>
            <w:tcW w:w="1872" w:type="dxa"/>
          </w:tcPr>
          <w:p>
            <w:pPr/>
            <w:del w:id="7977" w:author="Claude" w:date="2026-09-27T17:00:00Z">
              <w:r>
                <w:rPr>
                  <w:rStyle w:val="CodeChar"/>
                </w:rPr>
                <w:delText xml:space="preserve">dra</w:delText>
              </w:r>
            </w:del>
          </w:p>
        </w:tc>
        <w:tc>
          <w:tcPr>
            <w:tcW w:w="1872" w:type="dxa"/>
          </w:tcPr>
          <w:p>
            <w:pPr/>
            <w:del w:id="7978" w:author="Claude" w:date="2026-09-27T17:00:00Z">
              <w:r>
                <w:delText xml:space="preserve">DRG attachment</w:delText>
              </w:r>
            </w:del>
          </w:p>
        </w:tc>
        <w:tc>
          <w:tcPr>
            <w:tcW w:w="1872" w:type="dxa"/>
          </w:tcPr>
          <w:p>
            <w:pPr/>
            <w:del w:id="7979" w:author="Claude" w:date="2026-09-27T17:00:00Z">
              <w:r>
                <w:delText xml:space="preserve">R</w:delText>
              </w:r>
            </w:del>
          </w:p>
        </w:tc>
        <w:tc>
          <w:tcPr>
            <w:tcW w:w="1872" w:type="dxa"/>
          </w:tcPr>
          <w:p>
            <w:pPr/>
            <w:del w:id="7980" w:author="Claude" w:date="2026-09-27T17:00:00Z">
              <w:r>
                <w:delText xml:space="preserve">Req (attached type)</w:delText>
              </w:r>
            </w:del>
          </w:p>
        </w:tc>
      </w:tr>
      <w:tr>
        <w:trPr>
          <w:del w:id="7981" w:author="Claude" w:date="2026-09-27T17:00:00Z"/>
        </w:trPr>
        <w:tc>
          <w:tcPr>
            <w:tcW w:w="1872" w:type="dxa"/>
          </w:tcPr>
          <w:p>
            <w:pPr/>
          </w:p>
        </w:tc>
        <w:tc>
          <w:tcPr>
            <w:tcW w:w="1872" w:type="dxa"/>
          </w:tcPr>
          <w:p>
            <w:pPr/>
            <w:del w:id="7982" w:author="Claude" w:date="2026-09-27T17:00:00Z">
              <w:r>
                <w:rPr>
                  <w:rStyle w:val="CodeChar"/>
                </w:rPr>
                <w:delText xml:space="preserve">drt</w:delText>
              </w:r>
            </w:del>
          </w:p>
        </w:tc>
        <w:tc>
          <w:tcPr>
            <w:tcW w:w="1872" w:type="dxa"/>
          </w:tcPr>
          <w:p>
            <w:pPr/>
            <w:del w:id="7983" w:author="Claude" w:date="2026-09-27T17:00:00Z">
              <w:r>
                <w:delText xml:space="preserve">DRG route table</w:delText>
              </w:r>
            </w:del>
          </w:p>
        </w:tc>
        <w:tc>
          <w:tcPr>
            <w:tcW w:w="1872" w:type="dxa"/>
          </w:tcPr>
          <w:p>
            <w:pPr/>
            <w:del w:id="7984" w:author="Claude" w:date="2026-09-27T17:00:00Z">
              <w:r>
                <w:delText xml:space="preserve">R</w:delText>
              </w:r>
            </w:del>
          </w:p>
        </w:tc>
        <w:tc>
          <w:tcPr>
            <w:tcW w:w="1872" w:type="dxa"/>
          </w:tcPr>
          <w:p>
            <w:pPr/>
            <w:del w:id="7985" w:author="Claude" w:date="2026-09-27T17:00:00Z">
              <w:r>
                <w:delText xml:space="preserve">—</w:delText>
              </w:r>
            </w:del>
          </w:p>
        </w:tc>
      </w:tr>
      <w:tr>
        <w:trPr>
          <w:del w:id="7986" w:author="Claude" w:date="2026-09-27T17:00:00Z"/>
        </w:trPr>
        <w:tc>
          <w:tcPr>
            <w:tcW w:w="1872" w:type="dxa"/>
          </w:tcPr>
          <w:p>
            <w:pPr/>
          </w:p>
        </w:tc>
        <w:tc>
          <w:tcPr>
            <w:tcW w:w="1872" w:type="dxa"/>
          </w:tcPr>
          <w:p>
            <w:pPr/>
            <w:del w:id="7987" w:author="Claude" w:date="2026-09-27T17:00:00Z">
              <w:r>
                <w:rPr>
                  <w:rStyle w:val="CodeChar"/>
                </w:rPr>
                <w:delText xml:space="preserve">igw</w:delText>
              </w:r>
            </w:del>
          </w:p>
        </w:tc>
        <w:tc>
          <w:tcPr>
            <w:tcW w:w="1872" w:type="dxa"/>
          </w:tcPr>
          <w:p>
            <w:pPr/>
            <w:del w:id="7988" w:author="Claude" w:date="2026-09-27T17:00:00Z">
              <w:r>
                <w:delText xml:space="preserve">Internet gateway</w:delText>
              </w:r>
            </w:del>
          </w:p>
        </w:tc>
        <w:tc>
          <w:tcPr>
            <w:tcW w:w="1872" w:type="dxa"/>
          </w:tcPr>
          <w:p>
            <w:pPr/>
            <w:del w:id="7989" w:author="Claude" w:date="2026-09-27T17:00:00Z">
              <w:r>
                <w:delText xml:space="preserve">R</w:delText>
              </w:r>
            </w:del>
          </w:p>
        </w:tc>
        <w:tc>
          <w:tcPr>
            <w:tcW w:w="1872" w:type="dxa"/>
          </w:tcPr>
          <w:p>
            <w:pPr/>
            <w:del w:id="7990" w:author="Claude" w:date="2026-09-27T17:00:00Z">
              <w:r>
                <w:delText xml:space="preserve">—</w:delText>
              </w:r>
            </w:del>
          </w:p>
        </w:tc>
      </w:tr>
      <w:tr>
        <w:trPr>
          <w:del w:id="7991" w:author="Claude" w:date="2026-09-27T17:00:00Z"/>
        </w:trPr>
        <w:tc>
          <w:tcPr>
            <w:tcW w:w="1872" w:type="dxa"/>
          </w:tcPr>
          <w:p>
            <w:pPr/>
          </w:p>
        </w:tc>
        <w:tc>
          <w:tcPr>
            <w:tcW w:w="1872" w:type="dxa"/>
          </w:tcPr>
          <w:p>
            <w:pPr/>
            <w:del w:id="7992" w:author="Claude" w:date="2026-09-27T17:00:00Z">
              <w:r>
                <w:rPr>
                  <w:rStyle w:val="CodeChar"/>
                </w:rPr>
                <w:delText xml:space="preserve">ngw</w:delText>
              </w:r>
            </w:del>
          </w:p>
        </w:tc>
        <w:tc>
          <w:tcPr>
            <w:tcW w:w="1872" w:type="dxa"/>
          </w:tcPr>
          <w:p>
            <w:pPr/>
            <w:del w:id="7993" w:author="Claude" w:date="2026-09-27T17:00:00Z">
              <w:r>
                <w:delText xml:space="preserve">NAT gateway</w:delText>
              </w:r>
            </w:del>
          </w:p>
        </w:tc>
        <w:tc>
          <w:tcPr>
            <w:tcW w:w="1872" w:type="dxa"/>
          </w:tcPr>
          <w:p>
            <w:pPr/>
            <w:del w:id="7994" w:author="Claude" w:date="2026-09-27T17:00:00Z">
              <w:r>
                <w:delText xml:space="preserve">R</w:delText>
              </w:r>
            </w:del>
          </w:p>
        </w:tc>
        <w:tc>
          <w:tcPr>
            <w:tcW w:w="1872" w:type="dxa"/>
          </w:tcPr>
          <w:p>
            <w:pPr/>
            <w:del w:id="7995" w:author="Claude" w:date="2026-09-27T17:00:00Z">
              <w:r>
                <w:delText xml:space="preserve">—</w:delText>
              </w:r>
            </w:del>
          </w:p>
        </w:tc>
      </w:tr>
      <w:tr>
        <w:trPr>
          <w:del w:id="7996" w:author="Claude" w:date="2026-09-27T17:00:00Z"/>
        </w:trPr>
        <w:tc>
          <w:tcPr>
            <w:tcW w:w="1872" w:type="dxa"/>
          </w:tcPr>
          <w:p>
            <w:pPr/>
          </w:p>
        </w:tc>
        <w:tc>
          <w:tcPr>
            <w:tcW w:w="1872" w:type="dxa"/>
          </w:tcPr>
          <w:p>
            <w:pPr/>
            <w:del w:id="7997" w:author="Claude" w:date="2026-09-27T17:00:00Z">
              <w:r>
                <w:rPr>
                  <w:rStyle w:val="CodeChar"/>
                </w:rPr>
                <w:delText xml:space="preserve">sgw</w:delText>
              </w:r>
            </w:del>
          </w:p>
        </w:tc>
        <w:tc>
          <w:tcPr>
            <w:tcW w:w="1872" w:type="dxa"/>
          </w:tcPr>
          <w:p>
            <w:pPr/>
            <w:del w:id="7998" w:author="Claude" w:date="2026-09-27T17:00:00Z">
              <w:r>
                <w:delText xml:space="preserve">Service gateway</w:delText>
              </w:r>
            </w:del>
          </w:p>
        </w:tc>
        <w:tc>
          <w:tcPr>
            <w:tcW w:w="1872" w:type="dxa"/>
          </w:tcPr>
          <w:p>
            <w:pPr/>
            <w:del w:id="7999" w:author="Claude" w:date="2026-09-27T17:00:00Z">
              <w:r>
                <w:delText xml:space="preserve">R</w:delText>
              </w:r>
            </w:del>
          </w:p>
        </w:tc>
        <w:tc>
          <w:tcPr>
            <w:tcW w:w="1872" w:type="dxa"/>
          </w:tcPr>
          <w:p>
            <w:pPr/>
            <w:del w:id="8000" w:author="Claude" w:date="2026-09-27T17:00:00Z">
              <w:r>
                <w:delText xml:space="preserve">—</w:delText>
              </w:r>
            </w:del>
          </w:p>
        </w:tc>
      </w:tr>
      <w:tr>
        <w:trPr>
          <w:del w:id="8001" w:author="Claude" w:date="2026-09-27T17:00:00Z"/>
        </w:trPr>
        <w:tc>
          <w:tcPr>
            <w:tcW w:w="1872" w:type="dxa"/>
          </w:tcPr>
          <w:p>
            <w:pPr/>
          </w:p>
        </w:tc>
        <w:tc>
          <w:tcPr>
            <w:tcW w:w="1872" w:type="dxa"/>
          </w:tcPr>
          <w:p>
            <w:pPr/>
            <w:del w:id="8002" w:author="Claude" w:date="2026-09-27T17:00:00Z">
              <w:r>
                <w:rPr>
                  <w:rStyle w:val="CodeChar"/>
                </w:rPr>
                <w:delText xml:space="preserve">lpg</w:delText>
              </w:r>
            </w:del>
          </w:p>
        </w:tc>
        <w:tc>
          <w:tcPr>
            <w:tcW w:w="1872" w:type="dxa"/>
          </w:tcPr>
          <w:p>
            <w:pPr/>
            <w:del w:id="8003" w:author="Claude" w:date="2026-09-27T17:00:00Z">
              <w:r>
                <w:delText xml:space="preserve">Local peering gateway</w:delText>
              </w:r>
            </w:del>
          </w:p>
        </w:tc>
        <w:tc>
          <w:tcPr>
            <w:tcW w:w="1872" w:type="dxa"/>
          </w:tcPr>
          <w:p>
            <w:pPr/>
            <w:del w:id="8004" w:author="Claude" w:date="2026-09-27T17:00:00Z">
              <w:r>
                <w:delText xml:space="preserve">R</w:delText>
              </w:r>
            </w:del>
          </w:p>
        </w:tc>
        <w:tc>
          <w:tcPr>
            <w:tcW w:w="1872" w:type="dxa"/>
          </w:tcPr>
          <w:p>
            <w:pPr/>
            <w:del w:id="8005" w:author="Claude" w:date="2026-09-27T17:00:00Z">
              <w:r>
                <w:delText xml:space="preserve">—</w:delText>
              </w:r>
            </w:del>
          </w:p>
        </w:tc>
      </w:tr>
      <w:tr>
        <w:trPr>
          <w:del w:id="8006" w:author="Claude" w:date="2026-09-27T17:00:00Z"/>
        </w:trPr>
        <w:tc>
          <w:tcPr>
            <w:tcW w:w="1872" w:type="dxa"/>
          </w:tcPr>
          <w:p>
            <w:pPr/>
          </w:p>
        </w:tc>
        <w:tc>
          <w:tcPr>
            <w:tcW w:w="1872" w:type="dxa"/>
          </w:tcPr>
          <w:p>
            <w:pPr/>
            <w:del w:id="8007" w:author="Claude" w:date="2026-09-27T17:00:00Z">
              <w:r>
                <w:rPr>
                  <w:rStyle w:val="CodeChar"/>
                </w:rPr>
                <w:delText xml:space="preserve">rpc</w:delText>
              </w:r>
            </w:del>
          </w:p>
        </w:tc>
        <w:tc>
          <w:tcPr>
            <w:tcW w:w="1872" w:type="dxa"/>
          </w:tcPr>
          <w:p>
            <w:pPr/>
            <w:del w:id="8008" w:author="Claude" w:date="2026-09-27T17:00:00Z">
              <w:r>
                <w:delText xml:space="preserve">Remote peering connection</w:delText>
              </w:r>
            </w:del>
          </w:p>
        </w:tc>
        <w:tc>
          <w:tcPr>
            <w:tcW w:w="1872" w:type="dxa"/>
          </w:tcPr>
          <w:p>
            <w:pPr/>
            <w:del w:id="8009" w:author="Claude" w:date="2026-09-27T17:00:00Z">
              <w:r>
                <w:delText xml:space="preserve">R</w:delText>
              </w:r>
            </w:del>
          </w:p>
        </w:tc>
        <w:tc>
          <w:tcPr>
            <w:tcW w:w="1872" w:type="dxa"/>
          </w:tcPr>
          <w:p>
            <w:pPr/>
            <w:del w:id="8010" w:author="Claude" w:date="2026-09-27T17:00:00Z">
              <w:r>
                <w:delText xml:space="preserve">Req (peer region)</w:delText>
              </w:r>
            </w:del>
          </w:p>
        </w:tc>
      </w:tr>
      <w:tr>
        <w:trPr>
          <w:del w:id="8011" w:author="Claude" w:date="2026-09-27T17:00:00Z"/>
        </w:trPr>
        <w:tc>
          <w:tcPr>
            <w:tcW w:w="1872" w:type="dxa"/>
          </w:tcPr>
          <w:p>
            <w:pPr/>
          </w:p>
        </w:tc>
        <w:tc>
          <w:tcPr>
            <w:tcW w:w="1872" w:type="dxa"/>
          </w:tcPr>
          <w:p>
            <w:pPr/>
            <w:del w:id="8012" w:author="Claude" w:date="2026-09-27T17:00:00Z">
              <w:r>
                <w:rPr>
                  <w:rStyle w:val="CodeChar"/>
                </w:rPr>
                <w:delText xml:space="preserve">fcv</w:delText>
              </w:r>
            </w:del>
          </w:p>
        </w:tc>
        <w:tc>
          <w:tcPr>
            <w:tcW w:w="1872" w:type="dxa"/>
          </w:tcPr>
          <w:p>
            <w:pPr/>
            <w:del w:id="8013" w:author="Claude" w:date="2026-09-27T17:00:00Z">
              <w:r>
                <w:delText xml:space="preserve">FastConnect virtual circuit</w:delText>
              </w:r>
            </w:del>
          </w:p>
        </w:tc>
        <w:tc>
          <w:tcPr>
            <w:tcW w:w="1872" w:type="dxa"/>
          </w:tcPr>
          <w:p>
            <w:pPr/>
            <w:del w:id="8014" w:author="Claude" w:date="2026-09-27T17:00:00Z">
              <w:r>
                <w:delText xml:space="preserve">R</w:delText>
              </w:r>
            </w:del>
          </w:p>
        </w:tc>
        <w:tc>
          <w:tcPr>
            <w:tcW w:w="1872" w:type="dxa"/>
          </w:tcPr>
          <w:p>
            <w:pPr/>
            <w:del w:id="8015" w:author="Claude" w:date="2026-09-27T17:00:00Z">
              <w:r>
                <w:delText xml:space="preserve">—</w:delText>
              </w:r>
            </w:del>
          </w:p>
        </w:tc>
      </w:tr>
      <w:tr>
        <w:trPr>
          <w:del w:id="8016" w:author="Claude" w:date="2026-09-27T17:00:00Z"/>
        </w:trPr>
        <w:tc>
          <w:tcPr>
            <w:tcW w:w="1872" w:type="dxa"/>
          </w:tcPr>
          <w:p>
            <w:pPr/>
          </w:p>
        </w:tc>
        <w:tc>
          <w:tcPr>
            <w:tcW w:w="1872" w:type="dxa"/>
          </w:tcPr>
          <w:p>
            <w:pPr/>
            <w:del w:id="8017" w:author="Claude" w:date="2026-09-27T17:00:00Z">
              <w:r>
                <w:rPr>
                  <w:rStyle w:val="CodeChar"/>
                </w:rPr>
                <w:delText xml:space="preserve">ips</w:delText>
              </w:r>
            </w:del>
          </w:p>
        </w:tc>
        <w:tc>
          <w:tcPr>
            <w:tcW w:w="1872" w:type="dxa"/>
          </w:tcPr>
          <w:p>
            <w:pPr/>
            <w:del w:id="8018" w:author="Claude" w:date="2026-09-27T17:00:00Z">
              <w:r>
                <w:delText xml:space="preserve">Site-to-Site VPN (IPSec connection)</w:delText>
              </w:r>
            </w:del>
          </w:p>
        </w:tc>
        <w:tc>
          <w:tcPr>
            <w:tcW w:w="1872" w:type="dxa"/>
          </w:tcPr>
          <w:p>
            <w:pPr/>
            <w:del w:id="8019" w:author="Claude" w:date="2026-09-27T17:00:00Z">
              <w:r>
                <w:delText xml:space="preserve">R</w:delText>
              </w:r>
            </w:del>
          </w:p>
        </w:tc>
        <w:tc>
          <w:tcPr>
            <w:tcW w:w="1872" w:type="dxa"/>
          </w:tcPr>
          <w:p>
            <w:pPr/>
            <w:del w:id="8020" w:author="Claude" w:date="2026-09-27T17:00:00Z">
              <w:r>
                <w:delText xml:space="preserve">—</w:delText>
              </w:r>
            </w:del>
          </w:p>
        </w:tc>
      </w:tr>
      <w:tr>
        <w:trPr>
          <w:del w:id="8021" w:author="Claude" w:date="2026-09-27T17:00:00Z"/>
        </w:trPr>
        <w:tc>
          <w:tcPr>
            <w:tcW w:w="1872" w:type="dxa"/>
          </w:tcPr>
          <w:p>
            <w:pPr/>
          </w:p>
        </w:tc>
        <w:tc>
          <w:tcPr>
            <w:tcW w:w="1872" w:type="dxa"/>
          </w:tcPr>
          <w:p>
            <w:pPr/>
            <w:del w:id="8022" w:author="Claude" w:date="2026-09-27T17:00:00Z">
              <w:r>
                <w:rPr>
                  <w:rStyle w:val="CodeChar"/>
                </w:rPr>
                <w:delText xml:space="preserve">cpe</w:delText>
              </w:r>
            </w:del>
          </w:p>
        </w:tc>
        <w:tc>
          <w:tcPr>
            <w:tcW w:w="1872" w:type="dxa"/>
          </w:tcPr>
          <w:p>
            <w:pPr/>
            <w:del w:id="8023" w:author="Claude" w:date="2026-09-27T17:00:00Z">
              <w:r>
                <w:delText xml:space="preserve">Customer-premises equipment</w:delText>
              </w:r>
            </w:del>
          </w:p>
        </w:tc>
        <w:tc>
          <w:tcPr>
            <w:tcW w:w="1872" w:type="dxa"/>
          </w:tcPr>
          <w:p>
            <w:pPr/>
            <w:del w:id="8024" w:author="Claude" w:date="2026-09-27T17:00:00Z">
              <w:r>
                <w:delText xml:space="preserve">R</w:delText>
              </w:r>
            </w:del>
          </w:p>
        </w:tc>
        <w:tc>
          <w:tcPr>
            <w:tcW w:w="1872" w:type="dxa"/>
          </w:tcPr>
          <w:p>
            <w:pPr/>
            <w:del w:id="8025" w:author="Claude" w:date="2026-09-27T17:00:00Z">
              <w:r>
                <w:delText xml:space="preserve">—</w:delText>
              </w:r>
            </w:del>
          </w:p>
        </w:tc>
      </w:tr>
      <w:tr>
        <w:trPr>
          <w:del w:id="8026" w:author="Claude" w:date="2026-09-27T17:00:00Z"/>
        </w:trPr>
        <w:tc>
          <w:tcPr>
            <w:tcW w:w="1872" w:type="dxa"/>
          </w:tcPr>
          <w:p>
            <w:pPr/>
          </w:p>
        </w:tc>
        <w:tc>
          <w:tcPr>
            <w:tcW w:w="1872" w:type="dxa"/>
          </w:tcPr>
          <w:p>
            <w:pPr/>
            <w:del w:id="8027" w:author="Claude" w:date="2026-09-27T17:00:00Z">
              <w:r>
                <w:rPr>
                  <w:rStyle w:val="CodeChar"/>
                </w:rPr>
                <w:delText xml:space="preserve">pip</w:delText>
              </w:r>
            </w:del>
          </w:p>
        </w:tc>
        <w:tc>
          <w:tcPr>
            <w:tcW w:w="1872" w:type="dxa"/>
          </w:tcPr>
          <w:p>
            <w:pPr/>
            <w:del w:id="8028" w:author="Claude" w:date="2026-09-27T17:00:00Z">
              <w:r>
                <w:delText xml:space="preserve">Reserved public IP</w:delText>
              </w:r>
            </w:del>
          </w:p>
        </w:tc>
        <w:tc>
          <w:tcPr>
            <w:tcW w:w="1872" w:type="dxa"/>
          </w:tcPr>
          <w:p>
            <w:pPr/>
            <w:del w:id="8029" w:author="Claude" w:date="2026-09-27T17:00:00Z">
              <w:r>
                <w:delText xml:space="preserve">R</w:delText>
              </w:r>
            </w:del>
          </w:p>
        </w:tc>
        <w:tc>
          <w:tcPr>
            <w:tcW w:w="1872" w:type="dxa"/>
          </w:tcPr>
          <w:p>
            <w:pPr/>
            <w:del w:id="8030" w:author="Claude" w:date="2026-09-27T17:00:00Z">
              <w:r>
                <w:delText xml:space="preserve">—</w:delText>
              </w:r>
            </w:del>
          </w:p>
        </w:tc>
      </w:tr>
      <w:tr>
        <w:trPr>
          <w:del w:id="8031" w:author="Claude" w:date="2026-09-27T17:00:00Z"/>
        </w:trPr>
        <w:tc>
          <w:tcPr>
            <w:tcW w:w="1872" w:type="dxa"/>
          </w:tcPr>
          <w:p>
            <w:pPr/>
          </w:p>
        </w:tc>
        <w:tc>
          <w:tcPr>
            <w:tcW w:w="1872" w:type="dxa"/>
          </w:tcPr>
          <w:p>
            <w:pPr/>
            <w:del w:id="8032" w:author="Claude" w:date="2026-09-27T17:00:00Z">
              <w:r>
                <w:rPr>
                  <w:rStyle w:val="CodeChar"/>
                </w:rPr>
                <w:delText xml:space="preserve">lb</w:delText>
              </w:r>
            </w:del>
          </w:p>
        </w:tc>
        <w:tc>
          <w:tcPr>
            <w:tcW w:w="1872" w:type="dxa"/>
          </w:tcPr>
          <w:p>
            <w:pPr/>
            <w:del w:id="8033" w:author="Claude" w:date="2026-09-27T17:00:00Z">
              <w:r>
                <w:delText xml:space="preserve">Load balancer (flexible)</w:delText>
              </w:r>
            </w:del>
          </w:p>
        </w:tc>
        <w:tc>
          <w:tcPr>
            <w:tcW w:w="1872" w:type="dxa"/>
          </w:tcPr>
          <w:p>
            <w:pPr/>
            <w:del w:id="8034" w:author="Claude" w:date="2026-09-27T17:00:00Z">
              <w:r>
                <w:delText xml:space="preserve">R</w:delText>
              </w:r>
            </w:del>
          </w:p>
        </w:tc>
        <w:tc>
          <w:tcPr>
            <w:tcW w:w="1872" w:type="dxa"/>
          </w:tcPr>
          <w:p>
            <w:pPr/>
            <w:del w:id="8035" w:author="Claude" w:date="2026-09-27T17:00:00Z">
              <w:r>
                <w:delText xml:space="preserve">Req (exposure)</w:delText>
              </w:r>
            </w:del>
          </w:p>
        </w:tc>
      </w:tr>
      <w:tr>
        <w:trPr>
          <w:del w:id="8036" w:author="Claude" w:date="2026-09-27T17:00:00Z"/>
        </w:trPr>
        <w:tc>
          <w:tcPr>
            <w:tcW w:w="1872" w:type="dxa"/>
          </w:tcPr>
          <w:p>
            <w:pPr/>
          </w:p>
        </w:tc>
        <w:tc>
          <w:tcPr>
            <w:tcW w:w="1872" w:type="dxa"/>
          </w:tcPr>
          <w:p>
            <w:pPr/>
            <w:del w:id="8037" w:author="Claude" w:date="2026-09-27T17:00:00Z">
              <w:r>
                <w:rPr>
                  <w:rStyle w:val="CodeChar"/>
                </w:rPr>
                <w:delText xml:space="preserve">nlb</w:delText>
              </w:r>
            </w:del>
          </w:p>
        </w:tc>
        <w:tc>
          <w:tcPr>
            <w:tcW w:w="1872" w:type="dxa"/>
          </w:tcPr>
          <w:p>
            <w:pPr/>
            <w:del w:id="8038" w:author="Claude" w:date="2026-09-27T17:00:00Z">
              <w:r>
                <w:delText xml:space="preserve">Network load balancer</w:delText>
              </w:r>
            </w:del>
          </w:p>
        </w:tc>
        <w:tc>
          <w:tcPr>
            <w:tcW w:w="1872" w:type="dxa"/>
          </w:tcPr>
          <w:p>
            <w:pPr/>
            <w:del w:id="8039" w:author="Claude" w:date="2026-09-27T17:00:00Z">
              <w:r>
                <w:delText xml:space="preserve">R</w:delText>
              </w:r>
            </w:del>
          </w:p>
        </w:tc>
        <w:tc>
          <w:tcPr>
            <w:tcW w:w="1872" w:type="dxa"/>
          </w:tcPr>
          <w:p>
            <w:pPr/>
            <w:del w:id="8040" w:author="Claude" w:date="2026-09-27T17:00:00Z">
              <w:r>
                <w:delText xml:space="preserve">Req (exposure)</w:delText>
              </w:r>
            </w:del>
          </w:p>
        </w:tc>
      </w:tr>
      <w:tr>
        <w:trPr>
          <w:del w:id="8041" w:author="Claude" w:date="2026-09-27T17:00:00Z"/>
        </w:trPr>
        <w:tc>
          <w:tcPr>
            <w:tcW w:w="1872" w:type="dxa"/>
          </w:tcPr>
          <w:p>
            <w:pPr/>
          </w:p>
        </w:tc>
        <w:tc>
          <w:tcPr>
            <w:tcW w:w="1872" w:type="dxa"/>
          </w:tcPr>
          <w:p>
            <w:pPr/>
            <w:del w:id="8042" w:author="Claude" w:date="2026-09-27T17:00:00Z">
              <w:r>
                <w:rPr>
                  <w:rStyle w:val="CodeChar"/>
                </w:rPr>
                <w:delText xml:space="preserve">nfw</w:delText>
              </w:r>
            </w:del>
          </w:p>
        </w:tc>
        <w:tc>
          <w:tcPr>
            <w:tcW w:w="1872" w:type="dxa"/>
          </w:tcPr>
          <w:p>
            <w:pPr/>
            <w:del w:id="8043" w:author="Claude" w:date="2026-09-27T17:00:00Z">
              <w:r>
                <w:delText xml:space="preserve">Network Firewall</w:delText>
              </w:r>
            </w:del>
          </w:p>
        </w:tc>
        <w:tc>
          <w:tcPr>
            <w:tcW w:w="1872" w:type="dxa"/>
          </w:tcPr>
          <w:p>
            <w:pPr/>
            <w:del w:id="8044" w:author="Claude" w:date="2026-09-27T17:00:00Z">
              <w:r>
                <w:delText xml:space="preserve">R</w:delText>
              </w:r>
            </w:del>
          </w:p>
        </w:tc>
        <w:tc>
          <w:tcPr>
            <w:tcW w:w="1872" w:type="dxa"/>
          </w:tcPr>
          <w:p>
            <w:pPr/>
            <w:del w:id="8045" w:author="Claude" w:date="2026-09-27T17:00:00Z">
              <w:r>
                <w:delText xml:space="preserve">—</w:delText>
              </w:r>
            </w:del>
          </w:p>
        </w:tc>
      </w:tr>
      <w:tr>
        <w:trPr>
          <w:del w:id="8046" w:author="Claude" w:date="2026-09-27T17:00:00Z"/>
        </w:trPr>
        <w:tc>
          <w:tcPr>
            <w:tcW w:w="1872" w:type="dxa"/>
          </w:tcPr>
          <w:p>
            <w:pPr/>
          </w:p>
        </w:tc>
        <w:tc>
          <w:tcPr>
            <w:tcW w:w="1872" w:type="dxa"/>
          </w:tcPr>
          <w:p>
            <w:pPr/>
            <w:del w:id="8047" w:author="Claude" w:date="2026-09-27T17:00:00Z">
              <w:r>
                <w:rPr>
                  <w:rStyle w:val="CodeChar"/>
                </w:rPr>
                <w:delText xml:space="preserve">nfp</w:delText>
              </w:r>
            </w:del>
          </w:p>
        </w:tc>
        <w:tc>
          <w:tcPr>
            <w:tcW w:w="1872" w:type="dxa"/>
          </w:tcPr>
          <w:p>
            <w:pPr/>
            <w:del w:id="8048" w:author="Claude" w:date="2026-09-27T17:00:00Z">
              <w:r>
                <w:delText xml:space="preserve">Network Firewall policy</w:delText>
              </w:r>
            </w:del>
          </w:p>
        </w:tc>
        <w:tc>
          <w:tcPr>
            <w:tcW w:w="1872" w:type="dxa"/>
          </w:tcPr>
          <w:p>
            <w:pPr/>
            <w:del w:id="8049" w:author="Claude" w:date="2026-09-27T17:00:00Z">
              <w:r>
                <w:delText xml:space="preserve">R</w:delText>
              </w:r>
            </w:del>
          </w:p>
        </w:tc>
        <w:tc>
          <w:tcPr>
            <w:tcW w:w="1872" w:type="dxa"/>
          </w:tcPr>
          <w:p>
            <w:pPr/>
            <w:del w:id="8050" w:author="Claude" w:date="2026-09-27T17:00:00Z">
              <w:r>
                <w:delText xml:space="preserve">—</w:delText>
              </w:r>
            </w:del>
          </w:p>
        </w:tc>
      </w:tr>
      <w:tr>
        <w:trPr>
          <w:del w:id="8051" w:author="Claude" w:date="2026-09-27T17:00:00Z"/>
        </w:trPr>
        <w:tc>
          <w:tcPr>
            <w:tcW w:w="1872" w:type="dxa"/>
          </w:tcPr>
          <w:p>
            <w:pPr/>
          </w:p>
        </w:tc>
        <w:tc>
          <w:tcPr>
            <w:tcW w:w="1872" w:type="dxa"/>
          </w:tcPr>
          <w:p>
            <w:pPr/>
            <w:del w:id="8052" w:author="Claude" w:date="2026-09-27T17:00:00Z">
              <w:r>
                <w:rPr>
                  <w:rStyle w:val="CodeChar"/>
                </w:rPr>
                <w:delText xml:space="preserve">dnv</w:delText>
              </w:r>
            </w:del>
          </w:p>
        </w:tc>
        <w:tc>
          <w:tcPr>
            <w:tcW w:w="1872" w:type="dxa"/>
          </w:tcPr>
          <w:p>
            <w:pPr/>
            <w:del w:id="8053" w:author="Claude" w:date="2026-09-27T17:00:00Z">
              <w:r>
                <w:delText xml:space="preserve">Private DNS view</w:delText>
              </w:r>
            </w:del>
          </w:p>
        </w:tc>
        <w:tc>
          <w:tcPr>
            <w:tcW w:w="1872" w:type="dxa"/>
          </w:tcPr>
          <w:p>
            <w:pPr/>
            <w:del w:id="8054" w:author="Claude" w:date="2026-09-27T17:00:00Z">
              <w:r>
                <w:delText xml:space="preserve">R</w:delText>
              </w:r>
            </w:del>
          </w:p>
        </w:tc>
        <w:tc>
          <w:tcPr>
            <w:tcW w:w="1872" w:type="dxa"/>
          </w:tcPr>
          <w:p>
            <w:pPr/>
            <w:del w:id="8055" w:author="Claude" w:date="2026-09-27T17:00:00Z">
              <w:r>
                <w:delText xml:space="preserve">—</w:delText>
              </w:r>
            </w:del>
          </w:p>
        </w:tc>
      </w:tr>
      <w:tr>
        <w:trPr>
          <w:del w:id="8056" w:author="Claude" w:date="2026-09-27T17:00:00Z"/>
        </w:trPr>
        <w:tc>
          <w:tcPr>
            <w:tcW w:w="1872" w:type="dxa"/>
          </w:tcPr>
          <w:p>
            <w:pPr/>
          </w:p>
        </w:tc>
        <w:tc>
          <w:tcPr>
            <w:tcW w:w="1872" w:type="dxa"/>
          </w:tcPr>
          <w:p>
            <w:pPr/>
            <w:del w:id="8057" w:author="Claude" w:date="2026-09-27T17:00:00Z">
              <w:r>
                <w:rPr>
                  <w:rStyle w:val="CodeChar"/>
                </w:rPr>
                <w:delText xml:space="preserve">dre</w:delText>
              </w:r>
            </w:del>
          </w:p>
        </w:tc>
        <w:tc>
          <w:tcPr>
            <w:tcW w:w="1872" w:type="dxa"/>
          </w:tcPr>
          <w:p>
            <w:pPr/>
            <w:del w:id="8058" w:author="Claude" w:date="2026-09-27T17:00:00Z">
              <w:r>
                <w:delText xml:space="preserve">DNS resolver endpoint</w:delText>
              </w:r>
            </w:del>
          </w:p>
        </w:tc>
        <w:tc>
          <w:tcPr>
            <w:tcW w:w="1872" w:type="dxa"/>
          </w:tcPr>
          <w:p>
            <w:pPr/>
            <w:del w:id="8059" w:author="Claude" w:date="2026-09-27T17:00:00Z">
              <w:r>
                <w:delText xml:space="preserve">R</w:delText>
              </w:r>
            </w:del>
          </w:p>
        </w:tc>
        <w:tc>
          <w:tcPr>
            <w:tcW w:w="1872" w:type="dxa"/>
          </w:tcPr>
          <w:p>
            <w:pPr/>
            <w:del w:id="8060" w:author="Claude" w:date="2026-09-27T17:00:00Z">
              <w:r>
                <w:delText xml:space="preserve">—</w:delText>
              </w:r>
            </w:del>
          </w:p>
        </w:tc>
      </w:tr>
      <w:tr>
        <w:trPr>
          <w:del w:id="8061" w:author="Claude" w:date="2026-09-27T17:00:00Z"/>
        </w:trPr>
        <w:tc>
          <w:tcPr>
            <w:tcW w:w="1872" w:type="dxa"/>
          </w:tcPr>
          <w:p>
            <w:pPr/>
            <w:del w:id="8062" w:author="Claude" w:date="2026-09-27T17:00:00Z">
              <w:r>
                <w:delText xml:space="preserve">Compute</w:delText>
              </w:r>
            </w:del>
          </w:p>
        </w:tc>
        <w:tc>
          <w:tcPr>
            <w:tcW w:w="1872" w:type="dxa"/>
          </w:tcPr>
          <w:p>
            <w:pPr/>
            <w:del w:id="8063" w:author="Claude" w:date="2026-09-27T17:00:00Z">
              <w:r>
                <w:rPr>
                  <w:rStyle w:val="CodeChar"/>
                </w:rPr>
                <w:delText xml:space="preserve">vm</w:delText>
              </w:r>
            </w:del>
          </w:p>
        </w:tc>
        <w:tc>
          <w:tcPr>
            <w:tcW w:w="1872" w:type="dxa"/>
          </w:tcPr>
          <w:p>
            <w:pPr/>
            <w:del w:id="8064" w:author="Claude" w:date="2026-09-27T17:00:00Z">
              <w:r>
                <w:delText xml:space="preserve">VM instance</w:delText>
              </w:r>
            </w:del>
          </w:p>
        </w:tc>
        <w:tc>
          <w:tcPr>
            <w:tcW w:w="1872" w:type="dxa"/>
          </w:tcPr>
          <w:p>
            <w:pPr/>
            <w:del w:id="8065" w:author="Claude" w:date="2026-09-27T17:00:00Z">
              <w:r>
                <w:delText xml:space="preserve">R</w:delText>
              </w:r>
            </w:del>
          </w:p>
        </w:tc>
        <w:tc>
          <w:tcPr>
            <w:tcW w:w="1872" w:type="dxa"/>
          </w:tcPr>
          <w:p>
            <w:pPr/>
            <w:del w:id="8066" w:author="Claude" w:date="2026-09-27T17:00:00Z">
              <w:r>
                <w:delText xml:space="preserve">Req (OS)</w:delText>
              </w:r>
            </w:del>
          </w:p>
        </w:tc>
      </w:tr>
      <w:tr>
        <w:trPr>
          <w:del w:id="8067" w:author="Claude" w:date="2026-09-27T17:00:00Z"/>
        </w:trPr>
        <w:tc>
          <w:tcPr>
            <w:tcW w:w="1872" w:type="dxa"/>
          </w:tcPr>
          <w:p>
            <w:pPr/>
          </w:p>
        </w:tc>
        <w:tc>
          <w:tcPr>
            <w:tcW w:w="1872" w:type="dxa"/>
          </w:tcPr>
          <w:p>
            <w:pPr/>
            <w:del w:id="8068" w:author="Claude" w:date="2026-09-27T17:00:00Z">
              <w:r>
                <w:rPr>
                  <w:rStyle w:val="CodeChar"/>
                </w:rPr>
                <w:delText xml:space="preserve">bm</w:delText>
              </w:r>
            </w:del>
          </w:p>
        </w:tc>
        <w:tc>
          <w:tcPr>
            <w:tcW w:w="1872" w:type="dxa"/>
          </w:tcPr>
          <w:p>
            <w:pPr/>
            <w:del w:id="8069" w:author="Claude" w:date="2026-09-27T17:00:00Z">
              <w:r>
                <w:delText xml:space="preserve">Bare metal instance</w:delText>
              </w:r>
            </w:del>
          </w:p>
        </w:tc>
        <w:tc>
          <w:tcPr>
            <w:tcW w:w="1872" w:type="dxa"/>
          </w:tcPr>
          <w:p>
            <w:pPr/>
            <w:del w:id="8070" w:author="Claude" w:date="2026-09-27T17:00:00Z">
              <w:r>
                <w:delText xml:space="preserve">R</w:delText>
              </w:r>
            </w:del>
          </w:p>
        </w:tc>
        <w:tc>
          <w:tcPr>
            <w:tcW w:w="1872" w:type="dxa"/>
          </w:tcPr>
          <w:p>
            <w:pPr/>
            <w:del w:id="8071" w:author="Claude" w:date="2026-09-27T17:00:00Z">
              <w:r>
                <w:delText xml:space="preserve">Req (OS)</w:delText>
              </w:r>
            </w:del>
          </w:p>
        </w:tc>
      </w:tr>
      <w:tr>
        <w:trPr>
          <w:del w:id="8072" w:author="Claude" w:date="2026-09-27T17:00:00Z"/>
        </w:trPr>
        <w:tc>
          <w:tcPr>
            <w:tcW w:w="1872" w:type="dxa"/>
          </w:tcPr>
          <w:p>
            <w:pPr/>
          </w:p>
        </w:tc>
        <w:tc>
          <w:tcPr>
            <w:tcW w:w="1872" w:type="dxa"/>
          </w:tcPr>
          <w:p>
            <w:pPr/>
            <w:del w:id="8073" w:author="Claude" w:date="2026-09-27T17:00:00Z">
              <w:r>
                <w:rPr>
                  <w:rStyle w:val="CodeChar"/>
                </w:rPr>
                <w:delText xml:space="preserve">ipl</w:delText>
              </w:r>
            </w:del>
          </w:p>
        </w:tc>
        <w:tc>
          <w:tcPr>
            <w:tcW w:w="1872" w:type="dxa"/>
          </w:tcPr>
          <w:p>
            <w:pPr/>
            <w:del w:id="8074" w:author="Claude" w:date="2026-09-27T17:00:00Z">
              <w:r>
                <w:delText xml:space="preserve">Instance pool</w:delText>
              </w:r>
            </w:del>
          </w:p>
        </w:tc>
        <w:tc>
          <w:tcPr>
            <w:tcW w:w="1872" w:type="dxa"/>
          </w:tcPr>
          <w:p>
            <w:pPr/>
            <w:del w:id="8075" w:author="Claude" w:date="2026-09-27T17:00:00Z">
              <w:r>
                <w:delText xml:space="preserve">R</w:delText>
              </w:r>
            </w:del>
          </w:p>
        </w:tc>
        <w:tc>
          <w:tcPr>
            <w:tcW w:w="1872" w:type="dxa"/>
          </w:tcPr>
          <w:p>
            <w:pPr/>
            <w:del w:id="8076" w:author="Claude" w:date="2026-09-27T17:00:00Z">
              <w:r>
                <w:delText xml:space="preserve">Req (OS)</w:delText>
              </w:r>
            </w:del>
          </w:p>
        </w:tc>
      </w:tr>
      <w:tr>
        <w:trPr>
          <w:del w:id="8077" w:author="Claude" w:date="2026-09-27T17:00:00Z"/>
        </w:trPr>
        <w:tc>
          <w:tcPr>
            <w:tcW w:w="1872" w:type="dxa"/>
          </w:tcPr>
          <w:p>
            <w:pPr/>
          </w:p>
        </w:tc>
        <w:tc>
          <w:tcPr>
            <w:tcW w:w="1872" w:type="dxa"/>
          </w:tcPr>
          <w:p>
            <w:pPr/>
            <w:del w:id="8078" w:author="Claude" w:date="2026-09-27T17:00:00Z">
              <w:r>
                <w:rPr>
                  <w:rStyle w:val="CodeChar"/>
                </w:rPr>
                <w:delText xml:space="preserve">icf</w:delText>
              </w:r>
            </w:del>
          </w:p>
        </w:tc>
        <w:tc>
          <w:tcPr>
            <w:tcW w:w="1872" w:type="dxa"/>
          </w:tcPr>
          <w:p>
            <w:pPr/>
            <w:del w:id="8079" w:author="Claude" w:date="2026-09-27T17:00:00Z">
              <w:r>
                <w:delText xml:space="preserve">Instance configuration</w:delText>
              </w:r>
            </w:del>
          </w:p>
        </w:tc>
        <w:tc>
          <w:tcPr>
            <w:tcW w:w="1872" w:type="dxa"/>
          </w:tcPr>
          <w:p>
            <w:pPr/>
            <w:del w:id="8080" w:author="Claude" w:date="2026-09-27T17:00:00Z">
              <w:r>
                <w:delText xml:space="preserve">R</w:delText>
              </w:r>
            </w:del>
          </w:p>
        </w:tc>
        <w:tc>
          <w:tcPr>
            <w:tcW w:w="1872" w:type="dxa"/>
          </w:tcPr>
          <w:p>
            <w:pPr/>
            <w:del w:id="8081" w:author="Claude" w:date="2026-09-27T17:00:00Z">
              <w:r>
                <w:delText xml:space="preserve">Req (OS)</w:delText>
              </w:r>
            </w:del>
          </w:p>
        </w:tc>
      </w:tr>
      <w:tr>
        <w:trPr>
          <w:del w:id="8082" w:author="Claude" w:date="2026-09-27T17:00:00Z"/>
        </w:trPr>
        <w:tc>
          <w:tcPr>
            <w:tcW w:w="1872" w:type="dxa"/>
          </w:tcPr>
          <w:p>
            <w:pPr/>
          </w:p>
        </w:tc>
        <w:tc>
          <w:tcPr>
            <w:tcW w:w="1872" w:type="dxa"/>
          </w:tcPr>
          <w:p>
            <w:pPr/>
            <w:del w:id="8083" w:author="Claude" w:date="2026-09-27T17:00:00Z">
              <w:r>
                <w:rPr>
                  <w:rStyle w:val="CodeChar"/>
                </w:rPr>
                <w:delText xml:space="preserve">img</w:delText>
              </w:r>
            </w:del>
          </w:p>
        </w:tc>
        <w:tc>
          <w:tcPr>
            <w:tcW w:w="1872" w:type="dxa"/>
          </w:tcPr>
          <w:p>
            <w:pPr/>
            <w:del w:id="8084" w:author="Claude" w:date="2026-09-27T17:00:00Z">
              <w:r>
                <w:delText xml:space="preserve">Custom image</w:delText>
              </w:r>
            </w:del>
          </w:p>
        </w:tc>
        <w:tc>
          <w:tcPr>
            <w:tcW w:w="1872" w:type="dxa"/>
          </w:tcPr>
          <w:p>
            <w:pPr/>
            <w:del w:id="8085" w:author="Claude" w:date="2026-09-27T17:00:00Z">
              <w:r>
                <w:delText xml:space="preserve">R</w:delText>
              </w:r>
            </w:del>
          </w:p>
        </w:tc>
        <w:tc>
          <w:tcPr>
            <w:tcW w:w="1872" w:type="dxa"/>
          </w:tcPr>
          <w:p>
            <w:pPr/>
            <w:del w:id="8086" w:author="Claude" w:date="2026-09-27T17:00:00Z">
              <w:r>
                <w:delText xml:space="preserve">Req (OS)</w:delText>
              </w:r>
            </w:del>
          </w:p>
        </w:tc>
      </w:tr>
      <w:tr>
        <w:trPr>
          <w:del w:id="8087" w:author="Claude" w:date="2026-09-27T17:00:00Z"/>
        </w:trPr>
        <w:tc>
          <w:tcPr>
            <w:tcW w:w="1872" w:type="dxa"/>
          </w:tcPr>
          <w:p>
            <w:pPr/>
          </w:p>
        </w:tc>
        <w:tc>
          <w:tcPr>
            <w:tcW w:w="1872" w:type="dxa"/>
          </w:tcPr>
          <w:p>
            <w:pPr/>
            <w:del w:id="8088" w:author="Claude" w:date="2026-09-27T17:00:00Z">
              <w:r>
                <w:rPr>
                  <w:rStyle w:val="CodeChar"/>
                </w:rPr>
                <w:delText xml:space="preserve">bov</w:delText>
              </w:r>
            </w:del>
          </w:p>
        </w:tc>
        <w:tc>
          <w:tcPr>
            <w:tcW w:w="1872" w:type="dxa"/>
          </w:tcPr>
          <w:p>
            <w:pPr/>
            <w:del w:id="8089" w:author="Claude" w:date="2026-09-27T17:00:00Z">
              <w:r>
                <w:delText xml:space="preserve">Boot volume (only when detached/standalone)</w:delText>
              </w:r>
            </w:del>
          </w:p>
        </w:tc>
        <w:tc>
          <w:tcPr>
            <w:tcW w:w="1872" w:type="dxa"/>
          </w:tcPr>
          <w:p>
            <w:pPr/>
            <w:del w:id="8090" w:author="Claude" w:date="2026-09-27T17:00:00Z">
              <w:r>
                <w:delText xml:space="preserve">R</w:delText>
              </w:r>
            </w:del>
          </w:p>
        </w:tc>
        <w:tc>
          <w:tcPr>
            <w:tcW w:w="1872" w:type="dxa"/>
          </w:tcPr>
          <w:p>
            <w:pPr/>
            <w:del w:id="8091" w:author="Claude" w:date="2026-09-27T17:00:00Z">
              <w:r>
                <w:delText xml:space="preserve">—</w:delText>
              </w:r>
            </w:del>
          </w:p>
        </w:tc>
      </w:tr>
      <w:tr>
        <w:trPr>
          <w:del w:id="8092" w:author="Claude" w:date="2026-09-27T17:00:00Z"/>
        </w:trPr>
        <w:tc>
          <w:tcPr>
            <w:tcW w:w="1872" w:type="dxa"/>
          </w:tcPr>
          <w:p>
            <w:pPr/>
          </w:p>
        </w:tc>
        <w:tc>
          <w:tcPr>
            <w:tcW w:w="1872" w:type="dxa"/>
          </w:tcPr>
          <w:p>
            <w:pPr/>
            <w:del w:id="8093" w:author="Claude" w:date="2026-09-27T17:00:00Z">
              <w:r>
                <w:rPr>
                  <w:rStyle w:val="CodeChar"/>
                </w:rPr>
                <w:delText xml:space="preserve">blv</w:delText>
              </w:r>
            </w:del>
          </w:p>
        </w:tc>
        <w:tc>
          <w:tcPr>
            <w:tcW w:w="1872" w:type="dxa"/>
          </w:tcPr>
          <w:p>
            <w:pPr/>
            <w:del w:id="8094" w:author="Claude" w:date="2026-09-27T17:00:00Z">
              <w:r>
                <w:delText xml:space="preserve">Block volume</w:delText>
              </w:r>
            </w:del>
          </w:p>
        </w:tc>
        <w:tc>
          <w:tcPr>
            <w:tcW w:w="1872" w:type="dxa"/>
          </w:tcPr>
          <w:p>
            <w:pPr/>
            <w:del w:id="8095" w:author="Claude" w:date="2026-09-27T17:00:00Z">
              <w:r>
                <w:delText xml:space="preserve">R</w:delText>
              </w:r>
            </w:del>
          </w:p>
        </w:tc>
        <w:tc>
          <w:tcPr>
            <w:tcW w:w="1872" w:type="dxa"/>
          </w:tcPr>
          <w:p>
            <w:pPr/>
            <w:del w:id="8096" w:author="Claude" w:date="2026-09-27T17:00:00Z">
              <w:r>
                <w:delText xml:space="preserve">Opt (content)</w:delText>
              </w:r>
            </w:del>
          </w:p>
        </w:tc>
      </w:tr>
      <w:tr>
        <w:trPr>
          <w:del w:id="8097" w:author="Claude" w:date="2026-09-27T17:00:00Z"/>
        </w:trPr>
        <w:tc>
          <w:tcPr>
            <w:tcW w:w="1872" w:type="dxa"/>
          </w:tcPr>
          <w:p>
            <w:pPr/>
          </w:p>
        </w:tc>
        <w:tc>
          <w:tcPr>
            <w:tcW w:w="1872" w:type="dxa"/>
          </w:tcPr>
          <w:p>
            <w:pPr/>
            <w:del w:id="8098" w:author="Claude" w:date="2026-09-27T17:00:00Z">
              <w:r>
                <w:rPr>
                  <w:rStyle w:val="CodeChar"/>
                </w:rPr>
                <w:delText xml:space="preserve">vgp</w:delText>
              </w:r>
            </w:del>
          </w:p>
        </w:tc>
        <w:tc>
          <w:tcPr>
            <w:tcW w:w="1872" w:type="dxa"/>
          </w:tcPr>
          <w:p>
            <w:pPr/>
            <w:del w:id="8099" w:author="Claude" w:date="2026-09-27T17:00:00Z">
              <w:r>
                <w:delText xml:space="preserve">Volume group</w:delText>
              </w:r>
            </w:del>
          </w:p>
        </w:tc>
        <w:tc>
          <w:tcPr>
            <w:tcW w:w="1872" w:type="dxa"/>
          </w:tcPr>
          <w:p>
            <w:pPr/>
            <w:del w:id="8100" w:author="Claude" w:date="2026-09-27T17:00:00Z">
              <w:r>
                <w:delText xml:space="preserve">R</w:delText>
              </w:r>
            </w:del>
          </w:p>
        </w:tc>
        <w:tc>
          <w:tcPr>
            <w:tcW w:w="1872" w:type="dxa"/>
          </w:tcPr>
          <w:p>
            <w:pPr/>
            <w:del w:id="8101" w:author="Claude" w:date="2026-09-27T17:00:00Z">
              <w:r>
                <w:delText xml:space="preserve">—</w:delText>
              </w:r>
            </w:del>
          </w:p>
        </w:tc>
      </w:tr>
      <w:tr>
        <w:trPr>
          <w:del w:id="8102" w:author="Claude" w:date="2026-09-27T17:00:00Z"/>
        </w:trPr>
        <w:tc>
          <w:tcPr>
            <w:tcW w:w="1872" w:type="dxa"/>
          </w:tcPr>
          <w:p>
            <w:pPr/>
          </w:p>
        </w:tc>
        <w:tc>
          <w:tcPr>
            <w:tcW w:w="1872" w:type="dxa"/>
          </w:tcPr>
          <w:p>
            <w:pPr/>
            <w:del w:id="8103" w:author="Claude" w:date="2026-09-27T17:00:00Z">
              <w:r>
                <w:rPr>
                  <w:rStyle w:val="CodeChar"/>
                </w:rPr>
                <w:delText xml:space="preserve">bvp</w:delText>
              </w:r>
            </w:del>
          </w:p>
        </w:tc>
        <w:tc>
          <w:tcPr>
            <w:tcW w:w="1872" w:type="dxa"/>
          </w:tcPr>
          <w:p>
            <w:pPr/>
            <w:del w:id="8104" w:author="Claude" w:date="2026-09-27T17:00:00Z">
              <w:r>
                <w:delText xml:space="preserve">Volume backup policy</w:delText>
              </w:r>
            </w:del>
          </w:p>
        </w:tc>
        <w:tc>
          <w:tcPr>
            <w:tcW w:w="1872" w:type="dxa"/>
          </w:tcPr>
          <w:p>
            <w:pPr/>
            <w:del w:id="8105" w:author="Claude" w:date="2026-09-27T17:00:00Z">
              <w:r>
                <w:delText xml:space="preserve">R</w:delText>
              </w:r>
            </w:del>
          </w:p>
        </w:tc>
        <w:tc>
          <w:tcPr>
            <w:tcW w:w="1872" w:type="dxa"/>
          </w:tcPr>
          <w:p>
            <w:pPr/>
            <w:del w:id="8106" w:author="Claude" w:date="2026-09-27T17:00:00Z">
              <w:r>
                <w:delText xml:space="preserve">—</w:delText>
              </w:r>
            </w:del>
          </w:p>
        </w:tc>
      </w:tr>
      <w:tr>
        <w:trPr>
          <w:del w:id="8107" w:author="Claude" w:date="2026-09-27T17:00:00Z"/>
        </w:trPr>
        <w:tc>
          <w:tcPr>
            <w:tcW w:w="1872" w:type="dxa"/>
          </w:tcPr>
          <w:p>
            <w:pPr/>
          </w:p>
        </w:tc>
        <w:tc>
          <w:tcPr>
            <w:tcW w:w="1872" w:type="dxa"/>
          </w:tcPr>
          <w:p>
            <w:pPr/>
            <w:del w:id="8108" w:author="Claude" w:date="2026-09-27T17:00:00Z">
              <w:r>
                <w:rPr>
                  <w:rStyle w:val="CodeChar"/>
                </w:rPr>
                <w:delText xml:space="preserve">dvh</w:delText>
              </w:r>
            </w:del>
          </w:p>
        </w:tc>
        <w:tc>
          <w:tcPr>
            <w:tcW w:w="1872" w:type="dxa"/>
          </w:tcPr>
          <w:p>
            <w:pPr/>
            <w:del w:id="8109" w:author="Claude" w:date="2026-09-27T17:00:00Z">
              <w:r>
                <w:delText xml:space="preserve">Dedicated VM host</w:delText>
              </w:r>
            </w:del>
          </w:p>
        </w:tc>
        <w:tc>
          <w:tcPr>
            <w:tcW w:w="1872" w:type="dxa"/>
          </w:tcPr>
          <w:p>
            <w:pPr/>
            <w:del w:id="8110" w:author="Claude" w:date="2026-09-27T17:00:00Z">
              <w:r>
                <w:delText xml:space="preserve">R</w:delText>
              </w:r>
            </w:del>
          </w:p>
        </w:tc>
        <w:tc>
          <w:tcPr>
            <w:tcW w:w="1872" w:type="dxa"/>
          </w:tcPr>
          <w:p>
            <w:pPr/>
            <w:del w:id="8111" w:author="Claude" w:date="2026-09-27T17:00:00Z">
              <w:r>
                <w:delText xml:space="preserve">—</w:delText>
              </w:r>
            </w:del>
          </w:p>
        </w:tc>
      </w:tr>
      <w:tr>
        <w:trPr>
          <w:del w:id="8112" w:author="Claude" w:date="2026-09-27T17:00:00Z"/>
        </w:trPr>
        <w:tc>
          <w:tcPr>
            <w:tcW w:w="1872" w:type="dxa"/>
          </w:tcPr>
          <w:p>
            <w:pPr/>
          </w:p>
        </w:tc>
        <w:tc>
          <w:tcPr>
            <w:tcW w:w="1872" w:type="dxa"/>
          </w:tcPr>
          <w:p>
            <w:pPr/>
            <w:del w:id="8113" w:author="Claude" w:date="2026-09-27T17:00:00Z">
              <w:r>
                <w:rPr>
                  <w:rStyle w:val="CodeChar"/>
                </w:rPr>
                <w:delText xml:space="preserve">cin</w:delText>
              </w:r>
            </w:del>
          </w:p>
        </w:tc>
        <w:tc>
          <w:tcPr>
            <w:tcW w:w="1872" w:type="dxa"/>
          </w:tcPr>
          <w:p>
            <w:pPr/>
            <w:del w:id="8114" w:author="Claude" w:date="2026-09-27T17:00:00Z">
              <w:r>
                <w:delText xml:space="preserve">Container instance</w:delText>
              </w:r>
            </w:del>
          </w:p>
        </w:tc>
        <w:tc>
          <w:tcPr>
            <w:tcW w:w="1872" w:type="dxa"/>
          </w:tcPr>
          <w:p>
            <w:pPr/>
            <w:del w:id="8115" w:author="Claude" w:date="2026-09-27T17:00:00Z">
              <w:r>
                <w:delText xml:space="preserve">R</w:delText>
              </w:r>
            </w:del>
          </w:p>
        </w:tc>
        <w:tc>
          <w:tcPr>
            <w:tcW w:w="1872" w:type="dxa"/>
          </w:tcPr>
          <w:p>
            <w:pPr/>
            <w:del w:id="8116" w:author="Claude" w:date="2026-09-27T17:00:00Z">
              <w:r>
                <w:delText xml:space="preserve">—</w:delText>
              </w:r>
            </w:del>
          </w:p>
        </w:tc>
      </w:tr>
      <w:tr>
        <w:trPr>
          <w:del w:id="8117" w:author="Claude" w:date="2026-09-27T17:00:00Z"/>
        </w:trPr>
        <w:tc>
          <w:tcPr>
            <w:tcW w:w="1872" w:type="dxa"/>
          </w:tcPr>
          <w:p>
            <w:pPr/>
            <w:del w:id="8118" w:author="Claude" w:date="2026-09-27T17:00:00Z">
              <w:r>
                <w:delText xml:space="preserve">Kubernetes</w:delText>
              </w:r>
            </w:del>
          </w:p>
        </w:tc>
        <w:tc>
          <w:tcPr>
            <w:tcW w:w="1872" w:type="dxa"/>
          </w:tcPr>
          <w:p>
            <w:pPr/>
            <w:del w:id="8119" w:author="Claude" w:date="2026-09-27T17:00:00Z">
              <w:r>
                <w:rPr>
                  <w:rStyle w:val="CodeChar"/>
                </w:rPr>
                <w:delText xml:space="preserve">oke</w:delText>
              </w:r>
            </w:del>
          </w:p>
        </w:tc>
        <w:tc>
          <w:tcPr>
            <w:tcW w:w="1872" w:type="dxa"/>
          </w:tcPr>
          <w:p>
            <w:pPr/>
            <w:del w:id="8120" w:author="Claude" w:date="2026-09-27T17:00:00Z">
              <w:r>
                <w:delText xml:space="preserve">OKE cluster</w:delText>
              </w:r>
            </w:del>
          </w:p>
        </w:tc>
        <w:tc>
          <w:tcPr>
            <w:tcW w:w="1872" w:type="dxa"/>
          </w:tcPr>
          <w:p>
            <w:pPr/>
            <w:del w:id="8121" w:author="Claude" w:date="2026-09-27T17:00:00Z">
              <w:r>
                <w:delText xml:space="preserve">R</w:delText>
              </w:r>
            </w:del>
          </w:p>
        </w:tc>
        <w:tc>
          <w:tcPr>
            <w:tcW w:w="1872" w:type="dxa"/>
          </w:tcPr>
          <w:p>
            <w:pPr/>
            <w:del w:id="8122" w:author="Claude" w:date="2026-09-27T17:00:00Z">
              <w:r>
                <w:delText xml:space="preserve">—</w:delText>
              </w:r>
            </w:del>
          </w:p>
        </w:tc>
      </w:tr>
      <w:tr>
        <w:trPr>
          <w:del w:id="8123" w:author="Claude" w:date="2026-09-27T17:00:00Z"/>
        </w:trPr>
        <w:tc>
          <w:tcPr>
            <w:tcW w:w="1872" w:type="dxa"/>
          </w:tcPr>
          <w:p>
            <w:pPr/>
          </w:p>
        </w:tc>
        <w:tc>
          <w:tcPr>
            <w:tcW w:w="1872" w:type="dxa"/>
          </w:tcPr>
          <w:p>
            <w:pPr/>
            <w:del w:id="8124" w:author="Claude" w:date="2026-09-27T17:00:00Z">
              <w:r>
                <w:rPr>
                  <w:rStyle w:val="CodeChar"/>
                </w:rPr>
                <w:delText xml:space="preserve">onp</w:delText>
              </w:r>
            </w:del>
          </w:p>
        </w:tc>
        <w:tc>
          <w:tcPr>
            <w:tcW w:w="1872" w:type="dxa"/>
          </w:tcPr>
          <w:p>
            <w:pPr/>
            <w:del w:id="8125" w:author="Claude" w:date="2026-09-27T17:00:00Z">
              <w:r>
                <w:delText xml:space="preserve">OKE managed node pool</w:delText>
              </w:r>
            </w:del>
          </w:p>
        </w:tc>
        <w:tc>
          <w:tcPr>
            <w:tcW w:w="1872" w:type="dxa"/>
          </w:tcPr>
          <w:p>
            <w:pPr/>
            <w:del w:id="8126" w:author="Claude" w:date="2026-09-27T17:00:00Z">
              <w:r>
                <w:delText xml:space="preserve">R</w:delText>
              </w:r>
            </w:del>
          </w:p>
        </w:tc>
        <w:tc>
          <w:tcPr>
            <w:tcW w:w="1872" w:type="dxa"/>
          </w:tcPr>
          <w:p>
            <w:pPr/>
            <w:del w:id="8127" w:author="Claude" w:date="2026-09-27T17:00:00Z">
              <w:r>
                <w:delText xml:space="preserve">Opt (purpose)</w:delText>
              </w:r>
            </w:del>
          </w:p>
        </w:tc>
      </w:tr>
      <w:tr>
        <w:trPr>
          <w:del w:id="8128" w:author="Claude" w:date="2026-09-27T17:00:00Z"/>
        </w:trPr>
        <w:tc>
          <w:tcPr>
            <w:tcW w:w="1872" w:type="dxa"/>
          </w:tcPr>
          <w:p>
            <w:pPr/>
          </w:p>
        </w:tc>
        <w:tc>
          <w:tcPr>
            <w:tcW w:w="1872" w:type="dxa"/>
          </w:tcPr>
          <w:p>
            <w:pPr/>
            <w:del w:id="8129" w:author="Claude" w:date="2026-09-27T17:00:00Z">
              <w:r>
                <w:rPr>
                  <w:rStyle w:val="CodeChar"/>
                </w:rPr>
                <w:delText xml:space="preserve">vnp</w:delText>
              </w:r>
            </w:del>
          </w:p>
        </w:tc>
        <w:tc>
          <w:tcPr>
            <w:tcW w:w="1872" w:type="dxa"/>
          </w:tcPr>
          <w:p>
            <w:pPr/>
            <w:del w:id="8130" w:author="Claude" w:date="2026-09-27T17:00:00Z">
              <w:r>
                <w:delText xml:space="preserve">OKE virtual node pool</w:delText>
              </w:r>
            </w:del>
          </w:p>
        </w:tc>
        <w:tc>
          <w:tcPr>
            <w:tcW w:w="1872" w:type="dxa"/>
          </w:tcPr>
          <w:p>
            <w:pPr/>
            <w:del w:id="8131" w:author="Claude" w:date="2026-09-27T17:00:00Z">
              <w:r>
                <w:delText xml:space="preserve">R</w:delText>
              </w:r>
            </w:del>
          </w:p>
        </w:tc>
        <w:tc>
          <w:tcPr>
            <w:tcW w:w="1872" w:type="dxa"/>
          </w:tcPr>
          <w:p>
            <w:pPr/>
            <w:del w:id="8132" w:author="Claude" w:date="2026-09-27T17:00:00Z">
              <w:r>
                <w:delText xml:space="preserve">Opt (purpose)</w:delText>
              </w:r>
            </w:del>
          </w:p>
        </w:tc>
      </w:tr>
      <w:tr>
        <w:trPr>
          <w:del w:id="8133" w:author="Claude" w:date="2026-09-27T17:00:00Z"/>
        </w:trPr>
        <w:tc>
          <w:tcPr>
            <w:tcW w:w="1872" w:type="dxa"/>
          </w:tcPr>
          <w:p>
            <w:pPr/>
            <w:del w:id="8134" w:author="Claude" w:date="2026-09-27T17:00:00Z">
              <w:r>
                <w:delText xml:space="preserve">Database</w:delText>
              </w:r>
            </w:del>
          </w:p>
        </w:tc>
        <w:tc>
          <w:tcPr>
            <w:tcW w:w="1872" w:type="dxa"/>
          </w:tcPr>
          <w:p>
            <w:pPr/>
            <w:del w:id="8135" w:author="Claude" w:date="2026-09-27T17:00:00Z">
              <w:r>
                <w:rPr>
                  <w:rStyle w:val="CodeChar"/>
                </w:rPr>
                <w:delText xml:space="preserve">adb</w:delText>
              </w:r>
            </w:del>
          </w:p>
        </w:tc>
        <w:tc>
          <w:tcPr>
            <w:tcW w:w="1872" w:type="dxa"/>
          </w:tcPr>
          <w:p>
            <w:pPr/>
            <w:del w:id="8136" w:author="Claude" w:date="2026-09-27T17:00:00Z">
              <w:r>
                <w:delText xml:space="preserve">Autonomous Database (serverless)</w:delText>
              </w:r>
            </w:del>
          </w:p>
        </w:tc>
        <w:tc>
          <w:tcPr>
            <w:tcW w:w="1872" w:type="dxa"/>
          </w:tcPr>
          <w:p>
            <w:pPr/>
            <w:del w:id="8137" w:author="Claude" w:date="2026-09-27T17:00:00Z">
              <w:r>
                <w:delText xml:space="preserve">R</w:delText>
              </w:r>
            </w:del>
          </w:p>
        </w:tc>
        <w:tc>
          <w:tcPr>
            <w:tcW w:w="1872" w:type="dxa"/>
          </w:tcPr>
          <w:p>
            <w:pPr/>
            <w:del w:id="8138" w:author="Claude" w:date="2026-09-27T17:00:00Z">
              <w:r>
                <w:delText xml:space="preserve">Req (workload)</w:delText>
              </w:r>
            </w:del>
          </w:p>
        </w:tc>
      </w:tr>
      <w:tr>
        <w:trPr>
          <w:del w:id="8139" w:author="Claude" w:date="2026-09-27T17:00:00Z"/>
        </w:trPr>
        <w:tc>
          <w:tcPr>
            <w:tcW w:w="1872" w:type="dxa"/>
          </w:tcPr>
          <w:p>
            <w:pPr/>
          </w:p>
        </w:tc>
        <w:tc>
          <w:tcPr>
            <w:tcW w:w="1872" w:type="dxa"/>
          </w:tcPr>
          <w:p>
            <w:pPr/>
            <w:del w:id="8140" w:author="Claude" w:date="2026-09-27T17:00:00Z">
              <w:r>
                <w:rPr>
                  <w:rStyle w:val="CodeChar"/>
                </w:rPr>
                <w:delText xml:space="preserve">acd</w:delText>
              </w:r>
            </w:del>
          </w:p>
        </w:tc>
        <w:tc>
          <w:tcPr>
            <w:tcW w:w="1872" w:type="dxa"/>
          </w:tcPr>
          <w:p>
            <w:pPr/>
            <w:del w:id="8141" w:author="Claude" w:date="2026-09-27T17:00:00Z">
              <w:r>
                <w:delText xml:space="preserve">Autonomous container database</w:delText>
              </w:r>
            </w:del>
          </w:p>
        </w:tc>
        <w:tc>
          <w:tcPr>
            <w:tcW w:w="1872" w:type="dxa"/>
          </w:tcPr>
          <w:p>
            <w:pPr/>
            <w:del w:id="8142" w:author="Claude" w:date="2026-09-27T17:00:00Z">
              <w:r>
                <w:delText xml:space="preserve">R</w:delText>
              </w:r>
            </w:del>
          </w:p>
        </w:tc>
        <w:tc>
          <w:tcPr>
            <w:tcW w:w="1872" w:type="dxa"/>
          </w:tcPr>
          <w:p>
            <w:pPr/>
            <w:del w:id="8143" w:author="Claude" w:date="2026-09-27T17:00:00Z">
              <w:r>
                <w:delText xml:space="preserve">—</w:delText>
              </w:r>
            </w:del>
          </w:p>
        </w:tc>
      </w:tr>
      <w:tr>
        <w:trPr>
          <w:del w:id="8144" w:author="Claude" w:date="2026-09-27T17:00:00Z"/>
        </w:trPr>
        <w:tc>
          <w:tcPr>
            <w:tcW w:w="1872" w:type="dxa"/>
          </w:tcPr>
          <w:p>
            <w:pPr/>
          </w:p>
        </w:tc>
        <w:tc>
          <w:tcPr>
            <w:tcW w:w="1872" w:type="dxa"/>
          </w:tcPr>
          <w:p>
            <w:pPr/>
            <w:del w:id="8145" w:author="Claude" w:date="2026-09-27T17:00:00Z">
              <w:r>
                <w:rPr>
                  <w:rStyle w:val="CodeChar"/>
                </w:rPr>
                <w:delText xml:space="preserve">avc</w:delText>
              </w:r>
            </w:del>
          </w:p>
        </w:tc>
        <w:tc>
          <w:tcPr>
            <w:tcW w:w="1872" w:type="dxa"/>
          </w:tcPr>
          <w:p>
            <w:pPr/>
            <w:del w:id="8146" w:author="Claude" w:date="2026-09-27T17:00:00Z">
              <w:r>
                <w:delText xml:space="preserve">Autonomous VM cluster</w:delText>
              </w:r>
            </w:del>
          </w:p>
        </w:tc>
        <w:tc>
          <w:tcPr>
            <w:tcW w:w="1872" w:type="dxa"/>
          </w:tcPr>
          <w:p>
            <w:pPr/>
            <w:del w:id="8147" w:author="Claude" w:date="2026-09-27T17:00:00Z">
              <w:r>
                <w:delText xml:space="preserve">R</w:delText>
              </w:r>
            </w:del>
          </w:p>
        </w:tc>
        <w:tc>
          <w:tcPr>
            <w:tcW w:w="1872" w:type="dxa"/>
          </w:tcPr>
          <w:p>
            <w:pPr/>
            <w:del w:id="8148" w:author="Claude" w:date="2026-09-27T17:00:00Z">
              <w:r>
                <w:delText xml:space="preserve">—</w:delText>
              </w:r>
            </w:del>
          </w:p>
        </w:tc>
      </w:tr>
      <w:tr>
        <w:trPr>
          <w:del w:id="8149" w:author="Claude" w:date="2026-09-27T17:00:00Z"/>
        </w:trPr>
        <w:tc>
          <w:tcPr>
            <w:tcW w:w="1872" w:type="dxa"/>
          </w:tcPr>
          <w:p>
            <w:pPr/>
          </w:p>
        </w:tc>
        <w:tc>
          <w:tcPr>
            <w:tcW w:w="1872" w:type="dxa"/>
          </w:tcPr>
          <w:p>
            <w:pPr/>
            <w:del w:id="8150" w:author="Claude" w:date="2026-09-27T17:00:00Z">
              <w:r>
                <w:rPr>
                  <w:rStyle w:val="CodeChar"/>
                </w:rPr>
                <w:delText xml:space="preserve">dbs</w:delText>
              </w:r>
            </w:del>
          </w:p>
        </w:tc>
        <w:tc>
          <w:tcPr>
            <w:tcW w:w="1872" w:type="dxa"/>
          </w:tcPr>
          <w:p>
            <w:pPr/>
            <w:del w:id="8151" w:author="Claude" w:date="2026-09-27T17:00:00Z">
              <w:r>
                <w:delText xml:space="preserve">Base Database DB system (VM/BM)</w:delText>
              </w:r>
            </w:del>
          </w:p>
        </w:tc>
        <w:tc>
          <w:tcPr>
            <w:tcW w:w="1872" w:type="dxa"/>
          </w:tcPr>
          <w:p>
            <w:pPr/>
            <w:del w:id="8152" w:author="Claude" w:date="2026-09-27T17:00:00Z">
              <w:r>
                <w:delText xml:space="preserve">R</w:delText>
              </w:r>
            </w:del>
          </w:p>
        </w:tc>
        <w:tc>
          <w:tcPr>
            <w:tcW w:w="1872" w:type="dxa"/>
          </w:tcPr>
          <w:p>
            <w:pPr/>
            <w:del w:id="8153" w:author="Claude" w:date="2026-09-27T17:00:00Z">
              <w:r>
                <w:delText xml:space="preserve">Req (topology)</w:delText>
              </w:r>
            </w:del>
          </w:p>
        </w:tc>
      </w:tr>
      <w:tr>
        <w:trPr>
          <w:del w:id="8154" w:author="Claude" w:date="2026-09-27T17:00:00Z"/>
        </w:trPr>
        <w:tc>
          <w:tcPr>
            <w:tcW w:w="1872" w:type="dxa"/>
          </w:tcPr>
          <w:p>
            <w:pPr/>
          </w:p>
        </w:tc>
        <w:tc>
          <w:tcPr>
            <w:tcW w:w="1872" w:type="dxa"/>
          </w:tcPr>
          <w:p>
            <w:pPr/>
            <w:del w:id="8155" w:author="Claude" w:date="2026-09-27T17:00:00Z">
              <w:r>
                <w:rPr>
                  <w:rStyle w:val="CodeChar"/>
                </w:rPr>
                <w:delText xml:space="preserve">exi</w:delText>
              </w:r>
            </w:del>
          </w:p>
        </w:tc>
        <w:tc>
          <w:tcPr>
            <w:tcW w:w="1872" w:type="dxa"/>
          </w:tcPr>
          <w:p>
            <w:pPr/>
            <w:del w:id="8156" w:author="Claude" w:date="2026-09-27T17:00:00Z">
              <w:r>
                <w:delText xml:space="preserve">Exadata infrastructure</w:delText>
              </w:r>
            </w:del>
          </w:p>
        </w:tc>
        <w:tc>
          <w:tcPr>
            <w:tcW w:w="1872" w:type="dxa"/>
          </w:tcPr>
          <w:p>
            <w:pPr/>
            <w:del w:id="8157" w:author="Claude" w:date="2026-09-27T17:00:00Z">
              <w:r>
                <w:delText xml:space="preserve">R</w:delText>
              </w:r>
            </w:del>
          </w:p>
        </w:tc>
        <w:tc>
          <w:tcPr>
            <w:tcW w:w="1872" w:type="dxa"/>
          </w:tcPr>
          <w:p>
            <w:pPr/>
            <w:del w:id="8158" w:author="Claude" w:date="2026-09-27T17:00:00Z">
              <w:r>
                <w:delText xml:space="preserve">—</w:delText>
              </w:r>
            </w:del>
          </w:p>
        </w:tc>
      </w:tr>
      <w:tr>
        <w:trPr>
          <w:del w:id="8159" w:author="Claude" w:date="2026-09-27T17:00:00Z"/>
        </w:trPr>
        <w:tc>
          <w:tcPr>
            <w:tcW w:w="1872" w:type="dxa"/>
          </w:tcPr>
          <w:p>
            <w:pPr/>
          </w:p>
        </w:tc>
        <w:tc>
          <w:tcPr>
            <w:tcW w:w="1872" w:type="dxa"/>
          </w:tcPr>
          <w:p>
            <w:pPr/>
            <w:del w:id="8160" w:author="Claude" w:date="2026-09-27T17:00:00Z">
              <w:r>
                <w:rPr>
                  <w:rStyle w:val="CodeChar"/>
                </w:rPr>
                <w:delText xml:space="preserve">exc</w:delText>
              </w:r>
            </w:del>
          </w:p>
        </w:tc>
        <w:tc>
          <w:tcPr>
            <w:tcW w:w="1872" w:type="dxa"/>
          </w:tcPr>
          <w:p>
            <w:pPr/>
            <w:del w:id="8161" w:author="Claude" w:date="2026-09-27T17:00:00Z">
              <w:r>
                <w:delText xml:space="preserve">Exadata VM cluster</w:delText>
              </w:r>
            </w:del>
          </w:p>
        </w:tc>
        <w:tc>
          <w:tcPr>
            <w:tcW w:w="1872" w:type="dxa"/>
          </w:tcPr>
          <w:p>
            <w:pPr/>
            <w:del w:id="8162" w:author="Claude" w:date="2026-09-27T17:00:00Z">
              <w:r>
                <w:delText xml:space="preserve">R</w:delText>
              </w:r>
            </w:del>
          </w:p>
        </w:tc>
        <w:tc>
          <w:tcPr>
            <w:tcW w:w="1872" w:type="dxa"/>
          </w:tcPr>
          <w:p>
            <w:pPr/>
            <w:del w:id="8163" w:author="Claude" w:date="2026-09-27T17:00:00Z">
              <w:r>
                <w:delText xml:space="preserve">—</w:delText>
              </w:r>
            </w:del>
          </w:p>
        </w:tc>
      </w:tr>
      <w:tr>
        <w:trPr>
          <w:del w:id="8164" w:author="Claude" w:date="2026-09-27T17:00:00Z"/>
        </w:trPr>
        <w:tc>
          <w:tcPr>
            <w:tcW w:w="1872" w:type="dxa"/>
          </w:tcPr>
          <w:p>
            <w:pPr/>
          </w:p>
        </w:tc>
        <w:tc>
          <w:tcPr>
            <w:tcW w:w="1872" w:type="dxa"/>
          </w:tcPr>
          <w:p>
            <w:pPr/>
            <w:del w:id="8165" w:author="Claude" w:date="2026-09-27T17:00:00Z">
              <w:r>
                <w:rPr>
                  <w:rStyle w:val="CodeChar"/>
                </w:rPr>
                <w:delText xml:space="preserve">dbh</w:delText>
              </w:r>
            </w:del>
          </w:p>
        </w:tc>
        <w:tc>
          <w:tcPr>
            <w:tcW w:w="1872" w:type="dxa"/>
          </w:tcPr>
          <w:p>
            <w:pPr/>
            <w:del w:id="8166" w:author="Claude" w:date="2026-09-27T17:00:00Z">
              <w:r>
                <w:delText xml:space="preserve">Database home</w:delText>
              </w:r>
            </w:del>
          </w:p>
        </w:tc>
        <w:tc>
          <w:tcPr>
            <w:tcW w:w="1872" w:type="dxa"/>
          </w:tcPr>
          <w:p>
            <w:pPr/>
            <w:del w:id="8167" w:author="Claude" w:date="2026-09-27T17:00:00Z">
              <w:r>
                <w:delText xml:space="preserve">R</w:delText>
              </w:r>
            </w:del>
          </w:p>
        </w:tc>
        <w:tc>
          <w:tcPr>
            <w:tcW w:w="1872" w:type="dxa"/>
          </w:tcPr>
          <w:p>
            <w:pPr/>
            <w:del w:id="8168" w:author="Claude" w:date="2026-09-27T17:00:00Z">
              <w:r>
                <w:delText xml:space="preserve">—</w:delText>
              </w:r>
            </w:del>
          </w:p>
        </w:tc>
      </w:tr>
      <w:tr>
        <w:trPr>
          <w:del w:id="8169" w:author="Claude" w:date="2026-09-27T17:00:00Z"/>
        </w:trPr>
        <w:tc>
          <w:tcPr>
            <w:tcW w:w="1872" w:type="dxa"/>
          </w:tcPr>
          <w:p>
            <w:pPr/>
          </w:p>
        </w:tc>
        <w:tc>
          <w:tcPr>
            <w:tcW w:w="1872" w:type="dxa"/>
          </w:tcPr>
          <w:p>
            <w:pPr/>
            <w:del w:id="8170" w:author="Claude" w:date="2026-09-27T17:00:00Z">
              <w:r>
                <w:rPr>
                  <w:rStyle w:val="CodeChar"/>
                </w:rPr>
                <w:delText xml:space="preserve">mys</w:delText>
              </w:r>
            </w:del>
          </w:p>
        </w:tc>
        <w:tc>
          <w:tcPr>
            <w:tcW w:w="1872" w:type="dxa"/>
          </w:tcPr>
          <w:p>
            <w:pPr/>
            <w:del w:id="8171" w:author="Claude" w:date="2026-09-27T17:00:00Z">
              <w:r>
                <w:delText xml:space="preserve">MySQL HeatWave DB system</w:delText>
              </w:r>
            </w:del>
          </w:p>
        </w:tc>
        <w:tc>
          <w:tcPr>
            <w:tcW w:w="1872" w:type="dxa"/>
          </w:tcPr>
          <w:p>
            <w:pPr/>
            <w:del w:id="8172" w:author="Claude" w:date="2026-09-27T17:00:00Z">
              <w:r>
                <w:delText xml:space="preserve">R</w:delText>
              </w:r>
            </w:del>
          </w:p>
        </w:tc>
        <w:tc>
          <w:tcPr>
            <w:tcW w:w="1872" w:type="dxa"/>
          </w:tcPr>
          <w:p>
            <w:pPr/>
            <w:del w:id="8173" w:author="Claude" w:date="2026-09-27T17:00:00Z">
              <w:r>
                <w:delText xml:space="preserve">Req (topology)</w:delText>
              </w:r>
            </w:del>
          </w:p>
        </w:tc>
      </w:tr>
      <w:tr>
        <w:trPr>
          <w:del w:id="8174" w:author="Claude" w:date="2026-09-27T17:00:00Z"/>
        </w:trPr>
        <w:tc>
          <w:tcPr>
            <w:tcW w:w="1872" w:type="dxa"/>
          </w:tcPr>
          <w:p>
            <w:pPr/>
          </w:p>
        </w:tc>
        <w:tc>
          <w:tcPr>
            <w:tcW w:w="1872" w:type="dxa"/>
          </w:tcPr>
          <w:p>
            <w:pPr/>
            <w:del w:id="8175" w:author="Claude" w:date="2026-09-27T17:00:00Z">
              <w:r>
                <w:rPr>
                  <w:rStyle w:val="CodeChar"/>
                </w:rPr>
                <w:delText xml:space="preserve">pgs</w:delText>
              </w:r>
            </w:del>
          </w:p>
        </w:tc>
        <w:tc>
          <w:tcPr>
            <w:tcW w:w="1872" w:type="dxa"/>
          </w:tcPr>
          <w:p>
            <w:pPr/>
            <w:del w:id="8176" w:author="Claude" w:date="2026-09-27T17:00:00Z">
              <w:r>
                <w:delText xml:space="preserve">OCI Database with PostgreSQL</w:delText>
              </w:r>
            </w:del>
          </w:p>
        </w:tc>
        <w:tc>
          <w:tcPr>
            <w:tcW w:w="1872" w:type="dxa"/>
          </w:tcPr>
          <w:p>
            <w:pPr/>
            <w:del w:id="8177" w:author="Claude" w:date="2026-09-27T17:00:00Z">
              <w:r>
                <w:delText xml:space="preserve">R</w:delText>
              </w:r>
            </w:del>
          </w:p>
        </w:tc>
        <w:tc>
          <w:tcPr>
            <w:tcW w:w="1872" w:type="dxa"/>
          </w:tcPr>
          <w:p>
            <w:pPr/>
            <w:del w:id="8178" w:author="Claude" w:date="2026-09-27T17:00:00Z">
              <w:r>
                <w:delText xml:space="preserve">Req (topology)</w:delText>
              </w:r>
            </w:del>
          </w:p>
        </w:tc>
      </w:tr>
      <w:tr>
        <w:trPr>
          <w:del w:id="8179" w:author="Claude" w:date="2026-09-27T17:00:00Z"/>
        </w:trPr>
        <w:tc>
          <w:tcPr>
            <w:tcW w:w="1872" w:type="dxa"/>
          </w:tcPr>
          <w:p>
            <w:pPr/>
          </w:p>
        </w:tc>
        <w:tc>
          <w:tcPr>
            <w:tcW w:w="1872" w:type="dxa"/>
          </w:tcPr>
          <w:p>
            <w:pPr/>
            <w:del w:id="8180" w:author="Claude" w:date="2026-09-27T17:00:00Z">
              <w:r>
                <w:rPr>
                  <w:rStyle w:val="CodeChar"/>
                </w:rPr>
                <w:delText xml:space="preserve">ogg</w:delText>
              </w:r>
            </w:del>
          </w:p>
        </w:tc>
        <w:tc>
          <w:tcPr>
            <w:tcW w:w="1872" w:type="dxa"/>
          </w:tcPr>
          <w:p>
            <w:pPr/>
            <w:del w:id="8181" w:author="Claude" w:date="2026-09-27T17:00:00Z">
              <w:r>
                <w:delText xml:space="preserve">GoldenGate deployment</w:delText>
              </w:r>
            </w:del>
          </w:p>
        </w:tc>
        <w:tc>
          <w:tcPr>
            <w:tcW w:w="1872" w:type="dxa"/>
          </w:tcPr>
          <w:p>
            <w:pPr/>
            <w:del w:id="8182" w:author="Claude" w:date="2026-09-27T17:00:00Z">
              <w:r>
                <w:delText xml:space="preserve">R</w:delText>
              </w:r>
            </w:del>
          </w:p>
        </w:tc>
        <w:tc>
          <w:tcPr>
            <w:tcW w:w="1872" w:type="dxa"/>
          </w:tcPr>
          <w:p>
            <w:pPr/>
            <w:del w:id="8183" w:author="Claude" w:date="2026-09-27T17:00:00Z">
              <w:r>
                <w:delText xml:space="preserve">—</w:delText>
              </w:r>
            </w:del>
          </w:p>
        </w:tc>
      </w:tr>
      <w:tr>
        <w:trPr>
          <w:del w:id="8184" w:author="Claude" w:date="2026-09-27T17:00:00Z"/>
        </w:trPr>
        <w:tc>
          <w:tcPr>
            <w:tcW w:w="1872" w:type="dxa"/>
          </w:tcPr>
          <w:p>
            <w:pPr/>
            <w:del w:id="8185" w:author="Claude" w:date="2026-09-27T17:00:00Z">
              <w:r>
                <w:delText xml:space="preserve">Storage</w:delText>
              </w:r>
            </w:del>
          </w:p>
        </w:tc>
        <w:tc>
          <w:tcPr>
            <w:tcW w:w="1872" w:type="dxa"/>
          </w:tcPr>
          <w:p>
            <w:pPr/>
            <w:del w:id="8186" w:author="Claude" w:date="2026-09-27T17:00:00Z">
              <w:r>
                <w:rPr>
                  <w:rStyle w:val="CodeChar"/>
                </w:rPr>
                <w:delText xml:space="preserve">bkt</w:delText>
              </w:r>
            </w:del>
          </w:p>
        </w:tc>
        <w:tc>
          <w:tcPr>
            <w:tcW w:w="1872" w:type="dxa"/>
          </w:tcPr>
          <w:p>
            <w:pPr/>
            <w:del w:id="8187" w:author="Claude" w:date="2026-09-27T17:00:00Z">
              <w:r>
                <w:delText xml:space="preserve">Object Storage bucket</w:delText>
              </w:r>
            </w:del>
          </w:p>
        </w:tc>
        <w:tc>
          <w:tcPr>
            <w:tcW w:w="1872" w:type="dxa"/>
          </w:tcPr>
          <w:p>
            <w:pPr/>
            <w:del w:id="8188" w:author="Claude" w:date="2026-09-27T17:00:00Z">
              <w:r>
                <w:delText xml:space="preserve">R</w:delText>
              </w:r>
            </w:del>
          </w:p>
        </w:tc>
        <w:tc>
          <w:tcPr>
            <w:tcW w:w="1872" w:type="dxa"/>
          </w:tcPr>
          <w:p>
            <w:pPr/>
            <w:del w:id="8189" w:author="Claude" w:date="2026-09-27T17:00:00Z">
              <w:r>
                <w:delText xml:space="preserve">Req (purpose)</w:delText>
              </w:r>
            </w:del>
          </w:p>
        </w:tc>
      </w:tr>
      <w:tr>
        <w:trPr>
          <w:del w:id="8190" w:author="Claude" w:date="2026-09-27T17:00:00Z"/>
        </w:trPr>
        <w:tc>
          <w:tcPr>
            <w:tcW w:w="1872" w:type="dxa"/>
          </w:tcPr>
          <w:p>
            <w:pPr/>
          </w:p>
        </w:tc>
        <w:tc>
          <w:tcPr>
            <w:tcW w:w="1872" w:type="dxa"/>
          </w:tcPr>
          <w:p>
            <w:pPr/>
            <w:del w:id="8191" w:author="Claude" w:date="2026-09-27T17:00:00Z">
              <w:r>
                <w:rPr>
                  <w:rStyle w:val="CodeChar"/>
                </w:rPr>
                <w:delText xml:space="preserve">fss</w:delText>
              </w:r>
            </w:del>
          </w:p>
        </w:tc>
        <w:tc>
          <w:tcPr>
            <w:tcW w:w="1872" w:type="dxa"/>
          </w:tcPr>
          <w:p>
            <w:pPr/>
            <w:del w:id="8192" w:author="Claude" w:date="2026-09-27T17:00:00Z">
              <w:r>
                <w:delText xml:space="preserve">File Storage file system</w:delText>
              </w:r>
            </w:del>
          </w:p>
        </w:tc>
        <w:tc>
          <w:tcPr>
            <w:tcW w:w="1872" w:type="dxa"/>
          </w:tcPr>
          <w:p>
            <w:pPr/>
            <w:del w:id="8193" w:author="Claude" w:date="2026-09-27T17:00:00Z">
              <w:r>
                <w:delText xml:space="preserve">R</w:delText>
              </w:r>
            </w:del>
          </w:p>
        </w:tc>
        <w:tc>
          <w:tcPr>
            <w:tcW w:w="1872" w:type="dxa"/>
          </w:tcPr>
          <w:p>
            <w:pPr/>
            <w:del w:id="8194" w:author="Claude" w:date="2026-09-27T17:00:00Z">
              <w:r>
                <w:delText xml:space="preserve">—</w:delText>
              </w:r>
            </w:del>
          </w:p>
        </w:tc>
      </w:tr>
      <w:tr>
        <w:trPr>
          <w:del w:id="8195" w:author="Claude" w:date="2026-09-27T17:00:00Z"/>
        </w:trPr>
        <w:tc>
          <w:tcPr>
            <w:tcW w:w="1872" w:type="dxa"/>
          </w:tcPr>
          <w:p>
            <w:pPr/>
          </w:p>
        </w:tc>
        <w:tc>
          <w:tcPr>
            <w:tcW w:w="1872" w:type="dxa"/>
          </w:tcPr>
          <w:p>
            <w:pPr/>
            <w:del w:id="8196" w:author="Claude" w:date="2026-09-27T17:00:00Z">
              <w:r>
                <w:rPr>
                  <w:rStyle w:val="CodeChar"/>
                </w:rPr>
                <w:delText xml:space="preserve">mnt</w:delText>
              </w:r>
            </w:del>
          </w:p>
        </w:tc>
        <w:tc>
          <w:tcPr>
            <w:tcW w:w="1872" w:type="dxa"/>
          </w:tcPr>
          <w:p>
            <w:pPr/>
            <w:del w:id="8197" w:author="Claude" w:date="2026-09-27T17:00:00Z">
              <w:r>
                <w:delText xml:space="preserve">File Storage mount target</w:delText>
              </w:r>
            </w:del>
          </w:p>
        </w:tc>
        <w:tc>
          <w:tcPr>
            <w:tcW w:w="1872" w:type="dxa"/>
          </w:tcPr>
          <w:p>
            <w:pPr/>
            <w:del w:id="8198" w:author="Claude" w:date="2026-09-27T17:00:00Z">
              <w:r>
                <w:delText xml:space="preserve">R</w:delText>
              </w:r>
            </w:del>
          </w:p>
        </w:tc>
        <w:tc>
          <w:tcPr>
            <w:tcW w:w="1872" w:type="dxa"/>
          </w:tcPr>
          <w:p>
            <w:pPr/>
            <w:del w:id="8199" w:author="Claude" w:date="2026-09-27T17:00:00Z">
              <w:r>
                <w:delText xml:space="preserve">—</w:delText>
              </w:r>
            </w:del>
          </w:p>
        </w:tc>
      </w:tr>
      <w:tr>
        <w:trPr>
          <w:del w:id="8200" w:author="Claude" w:date="2026-09-27T17:00:00Z"/>
        </w:trPr>
        <w:tc>
          <w:tcPr>
            <w:tcW w:w="1872" w:type="dxa"/>
          </w:tcPr>
          <w:p>
            <w:pPr/>
            <w:del w:id="8201" w:author="Claude" w:date="2026-09-27T17:00:00Z">
              <w:r>
                <w:delText xml:space="preserve">Security</w:delText>
              </w:r>
            </w:del>
          </w:p>
        </w:tc>
        <w:tc>
          <w:tcPr>
            <w:tcW w:w="1872" w:type="dxa"/>
          </w:tcPr>
          <w:p>
            <w:pPr/>
            <w:del w:id="8202" w:author="Claude" w:date="2026-09-27T17:00:00Z">
              <w:r>
                <w:rPr>
                  <w:rStyle w:val="CodeChar"/>
                </w:rPr>
                <w:delText xml:space="preserve">vlt</w:delText>
              </w:r>
            </w:del>
          </w:p>
        </w:tc>
        <w:tc>
          <w:tcPr>
            <w:tcW w:w="1872" w:type="dxa"/>
          </w:tcPr>
          <w:p>
            <w:pPr/>
            <w:del w:id="8203" w:author="Claude" w:date="2026-09-27T17:00:00Z">
              <w:r>
                <w:delText xml:space="preserve">Vault</w:delText>
              </w:r>
            </w:del>
          </w:p>
        </w:tc>
        <w:tc>
          <w:tcPr>
            <w:tcW w:w="1872" w:type="dxa"/>
          </w:tcPr>
          <w:p>
            <w:pPr/>
            <w:del w:id="8204" w:author="Claude" w:date="2026-09-27T17:00:00Z">
              <w:r>
                <w:delText xml:space="preserve">R</w:delText>
              </w:r>
            </w:del>
          </w:p>
        </w:tc>
        <w:tc>
          <w:tcPr>
            <w:tcW w:w="1872" w:type="dxa"/>
          </w:tcPr>
          <w:p>
            <w:pPr/>
            <w:del w:id="8205" w:author="Claude" w:date="2026-09-27T17:00:00Z">
              <w:r>
                <w:delText xml:space="preserve">—</w:delText>
              </w:r>
            </w:del>
          </w:p>
        </w:tc>
      </w:tr>
      <w:tr>
        <w:trPr>
          <w:del w:id="8206" w:author="Claude" w:date="2026-09-27T17:00:00Z"/>
        </w:trPr>
        <w:tc>
          <w:tcPr>
            <w:tcW w:w="1872" w:type="dxa"/>
          </w:tcPr>
          <w:p>
            <w:pPr/>
          </w:p>
        </w:tc>
        <w:tc>
          <w:tcPr>
            <w:tcW w:w="1872" w:type="dxa"/>
          </w:tcPr>
          <w:p>
            <w:pPr/>
            <w:del w:id="8207" w:author="Claude" w:date="2026-09-27T17:00:00Z">
              <w:r>
                <w:rPr>
                  <w:rStyle w:val="CodeChar"/>
                </w:rPr>
                <w:delText xml:space="preserve">key</w:delText>
              </w:r>
            </w:del>
          </w:p>
        </w:tc>
        <w:tc>
          <w:tcPr>
            <w:tcW w:w="1872" w:type="dxa"/>
          </w:tcPr>
          <w:p>
            <w:pPr/>
            <w:del w:id="8208" w:author="Claude" w:date="2026-09-27T17:00:00Z">
              <w:r>
                <w:delText xml:space="preserve">Vault master encryption key</w:delText>
              </w:r>
            </w:del>
          </w:p>
        </w:tc>
        <w:tc>
          <w:tcPr>
            <w:tcW w:w="1872" w:type="dxa"/>
          </w:tcPr>
          <w:p>
            <w:pPr/>
            <w:del w:id="8209" w:author="Claude" w:date="2026-09-27T17:00:00Z">
              <w:r>
                <w:delText xml:space="preserve">R</w:delText>
              </w:r>
            </w:del>
          </w:p>
        </w:tc>
        <w:tc>
          <w:tcPr>
            <w:tcW w:w="1872" w:type="dxa"/>
          </w:tcPr>
          <w:p>
            <w:pPr/>
            <w:del w:id="8210" w:author="Claude" w:date="2026-09-27T17:00:00Z">
              <w:r>
                <w:delText xml:space="preserve">Req (protects)</w:delText>
              </w:r>
            </w:del>
          </w:p>
        </w:tc>
      </w:tr>
      <w:tr>
        <w:trPr>
          <w:del w:id="8211" w:author="Claude" w:date="2026-09-27T17:00:00Z"/>
        </w:trPr>
        <w:tc>
          <w:tcPr>
            <w:tcW w:w="1872" w:type="dxa"/>
          </w:tcPr>
          <w:p>
            <w:pPr/>
          </w:p>
        </w:tc>
        <w:tc>
          <w:tcPr>
            <w:tcW w:w="1872" w:type="dxa"/>
          </w:tcPr>
          <w:p>
            <w:pPr/>
            <w:del w:id="8212" w:author="Claude" w:date="2026-09-27T17:00:00Z">
              <w:r>
                <w:rPr>
                  <w:rStyle w:val="CodeChar"/>
                </w:rPr>
                <w:delText xml:space="preserve">scrt</w:delText>
              </w:r>
            </w:del>
          </w:p>
        </w:tc>
        <w:tc>
          <w:tcPr>
            <w:tcW w:w="1872" w:type="dxa"/>
          </w:tcPr>
          <w:p>
            <w:pPr/>
            <w:del w:id="8213" w:author="Claude" w:date="2026-09-27T17:00:00Z">
              <w:r>
                <w:delText xml:space="preserve">Vault secret</w:delText>
              </w:r>
            </w:del>
          </w:p>
        </w:tc>
        <w:tc>
          <w:tcPr>
            <w:tcW w:w="1872" w:type="dxa"/>
          </w:tcPr>
          <w:p>
            <w:pPr/>
            <w:del w:id="8214" w:author="Claude" w:date="2026-09-27T17:00:00Z">
              <w:r>
                <w:delText xml:space="preserve">R</w:delText>
              </w:r>
            </w:del>
          </w:p>
        </w:tc>
        <w:tc>
          <w:tcPr>
            <w:tcW w:w="1872" w:type="dxa"/>
          </w:tcPr>
          <w:p>
            <w:pPr/>
            <w:del w:id="8215" w:author="Claude" w:date="2026-09-27T17:00:00Z">
              <w:r>
                <w:delText xml:space="preserve">Req (kind)</w:delText>
              </w:r>
            </w:del>
          </w:p>
        </w:tc>
      </w:tr>
      <w:tr>
        <w:trPr>
          <w:del w:id="8216" w:author="Claude" w:date="2026-09-27T17:00:00Z"/>
        </w:trPr>
        <w:tc>
          <w:tcPr>
            <w:tcW w:w="1872" w:type="dxa"/>
          </w:tcPr>
          <w:p>
            <w:pPr/>
          </w:p>
        </w:tc>
        <w:tc>
          <w:tcPr>
            <w:tcW w:w="1872" w:type="dxa"/>
          </w:tcPr>
          <w:p>
            <w:pPr/>
            <w:del w:id="8217" w:author="Claude" w:date="2026-09-27T17:00:00Z">
              <w:r>
                <w:rPr>
                  <w:rStyle w:val="CodeChar"/>
                </w:rPr>
                <w:delText xml:space="preserve">cert</w:delText>
              </w:r>
            </w:del>
          </w:p>
        </w:tc>
        <w:tc>
          <w:tcPr>
            <w:tcW w:w="1872" w:type="dxa"/>
          </w:tcPr>
          <w:p>
            <w:pPr/>
            <w:del w:id="8218" w:author="Claude" w:date="2026-09-27T17:00:00Z">
              <w:r>
                <w:delText xml:space="preserve">Certificate (Certificates service)</w:delText>
              </w:r>
            </w:del>
          </w:p>
        </w:tc>
        <w:tc>
          <w:tcPr>
            <w:tcW w:w="1872" w:type="dxa"/>
          </w:tcPr>
          <w:p>
            <w:pPr/>
            <w:del w:id="8219" w:author="Claude" w:date="2026-09-27T17:00:00Z">
              <w:r>
                <w:delText xml:space="preserve">R</w:delText>
              </w:r>
            </w:del>
          </w:p>
        </w:tc>
        <w:tc>
          <w:tcPr>
            <w:tcW w:w="1872" w:type="dxa"/>
          </w:tcPr>
          <w:p>
            <w:pPr/>
            <w:del w:id="8220" w:author="Claude" w:date="2026-09-27T17:00:00Z">
              <w:r>
                <w:delText xml:space="preserve">—</w:delText>
              </w:r>
            </w:del>
          </w:p>
        </w:tc>
      </w:tr>
      <w:tr>
        <w:trPr>
          <w:del w:id="8221" w:author="Claude" w:date="2026-09-27T17:00:00Z"/>
        </w:trPr>
        <w:tc>
          <w:tcPr>
            <w:tcW w:w="1872" w:type="dxa"/>
          </w:tcPr>
          <w:p>
            <w:pPr/>
          </w:p>
        </w:tc>
        <w:tc>
          <w:tcPr>
            <w:tcW w:w="1872" w:type="dxa"/>
          </w:tcPr>
          <w:p>
            <w:pPr/>
            <w:del w:id="8222" w:author="Claude" w:date="2026-09-27T17:00:00Z">
              <w:r>
                <w:rPr>
                  <w:rStyle w:val="CodeChar"/>
                </w:rPr>
                <w:delText xml:space="preserve">ca</w:delText>
              </w:r>
            </w:del>
          </w:p>
        </w:tc>
        <w:tc>
          <w:tcPr>
            <w:tcW w:w="1872" w:type="dxa"/>
          </w:tcPr>
          <w:p>
            <w:pPr/>
            <w:del w:id="8223" w:author="Claude" w:date="2026-09-27T17:00:00Z">
              <w:r>
                <w:delText xml:space="preserve">Certificate authority</w:delText>
              </w:r>
            </w:del>
          </w:p>
        </w:tc>
        <w:tc>
          <w:tcPr>
            <w:tcW w:w="1872" w:type="dxa"/>
          </w:tcPr>
          <w:p>
            <w:pPr/>
            <w:del w:id="8224" w:author="Claude" w:date="2026-09-27T17:00:00Z">
              <w:r>
                <w:delText xml:space="preserve">R</w:delText>
              </w:r>
            </w:del>
          </w:p>
        </w:tc>
        <w:tc>
          <w:tcPr>
            <w:tcW w:w="1872" w:type="dxa"/>
          </w:tcPr>
          <w:p>
            <w:pPr/>
            <w:del w:id="8225" w:author="Claude" w:date="2026-09-27T17:00:00Z">
              <w:r>
                <w:delText xml:space="preserve">—</w:delText>
              </w:r>
            </w:del>
          </w:p>
        </w:tc>
      </w:tr>
      <w:tr>
        <w:trPr>
          <w:del w:id="8226" w:author="Claude" w:date="2026-09-27T17:00:00Z"/>
        </w:trPr>
        <w:tc>
          <w:tcPr>
            <w:tcW w:w="1872" w:type="dxa"/>
          </w:tcPr>
          <w:p>
            <w:pPr/>
          </w:p>
        </w:tc>
        <w:tc>
          <w:tcPr>
            <w:tcW w:w="1872" w:type="dxa"/>
          </w:tcPr>
          <w:p>
            <w:pPr/>
            <w:del w:id="8227" w:author="Claude" w:date="2026-09-27T17:00:00Z">
              <w:r>
                <w:rPr>
                  <w:rStyle w:val="CodeChar"/>
                </w:rPr>
                <w:delText xml:space="preserve">bst</w:delText>
              </w:r>
            </w:del>
          </w:p>
        </w:tc>
        <w:tc>
          <w:tcPr>
            <w:tcW w:w="1872" w:type="dxa"/>
          </w:tcPr>
          <w:p>
            <w:pPr/>
            <w:del w:id="8228" w:author="Claude" w:date="2026-09-27T17:00:00Z">
              <w:r>
                <w:delText xml:space="preserve">Bastion</w:delText>
              </w:r>
            </w:del>
          </w:p>
        </w:tc>
        <w:tc>
          <w:tcPr>
            <w:tcW w:w="1872" w:type="dxa"/>
          </w:tcPr>
          <w:p>
            <w:pPr/>
            <w:del w:id="8229" w:author="Claude" w:date="2026-09-27T17:00:00Z">
              <w:r>
                <w:delText xml:space="preserve">R</w:delText>
              </w:r>
            </w:del>
          </w:p>
        </w:tc>
        <w:tc>
          <w:tcPr>
            <w:tcW w:w="1872" w:type="dxa"/>
          </w:tcPr>
          <w:p>
            <w:pPr/>
            <w:del w:id="8230" w:author="Claude" w:date="2026-09-27T17:00:00Z">
              <w:r>
                <w:delText xml:space="preserve">—</w:delText>
              </w:r>
            </w:del>
          </w:p>
        </w:tc>
      </w:tr>
      <w:tr>
        <w:trPr>
          <w:del w:id="8231" w:author="Claude" w:date="2026-09-27T17:00:00Z"/>
        </w:trPr>
        <w:tc>
          <w:tcPr>
            <w:tcW w:w="1872" w:type="dxa"/>
          </w:tcPr>
          <w:p>
            <w:pPr/>
          </w:p>
        </w:tc>
        <w:tc>
          <w:tcPr>
            <w:tcW w:w="1872" w:type="dxa"/>
          </w:tcPr>
          <w:p>
            <w:pPr/>
            <w:del w:id="8232" w:author="Claude" w:date="2026-09-27T17:00:00Z">
              <w:r>
                <w:rPr>
                  <w:rStyle w:val="CodeChar"/>
                </w:rPr>
                <w:delText xml:space="preserve">waf</w:delText>
              </w:r>
            </w:del>
          </w:p>
        </w:tc>
        <w:tc>
          <w:tcPr>
            <w:tcW w:w="1872" w:type="dxa"/>
          </w:tcPr>
          <w:p>
            <w:pPr/>
            <w:del w:id="8233" w:author="Claude" w:date="2026-09-27T17:00:00Z">
              <w:r>
                <w:delText xml:space="preserve">WAF policy</w:delText>
              </w:r>
            </w:del>
          </w:p>
        </w:tc>
        <w:tc>
          <w:tcPr>
            <w:tcW w:w="1872" w:type="dxa"/>
          </w:tcPr>
          <w:p>
            <w:pPr/>
            <w:del w:id="8234" w:author="Claude" w:date="2026-09-27T17:00:00Z">
              <w:r>
                <w:delText xml:space="preserve">R</w:delText>
              </w:r>
            </w:del>
          </w:p>
        </w:tc>
        <w:tc>
          <w:tcPr>
            <w:tcW w:w="1872" w:type="dxa"/>
          </w:tcPr>
          <w:p>
            <w:pPr/>
            <w:del w:id="8235" w:author="Claude" w:date="2026-09-27T17:00:00Z">
              <w:r>
                <w:delText xml:space="preserve">Req (exposure)</w:delText>
              </w:r>
            </w:del>
          </w:p>
        </w:tc>
      </w:tr>
      <w:tr>
        <w:trPr>
          <w:del w:id="8236" w:author="Claude" w:date="2026-09-27T17:00:00Z"/>
        </w:trPr>
        <w:tc>
          <w:tcPr>
            <w:tcW w:w="1872" w:type="dxa"/>
          </w:tcPr>
          <w:p>
            <w:pPr/>
          </w:p>
        </w:tc>
        <w:tc>
          <w:tcPr>
            <w:tcW w:w="1872" w:type="dxa"/>
          </w:tcPr>
          <w:p>
            <w:pPr/>
            <w:del w:id="8237" w:author="Claude" w:date="2026-09-27T17:00:00Z">
              <w:r>
                <w:rPr>
                  <w:rStyle w:val="CodeChar"/>
                </w:rPr>
                <w:delText xml:space="preserve">vsr</w:delText>
              </w:r>
            </w:del>
          </w:p>
        </w:tc>
        <w:tc>
          <w:tcPr>
            <w:tcW w:w="1872" w:type="dxa"/>
          </w:tcPr>
          <w:p>
            <w:pPr/>
            <w:del w:id="8238" w:author="Claude" w:date="2026-09-27T17:00:00Z">
              <w:r>
                <w:delText xml:space="preserve">Vulnerability scanning recipe</w:delText>
              </w:r>
            </w:del>
          </w:p>
        </w:tc>
        <w:tc>
          <w:tcPr>
            <w:tcW w:w="1872" w:type="dxa"/>
          </w:tcPr>
          <w:p>
            <w:pPr/>
            <w:del w:id="8239" w:author="Claude" w:date="2026-09-27T17:00:00Z">
              <w:r>
                <w:delText xml:space="preserve">R</w:delText>
              </w:r>
            </w:del>
          </w:p>
        </w:tc>
        <w:tc>
          <w:tcPr>
            <w:tcW w:w="1872" w:type="dxa"/>
          </w:tcPr>
          <w:p>
            <w:pPr/>
            <w:del w:id="8240" w:author="Claude" w:date="2026-09-27T17:00:00Z">
              <w:r>
                <w:delText xml:space="preserve">—</w:delText>
              </w:r>
            </w:del>
          </w:p>
        </w:tc>
      </w:tr>
      <w:tr>
        <w:trPr>
          <w:del w:id="8241" w:author="Claude" w:date="2026-09-27T17:00:00Z"/>
        </w:trPr>
        <w:tc>
          <w:tcPr>
            <w:tcW w:w="1872" w:type="dxa"/>
          </w:tcPr>
          <w:p>
            <w:pPr/>
            <w:del w:id="8242" w:author="Claude" w:date="2026-09-27T17:00:00Z">
              <w:r>
                <w:delText xml:space="preserve">Integration</w:delText>
              </w:r>
            </w:del>
          </w:p>
        </w:tc>
        <w:tc>
          <w:tcPr>
            <w:tcW w:w="1872" w:type="dxa"/>
          </w:tcPr>
          <w:p>
            <w:pPr/>
            <w:del w:id="8243" w:author="Claude" w:date="2026-09-27T17:00:00Z">
              <w:r>
                <w:rPr>
                  <w:rStyle w:val="CodeChar"/>
                </w:rPr>
                <w:delText xml:space="preserve">apg</w:delText>
              </w:r>
            </w:del>
          </w:p>
        </w:tc>
        <w:tc>
          <w:tcPr>
            <w:tcW w:w="1872" w:type="dxa"/>
          </w:tcPr>
          <w:p>
            <w:pPr/>
            <w:del w:id="8244" w:author="Claude" w:date="2026-09-27T17:00:00Z">
              <w:r>
                <w:delText xml:space="preserve">API Gateway</w:delText>
              </w:r>
            </w:del>
          </w:p>
        </w:tc>
        <w:tc>
          <w:tcPr>
            <w:tcW w:w="1872" w:type="dxa"/>
          </w:tcPr>
          <w:p>
            <w:pPr/>
            <w:del w:id="8245" w:author="Claude" w:date="2026-09-27T17:00:00Z">
              <w:r>
                <w:delText xml:space="preserve">R</w:delText>
              </w:r>
            </w:del>
          </w:p>
        </w:tc>
        <w:tc>
          <w:tcPr>
            <w:tcW w:w="1872" w:type="dxa"/>
          </w:tcPr>
          <w:p>
            <w:pPr/>
            <w:del w:id="8246" w:author="Claude" w:date="2026-09-27T17:00:00Z">
              <w:r>
                <w:delText xml:space="preserve">Req (exposure)</w:delText>
              </w:r>
            </w:del>
          </w:p>
        </w:tc>
      </w:tr>
      <w:tr>
        <w:trPr>
          <w:del w:id="8247" w:author="Claude" w:date="2026-09-27T17:00:00Z"/>
        </w:trPr>
        <w:tc>
          <w:tcPr>
            <w:tcW w:w="1872" w:type="dxa"/>
          </w:tcPr>
          <w:p>
            <w:pPr/>
          </w:p>
        </w:tc>
        <w:tc>
          <w:tcPr>
            <w:tcW w:w="1872" w:type="dxa"/>
          </w:tcPr>
          <w:p>
            <w:pPr/>
            <w:del w:id="8248" w:author="Claude" w:date="2026-09-27T17:00:00Z">
              <w:r>
                <w:rPr>
                  <w:rStyle w:val="CodeChar"/>
                </w:rPr>
                <w:delText xml:space="preserve">apd</w:delText>
              </w:r>
            </w:del>
          </w:p>
        </w:tc>
        <w:tc>
          <w:tcPr>
            <w:tcW w:w="1872" w:type="dxa"/>
          </w:tcPr>
          <w:p>
            <w:pPr/>
            <w:del w:id="8249" w:author="Claude" w:date="2026-09-27T17:00:00Z">
              <w:r>
                <w:delText xml:space="preserve">API deployment</w:delText>
              </w:r>
            </w:del>
          </w:p>
        </w:tc>
        <w:tc>
          <w:tcPr>
            <w:tcW w:w="1872" w:type="dxa"/>
          </w:tcPr>
          <w:p>
            <w:pPr/>
            <w:del w:id="8250" w:author="Claude" w:date="2026-09-27T17:00:00Z">
              <w:r>
                <w:delText xml:space="preserve">R</w:delText>
              </w:r>
            </w:del>
          </w:p>
        </w:tc>
        <w:tc>
          <w:tcPr>
            <w:tcW w:w="1872" w:type="dxa"/>
          </w:tcPr>
          <w:p>
            <w:pPr/>
            <w:del w:id="8251" w:author="Claude" w:date="2026-09-27T17:00:00Z">
              <w:r>
                <w:delText xml:space="preserve">—</w:delText>
              </w:r>
            </w:del>
          </w:p>
        </w:tc>
      </w:tr>
      <w:tr>
        <w:trPr>
          <w:del w:id="8252" w:author="Claude" w:date="2026-09-27T17:00:00Z"/>
        </w:trPr>
        <w:tc>
          <w:tcPr>
            <w:tcW w:w="1872" w:type="dxa"/>
          </w:tcPr>
          <w:p>
            <w:pPr/>
          </w:p>
        </w:tc>
        <w:tc>
          <w:tcPr>
            <w:tcW w:w="1872" w:type="dxa"/>
          </w:tcPr>
          <w:p>
            <w:pPr/>
            <w:del w:id="8253" w:author="Claude" w:date="2026-09-27T17:00:00Z">
              <w:r>
                <w:rPr>
                  <w:rStyle w:val="CodeChar"/>
                </w:rPr>
                <w:delText xml:space="preserve">fna</w:delText>
              </w:r>
            </w:del>
          </w:p>
        </w:tc>
        <w:tc>
          <w:tcPr>
            <w:tcW w:w="1872" w:type="dxa"/>
          </w:tcPr>
          <w:p>
            <w:pPr/>
            <w:del w:id="8254" w:author="Claude" w:date="2026-09-27T17:00:00Z">
              <w:r>
                <w:delText xml:space="preserve">Functions application</w:delText>
              </w:r>
            </w:del>
          </w:p>
        </w:tc>
        <w:tc>
          <w:tcPr>
            <w:tcW w:w="1872" w:type="dxa"/>
          </w:tcPr>
          <w:p>
            <w:pPr/>
            <w:del w:id="8255" w:author="Claude" w:date="2026-09-27T17:00:00Z">
              <w:r>
                <w:delText xml:space="preserve">R</w:delText>
              </w:r>
            </w:del>
          </w:p>
        </w:tc>
        <w:tc>
          <w:tcPr>
            <w:tcW w:w="1872" w:type="dxa"/>
          </w:tcPr>
          <w:p>
            <w:pPr/>
            <w:del w:id="8256" w:author="Claude" w:date="2026-09-27T17:00:00Z">
              <w:r>
                <w:delText xml:space="preserve">—</w:delText>
              </w:r>
            </w:del>
          </w:p>
        </w:tc>
      </w:tr>
      <w:tr>
        <w:trPr>
          <w:del w:id="8257" w:author="Claude" w:date="2026-09-27T17:00:00Z"/>
        </w:trPr>
        <w:tc>
          <w:tcPr>
            <w:tcW w:w="1872" w:type="dxa"/>
          </w:tcPr>
          <w:p>
            <w:pPr/>
          </w:p>
        </w:tc>
        <w:tc>
          <w:tcPr>
            <w:tcW w:w="1872" w:type="dxa"/>
          </w:tcPr>
          <w:p>
            <w:pPr/>
            <w:del w:id="8258" w:author="Claude" w:date="2026-09-27T17:00:00Z">
              <w:r>
                <w:rPr>
                  <w:rStyle w:val="CodeChar"/>
                </w:rPr>
                <w:delText xml:space="preserve">fn</w:delText>
              </w:r>
            </w:del>
          </w:p>
        </w:tc>
        <w:tc>
          <w:tcPr>
            <w:tcW w:w="1872" w:type="dxa"/>
          </w:tcPr>
          <w:p>
            <w:pPr/>
            <w:del w:id="8259" w:author="Claude" w:date="2026-09-27T17:00:00Z">
              <w:r>
                <w:delText xml:space="preserve">Function</w:delText>
              </w:r>
            </w:del>
          </w:p>
        </w:tc>
        <w:tc>
          <w:tcPr>
            <w:tcW w:w="1872" w:type="dxa"/>
          </w:tcPr>
          <w:p>
            <w:pPr/>
            <w:del w:id="8260" w:author="Claude" w:date="2026-09-27T17:00:00Z">
              <w:r>
                <w:delText xml:space="preserve">R</w:delText>
              </w:r>
            </w:del>
          </w:p>
        </w:tc>
        <w:tc>
          <w:tcPr>
            <w:tcW w:w="1872" w:type="dxa"/>
          </w:tcPr>
          <w:p>
            <w:pPr/>
            <w:del w:id="8261" w:author="Claude" w:date="2026-09-27T17:00:00Z">
              <w:r>
                <w:delText xml:space="preserve">—</w:delText>
              </w:r>
            </w:del>
          </w:p>
        </w:tc>
      </w:tr>
      <w:tr>
        <w:trPr>
          <w:del w:id="8262" w:author="Claude" w:date="2026-09-27T17:00:00Z"/>
        </w:trPr>
        <w:tc>
          <w:tcPr>
            <w:tcW w:w="1872" w:type="dxa"/>
          </w:tcPr>
          <w:p>
            <w:pPr/>
          </w:p>
        </w:tc>
        <w:tc>
          <w:tcPr>
            <w:tcW w:w="1872" w:type="dxa"/>
          </w:tcPr>
          <w:p>
            <w:pPr/>
            <w:del w:id="8263" w:author="Claude" w:date="2026-09-27T17:00:00Z">
              <w:r>
                <w:rPr>
                  <w:rStyle w:val="CodeChar"/>
                </w:rPr>
                <w:delText xml:space="preserve">que</w:delText>
              </w:r>
            </w:del>
          </w:p>
        </w:tc>
        <w:tc>
          <w:tcPr>
            <w:tcW w:w="1872" w:type="dxa"/>
          </w:tcPr>
          <w:p>
            <w:pPr/>
            <w:del w:id="8264" w:author="Claude" w:date="2026-09-27T17:00:00Z">
              <w:r>
                <w:delText xml:space="preserve">Queue</w:delText>
              </w:r>
            </w:del>
          </w:p>
        </w:tc>
        <w:tc>
          <w:tcPr>
            <w:tcW w:w="1872" w:type="dxa"/>
          </w:tcPr>
          <w:p>
            <w:pPr/>
            <w:del w:id="8265" w:author="Claude" w:date="2026-09-27T17:00:00Z">
              <w:r>
                <w:delText xml:space="preserve">R</w:delText>
              </w:r>
            </w:del>
          </w:p>
        </w:tc>
        <w:tc>
          <w:tcPr>
            <w:tcW w:w="1872" w:type="dxa"/>
          </w:tcPr>
          <w:p>
            <w:pPr/>
            <w:del w:id="8266" w:author="Claude" w:date="2026-09-27T17:00:00Z">
              <w:r>
                <w:delText xml:space="preserve">Opt (purpose)</w:delText>
              </w:r>
            </w:del>
          </w:p>
        </w:tc>
      </w:tr>
      <w:tr>
        <w:trPr>
          <w:del w:id="8267" w:author="Claude" w:date="2026-09-27T17:00:00Z"/>
        </w:trPr>
        <w:tc>
          <w:tcPr>
            <w:tcW w:w="1872" w:type="dxa"/>
          </w:tcPr>
          <w:p>
            <w:pPr/>
          </w:p>
        </w:tc>
        <w:tc>
          <w:tcPr>
            <w:tcW w:w="1872" w:type="dxa"/>
          </w:tcPr>
          <w:p>
            <w:pPr/>
            <w:del w:id="8268" w:author="Claude" w:date="2026-09-27T17:00:00Z">
              <w:r>
                <w:rPr>
                  <w:rStyle w:val="CodeChar"/>
                </w:rPr>
                <w:delText xml:space="preserve">stp</w:delText>
              </w:r>
            </w:del>
          </w:p>
        </w:tc>
        <w:tc>
          <w:tcPr>
            <w:tcW w:w="1872" w:type="dxa"/>
          </w:tcPr>
          <w:p>
            <w:pPr/>
            <w:del w:id="8269" w:author="Claude" w:date="2026-09-27T17:00:00Z">
              <w:r>
                <w:delText xml:space="preserve">Stream pool</w:delText>
              </w:r>
            </w:del>
          </w:p>
        </w:tc>
        <w:tc>
          <w:tcPr>
            <w:tcW w:w="1872" w:type="dxa"/>
          </w:tcPr>
          <w:p>
            <w:pPr/>
            <w:del w:id="8270" w:author="Claude" w:date="2026-09-27T17:00:00Z">
              <w:r>
                <w:delText xml:space="preserve">R</w:delText>
              </w:r>
            </w:del>
          </w:p>
        </w:tc>
        <w:tc>
          <w:tcPr>
            <w:tcW w:w="1872" w:type="dxa"/>
          </w:tcPr>
          <w:p>
            <w:pPr/>
            <w:del w:id="8271" w:author="Claude" w:date="2026-09-27T17:00:00Z">
              <w:r>
                <w:delText xml:space="preserve">—</w:delText>
              </w:r>
            </w:del>
          </w:p>
        </w:tc>
      </w:tr>
      <w:tr>
        <w:trPr>
          <w:del w:id="8272" w:author="Claude" w:date="2026-09-27T17:00:00Z"/>
        </w:trPr>
        <w:tc>
          <w:tcPr>
            <w:tcW w:w="1872" w:type="dxa"/>
          </w:tcPr>
          <w:p>
            <w:pPr/>
          </w:p>
        </w:tc>
        <w:tc>
          <w:tcPr>
            <w:tcW w:w="1872" w:type="dxa"/>
          </w:tcPr>
          <w:p>
            <w:pPr/>
            <w:del w:id="8273" w:author="Claude" w:date="2026-09-27T17:00:00Z">
              <w:r>
                <w:rPr>
                  <w:rStyle w:val="CodeChar"/>
                </w:rPr>
                <w:delText xml:space="preserve">stm</w:delText>
              </w:r>
            </w:del>
          </w:p>
        </w:tc>
        <w:tc>
          <w:tcPr>
            <w:tcW w:w="1872" w:type="dxa"/>
          </w:tcPr>
          <w:p>
            <w:pPr/>
            <w:del w:id="8274" w:author="Claude" w:date="2026-09-27T17:00:00Z">
              <w:r>
                <w:delText xml:space="preserve">Stream</w:delText>
              </w:r>
            </w:del>
          </w:p>
        </w:tc>
        <w:tc>
          <w:tcPr>
            <w:tcW w:w="1872" w:type="dxa"/>
          </w:tcPr>
          <w:p>
            <w:pPr/>
            <w:del w:id="8275" w:author="Claude" w:date="2026-09-27T17:00:00Z">
              <w:r>
                <w:delText xml:space="preserve">R</w:delText>
              </w:r>
            </w:del>
          </w:p>
        </w:tc>
        <w:tc>
          <w:tcPr>
            <w:tcW w:w="1872" w:type="dxa"/>
          </w:tcPr>
          <w:p>
            <w:pPr/>
            <w:del w:id="8276" w:author="Claude" w:date="2026-09-27T17:00:00Z">
              <w:r>
                <w:delText xml:space="preserve">Opt (purpose)</w:delText>
              </w:r>
            </w:del>
          </w:p>
        </w:tc>
      </w:tr>
      <w:tr>
        <w:trPr>
          <w:del w:id="8277" w:author="Claude" w:date="2026-09-27T17:00:00Z"/>
        </w:trPr>
        <w:tc>
          <w:tcPr>
            <w:tcW w:w="1872" w:type="dxa"/>
          </w:tcPr>
          <w:p>
            <w:pPr/>
          </w:p>
        </w:tc>
        <w:tc>
          <w:tcPr>
            <w:tcW w:w="1872" w:type="dxa"/>
          </w:tcPr>
          <w:p>
            <w:pPr/>
            <w:del w:id="8278" w:author="Claude" w:date="2026-09-27T17:00:00Z">
              <w:r>
                <w:rPr>
                  <w:rStyle w:val="CodeChar"/>
                </w:rPr>
                <w:delText xml:space="preserve">ons</w:delText>
              </w:r>
            </w:del>
          </w:p>
        </w:tc>
        <w:tc>
          <w:tcPr>
            <w:tcW w:w="1872" w:type="dxa"/>
          </w:tcPr>
          <w:p>
            <w:pPr/>
            <w:del w:id="8279" w:author="Claude" w:date="2026-09-27T17:00:00Z">
              <w:r>
                <w:delText xml:space="preserve">Notifications topic</w:delText>
              </w:r>
            </w:del>
          </w:p>
        </w:tc>
        <w:tc>
          <w:tcPr>
            <w:tcW w:w="1872" w:type="dxa"/>
          </w:tcPr>
          <w:p>
            <w:pPr/>
            <w:del w:id="8280" w:author="Claude" w:date="2026-09-27T17:00:00Z">
              <w:r>
                <w:delText xml:space="preserve">R</w:delText>
              </w:r>
            </w:del>
          </w:p>
        </w:tc>
        <w:tc>
          <w:tcPr>
            <w:tcW w:w="1872" w:type="dxa"/>
          </w:tcPr>
          <w:p>
            <w:pPr/>
            <w:del w:id="8281" w:author="Claude" w:date="2026-09-27T17:00:00Z">
              <w:r>
                <w:delText xml:space="preserve">Opt (purpose)</w:delText>
              </w:r>
            </w:del>
          </w:p>
        </w:tc>
      </w:tr>
      <w:tr>
        <w:trPr>
          <w:del w:id="8282" w:author="Claude" w:date="2026-09-27T17:00:00Z"/>
        </w:trPr>
        <w:tc>
          <w:tcPr>
            <w:tcW w:w="1872" w:type="dxa"/>
          </w:tcPr>
          <w:p>
            <w:pPr/>
          </w:p>
        </w:tc>
        <w:tc>
          <w:tcPr>
            <w:tcW w:w="1872" w:type="dxa"/>
          </w:tcPr>
          <w:p>
            <w:pPr/>
            <w:del w:id="8283" w:author="Claude" w:date="2026-09-27T17:00:00Z">
              <w:r>
                <w:rPr>
                  <w:rStyle w:val="CodeChar"/>
                </w:rPr>
                <w:delText xml:space="preserve">evr</w:delText>
              </w:r>
            </w:del>
          </w:p>
        </w:tc>
        <w:tc>
          <w:tcPr>
            <w:tcW w:w="1872" w:type="dxa"/>
          </w:tcPr>
          <w:p>
            <w:pPr/>
            <w:del w:id="8284" w:author="Claude" w:date="2026-09-27T17:00:00Z">
              <w:r>
                <w:delText xml:space="preserve">Events rule</w:delText>
              </w:r>
            </w:del>
          </w:p>
        </w:tc>
        <w:tc>
          <w:tcPr>
            <w:tcW w:w="1872" w:type="dxa"/>
          </w:tcPr>
          <w:p>
            <w:pPr/>
            <w:del w:id="8285" w:author="Claude" w:date="2026-09-27T17:00:00Z">
              <w:r>
                <w:delText xml:space="preserve">R</w:delText>
              </w:r>
            </w:del>
          </w:p>
        </w:tc>
        <w:tc>
          <w:tcPr>
            <w:tcW w:w="1872" w:type="dxa"/>
          </w:tcPr>
          <w:p>
            <w:pPr/>
            <w:del w:id="8286" w:author="Claude" w:date="2026-09-27T17:00:00Z">
              <w:r>
                <w:delText xml:space="preserve">—</w:delText>
              </w:r>
            </w:del>
          </w:p>
        </w:tc>
      </w:tr>
      <w:tr>
        <w:trPr>
          <w:del w:id="8287" w:author="Claude" w:date="2026-09-27T17:00:00Z"/>
        </w:trPr>
        <w:tc>
          <w:tcPr>
            <w:tcW w:w="1872" w:type="dxa"/>
          </w:tcPr>
          <w:p>
            <w:pPr/>
          </w:p>
        </w:tc>
        <w:tc>
          <w:tcPr>
            <w:tcW w:w="1872" w:type="dxa"/>
          </w:tcPr>
          <w:p>
            <w:pPr/>
            <w:del w:id="8288" w:author="Claude" w:date="2026-09-27T17:00:00Z">
              <w:r>
                <w:rPr>
                  <w:rStyle w:val="CodeChar"/>
                </w:rPr>
                <w:delText xml:space="preserve">sch</w:delText>
              </w:r>
            </w:del>
          </w:p>
        </w:tc>
        <w:tc>
          <w:tcPr>
            <w:tcW w:w="1872" w:type="dxa"/>
          </w:tcPr>
          <w:p>
            <w:pPr/>
            <w:del w:id="8289" w:author="Claude" w:date="2026-09-27T17:00:00Z">
              <w:r>
                <w:delText xml:space="preserve">Connector Hub connector</w:delText>
              </w:r>
            </w:del>
          </w:p>
        </w:tc>
        <w:tc>
          <w:tcPr>
            <w:tcW w:w="1872" w:type="dxa"/>
          </w:tcPr>
          <w:p>
            <w:pPr/>
            <w:del w:id="8290" w:author="Claude" w:date="2026-09-27T17:00:00Z">
              <w:r>
                <w:delText xml:space="preserve">R</w:delText>
              </w:r>
            </w:del>
          </w:p>
        </w:tc>
        <w:tc>
          <w:tcPr>
            <w:tcW w:w="1872" w:type="dxa"/>
          </w:tcPr>
          <w:p>
            <w:pPr/>
            <w:del w:id="8291" w:author="Claude" w:date="2026-09-27T17:00:00Z">
              <w:r>
                <w:delText xml:space="preserve">—</w:delText>
              </w:r>
            </w:del>
          </w:p>
        </w:tc>
      </w:tr>
      <w:tr>
        <w:trPr>
          <w:del w:id="8292" w:author="Claude" w:date="2026-09-27T17:00:00Z"/>
        </w:trPr>
        <w:tc>
          <w:tcPr>
            <w:tcW w:w="1872" w:type="dxa"/>
          </w:tcPr>
          <w:p>
            <w:pPr/>
          </w:p>
        </w:tc>
        <w:tc>
          <w:tcPr>
            <w:tcW w:w="1872" w:type="dxa"/>
          </w:tcPr>
          <w:p>
            <w:pPr/>
            <w:del w:id="8293" w:author="Claude" w:date="2026-09-27T17:00:00Z">
              <w:r>
                <w:rPr>
                  <w:rStyle w:val="CodeChar"/>
                </w:rPr>
                <w:delText xml:space="preserve">oic</w:delText>
              </w:r>
            </w:del>
          </w:p>
        </w:tc>
        <w:tc>
          <w:tcPr>
            <w:tcW w:w="1872" w:type="dxa"/>
          </w:tcPr>
          <w:p>
            <w:pPr/>
            <w:del w:id="8294" w:author="Claude" w:date="2026-09-27T17:00:00Z">
              <w:r>
                <w:delText xml:space="preserve">Oracle Integration instance</w:delText>
              </w:r>
            </w:del>
          </w:p>
        </w:tc>
        <w:tc>
          <w:tcPr>
            <w:tcW w:w="1872" w:type="dxa"/>
          </w:tcPr>
          <w:p>
            <w:pPr/>
            <w:del w:id="8295" w:author="Claude" w:date="2026-09-27T17:00:00Z">
              <w:r>
                <w:delText xml:space="preserve">R</w:delText>
              </w:r>
            </w:del>
          </w:p>
        </w:tc>
        <w:tc>
          <w:tcPr>
            <w:tcW w:w="1872" w:type="dxa"/>
          </w:tcPr>
          <w:p>
            <w:pPr/>
            <w:del w:id="8296" w:author="Claude" w:date="2026-09-27T17:00:00Z">
              <w:r>
                <w:delText xml:space="preserve">—</w:delText>
              </w:r>
            </w:del>
          </w:p>
        </w:tc>
      </w:tr>
      <w:tr>
        <w:trPr>
          <w:del w:id="8297" w:author="Claude" w:date="2026-09-27T17:00:00Z"/>
        </w:trPr>
        <w:tc>
          <w:tcPr>
            <w:tcW w:w="1872" w:type="dxa"/>
          </w:tcPr>
          <w:p>
            <w:pPr/>
            <w:del w:id="8298" w:author="Claude" w:date="2026-09-27T17:00:00Z">
              <w:r>
                <w:delText xml:space="preserve">Observability</w:delText>
              </w:r>
            </w:del>
          </w:p>
        </w:tc>
        <w:tc>
          <w:tcPr>
            <w:tcW w:w="1872" w:type="dxa"/>
          </w:tcPr>
          <w:p>
            <w:pPr/>
            <w:del w:id="8299" w:author="Claude" w:date="2026-09-27T17:00:00Z">
              <w:r>
                <w:rPr>
                  <w:rStyle w:val="CodeChar"/>
                </w:rPr>
                <w:delText xml:space="preserve">lgg</w:delText>
              </w:r>
            </w:del>
          </w:p>
        </w:tc>
        <w:tc>
          <w:tcPr>
            <w:tcW w:w="1872" w:type="dxa"/>
          </w:tcPr>
          <w:p>
            <w:pPr/>
            <w:del w:id="8300" w:author="Claude" w:date="2026-09-27T17:00:00Z">
              <w:r>
                <w:delText xml:space="preserve">Log group</w:delText>
              </w:r>
            </w:del>
          </w:p>
        </w:tc>
        <w:tc>
          <w:tcPr>
            <w:tcW w:w="1872" w:type="dxa"/>
          </w:tcPr>
          <w:p>
            <w:pPr/>
            <w:del w:id="8301" w:author="Claude" w:date="2026-09-27T17:00:00Z">
              <w:r>
                <w:delText xml:space="preserve">R</w:delText>
              </w:r>
            </w:del>
          </w:p>
        </w:tc>
        <w:tc>
          <w:tcPr>
            <w:tcW w:w="1872" w:type="dxa"/>
          </w:tcPr>
          <w:p>
            <w:pPr/>
            <w:del w:id="8302" w:author="Claude" w:date="2026-09-27T17:00:00Z">
              <w:r>
                <w:delText xml:space="preserve">—</w:delText>
              </w:r>
            </w:del>
          </w:p>
        </w:tc>
      </w:tr>
      <w:tr>
        <w:trPr>
          <w:del w:id="8303" w:author="Claude" w:date="2026-09-27T17:00:00Z"/>
        </w:trPr>
        <w:tc>
          <w:tcPr>
            <w:tcW w:w="1872" w:type="dxa"/>
          </w:tcPr>
          <w:p>
            <w:pPr/>
          </w:p>
        </w:tc>
        <w:tc>
          <w:tcPr>
            <w:tcW w:w="1872" w:type="dxa"/>
          </w:tcPr>
          <w:p>
            <w:pPr/>
            <w:del w:id="8304" w:author="Claude" w:date="2026-09-27T17:00:00Z">
              <w:r>
                <w:rPr>
                  <w:rStyle w:val="CodeChar"/>
                </w:rPr>
                <w:delText xml:space="preserve">log</w:delText>
              </w:r>
            </w:del>
          </w:p>
        </w:tc>
        <w:tc>
          <w:tcPr>
            <w:tcW w:w="1872" w:type="dxa"/>
          </w:tcPr>
          <w:p>
            <w:pPr/>
            <w:del w:id="8305" w:author="Claude" w:date="2026-09-27T17:00:00Z">
              <w:r>
                <w:delText xml:space="preserve">Log</w:delText>
              </w:r>
            </w:del>
          </w:p>
        </w:tc>
        <w:tc>
          <w:tcPr>
            <w:tcW w:w="1872" w:type="dxa"/>
          </w:tcPr>
          <w:p>
            <w:pPr/>
            <w:del w:id="8306" w:author="Claude" w:date="2026-09-27T17:00:00Z">
              <w:r>
                <w:delText xml:space="preserve">R</w:delText>
              </w:r>
            </w:del>
          </w:p>
        </w:tc>
        <w:tc>
          <w:tcPr>
            <w:tcW w:w="1872" w:type="dxa"/>
          </w:tcPr>
          <w:p>
            <w:pPr/>
            <w:del w:id="8307" w:author="Claude" w:date="2026-09-27T17:00:00Z">
              <w:r>
                <w:delText xml:space="preserve">Req (source)</w:delText>
              </w:r>
            </w:del>
          </w:p>
        </w:tc>
      </w:tr>
      <w:tr>
        <w:trPr>
          <w:del w:id="8308" w:author="Claude" w:date="2026-09-27T17:00:00Z"/>
        </w:trPr>
        <w:tc>
          <w:tcPr>
            <w:tcW w:w="1872" w:type="dxa"/>
          </w:tcPr>
          <w:p>
            <w:pPr/>
          </w:p>
        </w:tc>
        <w:tc>
          <w:tcPr>
            <w:tcW w:w="1872" w:type="dxa"/>
          </w:tcPr>
          <w:p>
            <w:pPr/>
            <w:del w:id="8309" w:author="Claude" w:date="2026-09-27T17:00:00Z">
              <w:r>
                <w:rPr>
                  <w:rStyle w:val="CodeChar"/>
                </w:rPr>
                <w:delText xml:space="preserve">alm</w:delText>
              </w:r>
            </w:del>
          </w:p>
        </w:tc>
        <w:tc>
          <w:tcPr>
            <w:tcW w:w="1872" w:type="dxa"/>
          </w:tcPr>
          <w:p>
            <w:pPr/>
            <w:del w:id="8310" w:author="Claude" w:date="2026-09-27T17:00:00Z">
              <w:r>
                <w:delText xml:space="preserve">Alarm</w:delText>
              </w:r>
            </w:del>
          </w:p>
        </w:tc>
        <w:tc>
          <w:tcPr>
            <w:tcW w:w="1872" w:type="dxa"/>
          </w:tcPr>
          <w:p>
            <w:pPr/>
            <w:del w:id="8311" w:author="Claude" w:date="2026-09-27T17:00:00Z">
              <w:r>
                <w:delText xml:space="preserve">R</w:delText>
              </w:r>
            </w:del>
          </w:p>
        </w:tc>
        <w:tc>
          <w:tcPr>
            <w:tcW w:w="1872" w:type="dxa"/>
          </w:tcPr>
          <w:p>
            <w:pPr/>
            <w:del w:id="8312" w:author="Claude" w:date="2026-09-27T17:00:00Z">
              <w:r>
                <w:delText xml:space="preserve">Req (signal)</w:delText>
              </w:r>
            </w:del>
          </w:p>
        </w:tc>
      </w:tr>
      <w:tr>
        <w:trPr>
          <w:del w:id="8313" w:author="Claude" w:date="2026-09-27T17:00:00Z"/>
        </w:trPr>
        <w:tc>
          <w:tcPr>
            <w:tcW w:w="1872" w:type="dxa"/>
          </w:tcPr>
          <w:p>
            <w:pPr/>
          </w:p>
        </w:tc>
        <w:tc>
          <w:tcPr>
            <w:tcW w:w="1872" w:type="dxa"/>
          </w:tcPr>
          <w:p>
            <w:pPr/>
            <w:del w:id="8314" w:author="Claude" w:date="2026-09-27T17:00:00Z">
              <w:r>
                <w:rPr>
                  <w:rStyle w:val="CodeChar"/>
                </w:rPr>
                <w:delText xml:space="preserve">dsh</w:delText>
              </w:r>
            </w:del>
          </w:p>
        </w:tc>
        <w:tc>
          <w:tcPr>
            <w:tcW w:w="1872" w:type="dxa"/>
          </w:tcPr>
          <w:p>
            <w:pPr/>
            <w:del w:id="8315" w:author="Claude" w:date="2026-09-27T17:00:00Z">
              <w:r>
                <w:delText xml:space="preserve">Dashboard</w:delText>
              </w:r>
            </w:del>
          </w:p>
        </w:tc>
        <w:tc>
          <w:tcPr>
            <w:tcW w:w="1872" w:type="dxa"/>
          </w:tcPr>
          <w:p>
            <w:pPr/>
            <w:del w:id="8316" w:author="Claude" w:date="2026-09-27T17:00:00Z">
              <w:r>
                <w:delText xml:space="preserve">R</w:delText>
              </w:r>
            </w:del>
          </w:p>
        </w:tc>
        <w:tc>
          <w:tcPr>
            <w:tcW w:w="1872" w:type="dxa"/>
          </w:tcPr>
          <w:p>
            <w:pPr/>
            <w:del w:id="8317" w:author="Claude" w:date="2026-09-27T17:00:00Z">
              <w:r>
                <w:delText xml:space="preserve">—</w:delText>
              </w:r>
            </w:del>
          </w:p>
        </w:tc>
      </w:tr>
      <w:tr>
        <w:trPr>
          <w:del w:id="8318" w:author="Claude" w:date="2026-09-27T17:00:00Z"/>
        </w:trPr>
        <w:tc>
          <w:tcPr>
            <w:tcW w:w="1872" w:type="dxa"/>
          </w:tcPr>
          <w:p>
            <w:pPr/>
          </w:p>
        </w:tc>
        <w:tc>
          <w:tcPr>
            <w:tcW w:w="1872" w:type="dxa"/>
          </w:tcPr>
          <w:p>
            <w:pPr/>
            <w:del w:id="8319" w:author="Claude" w:date="2026-09-27T17:00:00Z">
              <w:r>
                <w:rPr>
                  <w:rStyle w:val="CodeChar"/>
                </w:rPr>
                <w:delText xml:space="preserve">apm</w:delText>
              </w:r>
            </w:del>
          </w:p>
        </w:tc>
        <w:tc>
          <w:tcPr>
            <w:tcW w:w="1872" w:type="dxa"/>
          </w:tcPr>
          <w:p>
            <w:pPr/>
            <w:del w:id="8320" w:author="Claude" w:date="2026-09-27T17:00:00Z">
              <w:r>
                <w:delText xml:space="preserve">APM domain</w:delText>
              </w:r>
            </w:del>
          </w:p>
        </w:tc>
        <w:tc>
          <w:tcPr>
            <w:tcW w:w="1872" w:type="dxa"/>
          </w:tcPr>
          <w:p>
            <w:pPr/>
            <w:del w:id="8321" w:author="Claude" w:date="2026-09-27T17:00:00Z">
              <w:r>
                <w:delText xml:space="preserve">R</w:delText>
              </w:r>
            </w:del>
          </w:p>
        </w:tc>
        <w:tc>
          <w:tcPr>
            <w:tcW w:w="1872" w:type="dxa"/>
          </w:tcPr>
          <w:p>
            <w:pPr/>
            <w:del w:id="8322" w:author="Claude" w:date="2026-09-27T17:00:00Z">
              <w:r>
                <w:delText xml:space="preserve">—</w:delText>
              </w:r>
            </w:del>
          </w:p>
        </w:tc>
      </w:tr>
      <w:tr>
        <w:trPr>
          <w:del w:id="8323" w:author="Claude" w:date="2026-09-27T17:00:00Z"/>
        </w:trPr>
        <w:tc>
          <w:tcPr>
            <w:tcW w:w="1872" w:type="dxa"/>
          </w:tcPr>
          <w:p>
            <w:pPr/>
          </w:p>
        </w:tc>
        <w:tc>
          <w:tcPr>
            <w:tcW w:w="1872" w:type="dxa"/>
          </w:tcPr>
          <w:p>
            <w:pPr/>
            <w:del w:id="8324" w:author="Claude" w:date="2026-09-27T17:00:00Z">
              <w:r>
                <w:rPr>
                  <w:rStyle w:val="CodeChar"/>
                </w:rPr>
                <w:delText xml:space="preserve">hck</w:delText>
              </w:r>
            </w:del>
          </w:p>
        </w:tc>
        <w:tc>
          <w:tcPr>
            <w:tcW w:w="1872" w:type="dxa"/>
          </w:tcPr>
          <w:p>
            <w:pPr/>
            <w:del w:id="8325" w:author="Claude" w:date="2026-09-27T17:00:00Z">
              <w:r>
                <w:delText xml:space="preserve">Health check</w:delText>
              </w:r>
            </w:del>
          </w:p>
        </w:tc>
        <w:tc>
          <w:tcPr>
            <w:tcW w:w="1872" w:type="dxa"/>
          </w:tcPr>
          <w:p>
            <w:pPr/>
            <w:del w:id="8326" w:author="Claude" w:date="2026-09-27T17:00:00Z">
              <w:r>
                <w:delText xml:space="preserve">R</w:delText>
              </w:r>
            </w:del>
          </w:p>
        </w:tc>
        <w:tc>
          <w:tcPr>
            <w:tcW w:w="1872" w:type="dxa"/>
          </w:tcPr>
          <w:p>
            <w:pPr/>
            <w:del w:id="8327" w:author="Claude" w:date="2026-09-27T17:00:00Z">
              <w:r>
                <w:delText xml:space="preserve">—</w:delText>
              </w:r>
            </w:del>
          </w:p>
        </w:tc>
      </w:tr>
      <w:tr>
        <w:trPr>
          <w:del w:id="8328" w:author="Claude" w:date="2026-09-27T17:00:00Z"/>
        </w:trPr>
        <w:tc>
          <w:tcPr>
            <w:tcW w:w="1872" w:type="dxa"/>
          </w:tcPr>
          <w:p>
            <w:pPr/>
            <w:del w:id="8329" w:author="Claude" w:date="2026-09-27T17:00:00Z">
              <w:r>
                <w:delText xml:space="preserve">Data &amp; analytics</w:delText>
              </w:r>
            </w:del>
          </w:p>
        </w:tc>
        <w:tc>
          <w:tcPr>
            <w:tcW w:w="1872" w:type="dxa"/>
          </w:tcPr>
          <w:p>
            <w:pPr/>
            <w:del w:id="8330" w:author="Claude" w:date="2026-09-27T17:00:00Z">
              <w:r>
                <w:rPr>
                  <w:rStyle w:val="CodeChar"/>
                </w:rPr>
                <w:delText xml:space="preserve">dis</w:delText>
              </w:r>
            </w:del>
          </w:p>
        </w:tc>
        <w:tc>
          <w:tcPr>
            <w:tcW w:w="1872" w:type="dxa"/>
          </w:tcPr>
          <w:p>
            <w:pPr/>
            <w:del w:id="8331" w:author="Claude" w:date="2026-09-27T17:00:00Z">
              <w:r>
                <w:delText xml:space="preserve">Data Integration workspace</w:delText>
              </w:r>
            </w:del>
          </w:p>
        </w:tc>
        <w:tc>
          <w:tcPr>
            <w:tcW w:w="1872" w:type="dxa"/>
          </w:tcPr>
          <w:p>
            <w:pPr/>
            <w:del w:id="8332" w:author="Claude" w:date="2026-09-27T17:00:00Z">
              <w:r>
                <w:delText xml:space="preserve">R</w:delText>
              </w:r>
            </w:del>
          </w:p>
        </w:tc>
        <w:tc>
          <w:tcPr>
            <w:tcW w:w="1872" w:type="dxa"/>
          </w:tcPr>
          <w:p>
            <w:pPr/>
            <w:del w:id="8333" w:author="Claude" w:date="2026-09-27T17:00:00Z">
              <w:r>
                <w:delText xml:space="preserve">—</w:delText>
              </w:r>
            </w:del>
          </w:p>
        </w:tc>
      </w:tr>
      <w:tr>
        <w:trPr>
          <w:del w:id="8334" w:author="Claude" w:date="2026-09-27T17:00:00Z"/>
        </w:trPr>
        <w:tc>
          <w:tcPr>
            <w:tcW w:w="1872" w:type="dxa"/>
          </w:tcPr>
          <w:p>
            <w:pPr/>
          </w:p>
        </w:tc>
        <w:tc>
          <w:tcPr>
            <w:tcW w:w="1872" w:type="dxa"/>
          </w:tcPr>
          <w:p>
            <w:pPr/>
            <w:del w:id="8335" w:author="Claude" w:date="2026-09-27T17:00:00Z">
              <w:r>
                <w:rPr>
                  <w:rStyle w:val="CodeChar"/>
                </w:rPr>
                <w:delText xml:space="preserve">dfa</w:delText>
              </w:r>
            </w:del>
          </w:p>
        </w:tc>
        <w:tc>
          <w:tcPr>
            <w:tcW w:w="1872" w:type="dxa"/>
          </w:tcPr>
          <w:p>
            <w:pPr/>
            <w:del w:id="8336" w:author="Claude" w:date="2026-09-27T17:00:00Z">
              <w:r>
                <w:delText xml:space="preserve">Data Flow application</w:delText>
              </w:r>
            </w:del>
          </w:p>
        </w:tc>
        <w:tc>
          <w:tcPr>
            <w:tcW w:w="1872" w:type="dxa"/>
          </w:tcPr>
          <w:p>
            <w:pPr/>
            <w:del w:id="8337" w:author="Claude" w:date="2026-09-27T17:00:00Z">
              <w:r>
                <w:delText xml:space="preserve">R</w:delText>
              </w:r>
            </w:del>
          </w:p>
        </w:tc>
        <w:tc>
          <w:tcPr>
            <w:tcW w:w="1872" w:type="dxa"/>
          </w:tcPr>
          <w:p>
            <w:pPr/>
            <w:del w:id="8338" w:author="Claude" w:date="2026-09-27T17:00:00Z">
              <w:r>
                <w:delText xml:space="preserve">—</w:delText>
              </w:r>
            </w:del>
          </w:p>
        </w:tc>
      </w:tr>
      <w:tr>
        <w:trPr>
          <w:del w:id="8339" w:author="Claude" w:date="2026-09-27T17:00:00Z"/>
        </w:trPr>
        <w:tc>
          <w:tcPr>
            <w:tcW w:w="1872" w:type="dxa"/>
          </w:tcPr>
          <w:p>
            <w:pPr/>
          </w:p>
        </w:tc>
        <w:tc>
          <w:tcPr>
            <w:tcW w:w="1872" w:type="dxa"/>
          </w:tcPr>
          <w:p>
            <w:pPr/>
            <w:del w:id="8340" w:author="Claude" w:date="2026-09-27T17:00:00Z">
              <w:r>
                <w:rPr>
                  <w:rStyle w:val="CodeChar"/>
                </w:rPr>
                <w:delText xml:space="preserve">dfp</w:delText>
              </w:r>
            </w:del>
          </w:p>
        </w:tc>
        <w:tc>
          <w:tcPr>
            <w:tcW w:w="1872" w:type="dxa"/>
          </w:tcPr>
          <w:p>
            <w:pPr/>
            <w:del w:id="8341" w:author="Claude" w:date="2026-09-27T17:00:00Z">
              <w:r>
                <w:delText xml:space="preserve">Data Flow pool</w:delText>
              </w:r>
            </w:del>
          </w:p>
        </w:tc>
        <w:tc>
          <w:tcPr>
            <w:tcW w:w="1872" w:type="dxa"/>
          </w:tcPr>
          <w:p>
            <w:pPr/>
            <w:del w:id="8342" w:author="Claude" w:date="2026-09-27T17:00:00Z">
              <w:r>
                <w:delText xml:space="preserve">R</w:delText>
              </w:r>
            </w:del>
          </w:p>
        </w:tc>
        <w:tc>
          <w:tcPr>
            <w:tcW w:w="1872" w:type="dxa"/>
          </w:tcPr>
          <w:p>
            <w:pPr/>
            <w:del w:id="8343" w:author="Claude" w:date="2026-09-27T17:00:00Z">
              <w:r>
                <w:delText xml:space="preserve">—</w:delText>
              </w:r>
            </w:del>
          </w:p>
        </w:tc>
      </w:tr>
      <w:tr>
        <w:trPr>
          <w:del w:id="8344" w:author="Claude" w:date="2026-09-27T17:00:00Z"/>
        </w:trPr>
        <w:tc>
          <w:tcPr>
            <w:tcW w:w="1872" w:type="dxa"/>
          </w:tcPr>
          <w:p>
            <w:pPr/>
          </w:p>
        </w:tc>
        <w:tc>
          <w:tcPr>
            <w:tcW w:w="1872" w:type="dxa"/>
          </w:tcPr>
          <w:p>
            <w:pPr/>
            <w:del w:id="8345" w:author="Claude" w:date="2026-09-27T17:00:00Z">
              <w:r>
                <w:rPr>
                  <w:rStyle w:val="CodeChar"/>
                </w:rPr>
                <w:delText xml:space="preserve">dsp</w:delText>
              </w:r>
            </w:del>
          </w:p>
        </w:tc>
        <w:tc>
          <w:tcPr>
            <w:tcW w:w="1872" w:type="dxa"/>
          </w:tcPr>
          <w:p>
            <w:pPr/>
            <w:del w:id="8346" w:author="Claude" w:date="2026-09-27T17:00:00Z">
              <w:r>
                <w:delText xml:space="preserve">Data Science project</w:delText>
              </w:r>
            </w:del>
          </w:p>
        </w:tc>
        <w:tc>
          <w:tcPr>
            <w:tcW w:w="1872" w:type="dxa"/>
          </w:tcPr>
          <w:p>
            <w:pPr/>
            <w:del w:id="8347" w:author="Claude" w:date="2026-09-27T17:00:00Z">
              <w:r>
                <w:delText xml:space="preserve">R</w:delText>
              </w:r>
            </w:del>
          </w:p>
        </w:tc>
        <w:tc>
          <w:tcPr>
            <w:tcW w:w="1872" w:type="dxa"/>
          </w:tcPr>
          <w:p>
            <w:pPr/>
            <w:del w:id="8348" w:author="Claude" w:date="2026-09-27T17:00:00Z">
              <w:r>
                <w:delText xml:space="preserve">—</w:delText>
              </w:r>
            </w:del>
          </w:p>
        </w:tc>
      </w:tr>
      <w:tr>
        <w:trPr>
          <w:del w:id="8349" w:author="Claude" w:date="2026-09-27T17:00:00Z"/>
        </w:trPr>
        <w:tc>
          <w:tcPr>
            <w:tcW w:w="1872" w:type="dxa"/>
          </w:tcPr>
          <w:p>
            <w:pPr/>
          </w:p>
        </w:tc>
        <w:tc>
          <w:tcPr>
            <w:tcW w:w="1872" w:type="dxa"/>
          </w:tcPr>
          <w:p>
            <w:pPr/>
            <w:del w:id="8350" w:author="Claude" w:date="2026-09-27T17:00:00Z">
              <w:r>
                <w:rPr>
                  <w:rStyle w:val="CodeChar"/>
                </w:rPr>
                <w:delText xml:space="preserve">dsn</w:delText>
              </w:r>
            </w:del>
          </w:p>
        </w:tc>
        <w:tc>
          <w:tcPr>
            <w:tcW w:w="1872" w:type="dxa"/>
          </w:tcPr>
          <w:p>
            <w:pPr/>
            <w:del w:id="8351" w:author="Claude" w:date="2026-09-27T17:00:00Z">
              <w:r>
                <w:delText xml:space="preserve">Data Science notebook session</w:delText>
              </w:r>
            </w:del>
          </w:p>
        </w:tc>
        <w:tc>
          <w:tcPr>
            <w:tcW w:w="1872" w:type="dxa"/>
          </w:tcPr>
          <w:p>
            <w:pPr/>
            <w:del w:id="8352" w:author="Claude" w:date="2026-09-27T17:00:00Z">
              <w:r>
                <w:delText xml:space="preserve">R</w:delText>
              </w:r>
            </w:del>
          </w:p>
        </w:tc>
        <w:tc>
          <w:tcPr>
            <w:tcW w:w="1872" w:type="dxa"/>
          </w:tcPr>
          <w:p>
            <w:pPr/>
            <w:del w:id="8353" w:author="Claude" w:date="2026-09-27T17:00:00Z">
              <w:r>
                <w:delText xml:space="preserve">—</w:delText>
              </w:r>
            </w:del>
          </w:p>
        </w:tc>
      </w:tr>
      <w:tr>
        <w:trPr>
          <w:del w:id="8354" w:author="Claude" w:date="2026-09-27T17:00:00Z"/>
        </w:trPr>
        <w:tc>
          <w:tcPr>
            <w:tcW w:w="1872" w:type="dxa"/>
          </w:tcPr>
          <w:p>
            <w:pPr/>
          </w:p>
        </w:tc>
        <w:tc>
          <w:tcPr>
            <w:tcW w:w="1872" w:type="dxa"/>
          </w:tcPr>
          <w:p>
            <w:pPr/>
            <w:del w:id="8355" w:author="Claude" w:date="2026-09-27T17:00:00Z">
              <w:r>
                <w:rPr>
                  <w:rStyle w:val="CodeChar"/>
                </w:rPr>
                <w:delText xml:space="preserve">dsm</w:delText>
              </w:r>
            </w:del>
          </w:p>
        </w:tc>
        <w:tc>
          <w:tcPr>
            <w:tcW w:w="1872" w:type="dxa"/>
          </w:tcPr>
          <w:p>
            <w:pPr/>
            <w:del w:id="8356" w:author="Claude" w:date="2026-09-27T17:00:00Z">
              <w:r>
                <w:delText xml:space="preserve">Data Science model deployment</w:delText>
              </w:r>
            </w:del>
          </w:p>
        </w:tc>
        <w:tc>
          <w:tcPr>
            <w:tcW w:w="1872" w:type="dxa"/>
          </w:tcPr>
          <w:p>
            <w:pPr/>
            <w:del w:id="8357" w:author="Claude" w:date="2026-09-27T17:00:00Z">
              <w:r>
                <w:delText xml:space="preserve">R</w:delText>
              </w:r>
            </w:del>
          </w:p>
        </w:tc>
        <w:tc>
          <w:tcPr>
            <w:tcW w:w="1872" w:type="dxa"/>
          </w:tcPr>
          <w:p>
            <w:pPr/>
            <w:del w:id="8358" w:author="Claude" w:date="2026-09-27T17:00:00Z">
              <w:r>
                <w:delText xml:space="preserve">—</w:delText>
              </w:r>
            </w:del>
          </w:p>
        </w:tc>
      </w:tr>
      <w:tr>
        <w:trPr>
          <w:del w:id="8359" w:author="Claude" w:date="2026-09-27T17:00:00Z"/>
        </w:trPr>
        <w:tc>
          <w:tcPr>
            <w:tcW w:w="1872" w:type="dxa"/>
          </w:tcPr>
          <w:p>
            <w:pPr/>
          </w:p>
        </w:tc>
        <w:tc>
          <w:tcPr>
            <w:tcW w:w="1872" w:type="dxa"/>
          </w:tcPr>
          <w:p>
            <w:pPr/>
            <w:del w:id="8360" w:author="Claude" w:date="2026-09-27T17:00:00Z">
              <w:r>
                <w:rPr>
                  <w:rStyle w:val="CodeChar"/>
                </w:rPr>
                <w:delText xml:space="preserve">oac</w:delText>
              </w:r>
            </w:del>
          </w:p>
        </w:tc>
        <w:tc>
          <w:tcPr>
            <w:tcW w:w="1872" w:type="dxa"/>
          </w:tcPr>
          <w:p>
            <w:pPr/>
            <w:del w:id="8361" w:author="Claude" w:date="2026-09-27T17:00:00Z">
              <w:r>
                <w:delText xml:space="preserve">Analytics Cloud instance</w:delText>
              </w:r>
            </w:del>
          </w:p>
        </w:tc>
        <w:tc>
          <w:tcPr>
            <w:tcW w:w="1872" w:type="dxa"/>
          </w:tcPr>
          <w:p>
            <w:pPr/>
            <w:del w:id="8362" w:author="Claude" w:date="2026-09-27T17:00:00Z">
              <w:r>
                <w:delText xml:space="preserve">R</w:delText>
              </w:r>
            </w:del>
          </w:p>
        </w:tc>
        <w:tc>
          <w:tcPr>
            <w:tcW w:w="1872" w:type="dxa"/>
          </w:tcPr>
          <w:p>
            <w:pPr/>
            <w:del w:id="8363" w:author="Claude" w:date="2026-09-27T17:00:00Z">
              <w:r>
                <w:delText xml:space="preserve">—</w:delText>
              </w:r>
            </w:del>
          </w:p>
        </w:tc>
      </w:tr>
      <w:tr>
        <w:trPr>
          <w:del w:id="8364" w:author="Claude" w:date="2026-09-27T17:00:00Z"/>
        </w:trPr>
        <w:tc>
          <w:tcPr>
            <w:tcW w:w="1872" w:type="dxa"/>
          </w:tcPr>
          <w:p>
            <w:pPr/>
          </w:p>
        </w:tc>
        <w:tc>
          <w:tcPr>
            <w:tcW w:w="1872" w:type="dxa"/>
          </w:tcPr>
          <w:p>
            <w:pPr/>
            <w:del w:id="8365" w:author="Claude" w:date="2026-09-27T17:00:00Z">
              <w:r>
                <w:rPr>
                  <w:rStyle w:val="CodeChar"/>
                </w:rPr>
                <w:delText xml:space="preserve">dct</w:delText>
              </w:r>
            </w:del>
          </w:p>
        </w:tc>
        <w:tc>
          <w:tcPr>
            <w:tcW w:w="1872" w:type="dxa"/>
          </w:tcPr>
          <w:p>
            <w:pPr/>
            <w:del w:id="8366" w:author="Claude" w:date="2026-09-27T17:00:00Z">
              <w:r>
                <w:delText xml:space="preserve">Data Catalog</w:delText>
              </w:r>
            </w:del>
          </w:p>
        </w:tc>
        <w:tc>
          <w:tcPr>
            <w:tcW w:w="1872" w:type="dxa"/>
          </w:tcPr>
          <w:p>
            <w:pPr/>
            <w:del w:id="8367" w:author="Claude" w:date="2026-09-27T17:00:00Z">
              <w:r>
                <w:delText xml:space="preserve">R</w:delText>
              </w:r>
            </w:del>
          </w:p>
        </w:tc>
        <w:tc>
          <w:tcPr>
            <w:tcW w:w="1872" w:type="dxa"/>
          </w:tcPr>
          <w:p>
            <w:pPr/>
            <w:del w:id="8368" w:author="Claude" w:date="2026-09-27T17:00:00Z">
              <w:r>
                <w:delText xml:space="preserve">—</w:delText>
              </w:r>
            </w:del>
          </w:p>
        </w:tc>
      </w:tr>
      <w:tr>
        <w:trPr>
          <w:del w:id="8369" w:author="Claude" w:date="2026-09-27T17:00:00Z"/>
        </w:trPr>
        <w:tc>
          <w:tcPr>
            <w:tcW w:w="1872" w:type="dxa"/>
          </w:tcPr>
          <w:p>
            <w:pPr/>
          </w:p>
        </w:tc>
        <w:tc>
          <w:tcPr>
            <w:tcW w:w="1872" w:type="dxa"/>
          </w:tcPr>
          <w:p>
            <w:pPr/>
            <w:del w:id="8370" w:author="Claude" w:date="2026-09-27T17:00:00Z">
              <w:r>
                <w:rPr>
                  <w:rStyle w:val="CodeChar"/>
                </w:rPr>
                <w:delText xml:space="preserve">bds</w:delText>
              </w:r>
            </w:del>
          </w:p>
        </w:tc>
        <w:tc>
          <w:tcPr>
            <w:tcW w:w="1872" w:type="dxa"/>
          </w:tcPr>
          <w:p>
            <w:pPr/>
            <w:del w:id="8371" w:author="Claude" w:date="2026-09-27T17:00:00Z">
              <w:r>
                <w:delText xml:space="preserve">Big Data Service cluster</w:delText>
              </w:r>
            </w:del>
          </w:p>
        </w:tc>
        <w:tc>
          <w:tcPr>
            <w:tcW w:w="1872" w:type="dxa"/>
          </w:tcPr>
          <w:p>
            <w:pPr/>
            <w:del w:id="8372" w:author="Claude" w:date="2026-09-27T17:00:00Z">
              <w:r>
                <w:delText xml:space="preserve">R</w:delText>
              </w:r>
            </w:del>
          </w:p>
        </w:tc>
        <w:tc>
          <w:tcPr>
            <w:tcW w:w="1872" w:type="dxa"/>
          </w:tcPr>
          <w:p>
            <w:pPr/>
            <w:del w:id="8373" w:author="Claude" w:date="2026-09-27T17:00:00Z">
              <w:r>
                <w:delText xml:space="preserve">—</w:delText>
              </w:r>
            </w:del>
          </w:p>
        </w:tc>
      </w:tr>
      <w:tr>
        <w:trPr>
          <w:del w:id="8374" w:author="Claude" w:date="2026-09-27T17:00:00Z"/>
        </w:trPr>
        <w:tc>
          <w:tcPr>
            <w:tcW w:w="1872" w:type="dxa"/>
          </w:tcPr>
          <w:p>
            <w:pPr/>
            <w:del w:id="8375" w:author="Claude" w:date="2026-09-27T17:00:00Z">
              <w:r>
                <w:delText xml:space="preserve">DevOps</w:delText>
              </w:r>
            </w:del>
          </w:p>
        </w:tc>
        <w:tc>
          <w:tcPr>
            <w:tcW w:w="1872" w:type="dxa"/>
          </w:tcPr>
          <w:p>
            <w:pPr/>
            <w:del w:id="8376" w:author="Claude" w:date="2026-09-27T17:00:00Z">
              <w:r>
                <w:rPr>
                  <w:rStyle w:val="CodeChar"/>
                </w:rPr>
                <w:delText xml:space="preserve">dop</w:delText>
              </w:r>
            </w:del>
          </w:p>
        </w:tc>
        <w:tc>
          <w:tcPr>
            <w:tcW w:w="1872" w:type="dxa"/>
          </w:tcPr>
          <w:p>
            <w:pPr/>
            <w:del w:id="8377" w:author="Claude" w:date="2026-09-27T17:00:00Z">
              <w:r>
                <w:delText xml:space="preserve">DevOps project</w:delText>
              </w:r>
            </w:del>
          </w:p>
        </w:tc>
        <w:tc>
          <w:tcPr>
            <w:tcW w:w="1872" w:type="dxa"/>
          </w:tcPr>
          <w:p>
            <w:pPr/>
            <w:del w:id="8378" w:author="Claude" w:date="2026-09-27T17:00:00Z">
              <w:r>
                <w:delText xml:space="preserve">R</w:delText>
              </w:r>
            </w:del>
          </w:p>
        </w:tc>
        <w:tc>
          <w:tcPr>
            <w:tcW w:w="1872" w:type="dxa"/>
          </w:tcPr>
          <w:p>
            <w:pPr/>
            <w:del w:id="8379" w:author="Claude" w:date="2026-09-27T17:00:00Z">
              <w:r>
                <w:delText xml:space="preserve">—</w:delText>
              </w:r>
            </w:del>
          </w:p>
        </w:tc>
      </w:tr>
      <w:tr>
        <w:trPr>
          <w:del w:id="8380" w:author="Claude" w:date="2026-09-27T17:00:00Z"/>
        </w:trPr>
        <w:tc>
          <w:tcPr>
            <w:tcW w:w="1872" w:type="dxa"/>
          </w:tcPr>
          <w:p>
            <w:pPr/>
          </w:p>
        </w:tc>
        <w:tc>
          <w:tcPr>
            <w:tcW w:w="1872" w:type="dxa"/>
          </w:tcPr>
          <w:p>
            <w:pPr/>
            <w:del w:id="8381" w:author="Claude" w:date="2026-09-27T17:00:00Z">
              <w:r>
                <w:rPr>
                  <w:rStyle w:val="CodeChar"/>
                </w:rPr>
                <w:delText xml:space="preserve">bpl</w:delText>
              </w:r>
            </w:del>
          </w:p>
        </w:tc>
        <w:tc>
          <w:tcPr>
            <w:tcW w:w="1872" w:type="dxa"/>
          </w:tcPr>
          <w:p>
            <w:pPr/>
            <w:del w:id="8382" w:author="Claude" w:date="2026-09-27T17:00:00Z">
              <w:r>
                <w:delText xml:space="preserve">Build pipeline</w:delText>
              </w:r>
            </w:del>
          </w:p>
        </w:tc>
        <w:tc>
          <w:tcPr>
            <w:tcW w:w="1872" w:type="dxa"/>
          </w:tcPr>
          <w:p>
            <w:pPr/>
            <w:del w:id="8383" w:author="Claude" w:date="2026-09-27T17:00:00Z">
              <w:r>
                <w:delText xml:space="preserve">R</w:delText>
              </w:r>
            </w:del>
          </w:p>
        </w:tc>
        <w:tc>
          <w:tcPr>
            <w:tcW w:w="1872" w:type="dxa"/>
          </w:tcPr>
          <w:p>
            <w:pPr/>
            <w:del w:id="8384" w:author="Claude" w:date="2026-09-27T17:00:00Z">
              <w:r>
                <w:delText xml:space="preserve">—</w:delText>
              </w:r>
            </w:del>
          </w:p>
        </w:tc>
      </w:tr>
      <w:tr>
        <w:trPr>
          <w:del w:id="8385" w:author="Claude" w:date="2026-09-27T17:00:00Z"/>
        </w:trPr>
        <w:tc>
          <w:tcPr>
            <w:tcW w:w="1872" w:type="dxa"/>
          </w:tcPr>
          <w:p>
            <w:pPr/>
          </w:p>
        </w:tc>
        <w:tc>
          <w:tcPr>
            <w:tcW w:w="1872" w:type="dxa"/>
          </w:tcPr>
          <w:p>
            <w:pPr/>
            <w:del w:id="8386" w:author="Claude" w:date="2026-09-27T17:00:00Z">
              <w:r>
                <w:rPr>
                  <w:rStyle w:val="CodeChar"/>
                </w:rPr>
                <w:delText xml:space="preserve">dpl</w:delText>
              </w:r>
            </w:del>
          </w:p>
        </w:tc>
        <w:tc>
          <w:tcPr>
            <w:tcW w:w="1872" w:type="dxa"/>
          </w:tcPr>
          <w:p>
            <w:pPr/>
            <w:del w:id="8387" w:author="Claude" w:date="2026-09-27T17:00:00Z">
              <w:r>
                <w:delText xml:space="preserve">Deployment pipeline</w:delText>
              </w:r>
            </w:del>
          </w:p>
        </w:tc>
        <w:tc>
          <w:tcPr>
            <w:tcW w:w="1872" w:type="dxa"/>
          </w:tcPr>
          <w:p>
            <w:pPr/>
            <w:del w:id="8388" w:author="Claude" w:date="2026-09-27T17:00:00Z">
              <w:r>
                <w:delText xml:space="preserve">R</w:delText>
              </w:r>
            </w:del>
          </w:p>
        </w:tc>
        <w:tc>
          <w:tcPr>
            <w:tcW w:w="1872" w:type="dxa"/>
          </w:tcPr>
          <w:p>
            <w:pPr/>
            <w:del w:id="8389" w:author="Claude" w:date="2026-09-27T17:00:00Z">
              <w:r>
                <w:delText xml:space="preserve">—</w:delText>
              </w:r>
            </w:del>
          </w:p>
        </w:tc>
      </w:tr>
      <w:tr>
        <w:trPr>
          <w:del w:id="8390" w:author="Claude" w:date="2026-09-27T17:00:00Z"/>
        </w:trPr>
        <w:tc>
          <w:tcPr>
            <w:tcW w:w="1872" w:type="dxa"/>
          </w:tcPr>
          <w:p>
            <w:pPr/>
          </w:p>
        </w:tc>
        <w:tc>
          <w:tcPr>
            <w:tcW w:w="1872" w:type="dxa"/>
          </w:tcPr>
          <w:p>
            <w:pPr/>
            <w:del w:id="8391" w:author="Claude" w:date="2026-09-27T17:00:00Z">
              <w:r>
                <w:rPr>
                  <w:rStyle w:val="CodeChar"/>
                </w:rPr>
                <w:delText xml:space="preserve">crp</w:delText>
              </w:r>
            </w:del>
          </w:p>
        </w:tc>
        <w:tc>
          <w:tcPr>
            <w:tcW w:w="1872" w:type="dxa"/>
          </w:tcPr>
          <w:p>
            <w:pPr/>
            <w:del w:id="8392" w:author="Claude" w:date="2026-09-27T17:00:00Z">
              <w:r>
                <w:delText xml:space="preserve">Code repository</w:delText>
              </w:r>
            </w:del>
          </w:p>
        </w:tc>
        <w:tc>
          <w:tcPr>
            <w:tcW w:w="1872" w:type="dxa"/>
          </w:tcPr>
          <w:p>
            <w:pPr/>
            <w:del w:id="8393" w:author="Claude" w:date="2026-09-27T17:00:00Z">
              <w:r>
                <w:delText xml:space="preserve">R</w:delText>
              </w:r>
            </w:del>
          </w:p>
        </w:tc>
        <w:tc>
          <w:tcPr>
            <w:tcW w:w="1872" w:type="dxa"/>
          </w:tcPr>
          <w:p>
            <w:pPr/>
            <w:del w:id="8394" w:author="Claude" w:date="2026-09-27T17:00:00Z">
              <w:r>
                <w:delText xml:space="preserve">—</w:delText>
              </w:r>
            </w:del>
          </w:p>
        </w:tc>
      </w:tr>
      <w:tr>
        <w:trPr>
          <w:del w:id="8395" w:author="Claude" w:date="2026-09-27T17:00:00Z"/>
        </w:trPr>
        <w:tc>
          <w:tcPr>
            <w:tcW w:w="1872" w:type="dxa"/>
          </w:tcPr>
          <w:p>
            <w:pPr/>
          </w:p>
        </w:tc>
        <w:tc>
          <w:tcPr>
            <w:tcW w:w="1872" w:type="dxa"/>
          </w:tcPr>
          <w:p>
            <w:pPr/>
            <w:del w:id="8396" w:author="Claude" w:date="2026-09-27T17:00:00Z">
              <w:r>
                <w:rPr>
                  <w:rStyle w:val="CodeChar"/>
                </w:rPr>
                <w:delText xml:space="preserve">arp</w:delText>
              </w:r>
            </w:del>
          </w:p>
        </w:tc>
        <w:tc>
          <w:tcPr>
            <w:tcW w:w="1872" w:type="dxa"/>
          </w:tcPr>
          <w:p>
            <w:pPr/>
            <w:del w:id="8397" w:author="Claude" w:date="2026-09-27T17:00:00Z">
              <w:r>
                <w:delText xml:space="preserve">Artifact repository</w:delText>
              </w:r>
            </w:del>
          </w:p>
        </w:tc>
        <w:tc>
          <w:tcPr>
            <w:tcW w:w="1872" w:type="dxa"/>
          </w:tcPr>
          <w:p>
            <w:pPr/>
            <w:del w:id="8398" w:author="Claude" w:date="2026-09-27T17:00:00Z">
              <w:r>
                <w:delText xml:space="preserve">R</w:delText>
              </w:r>
            </w:del>
          </w:p>
        </w:tc>
        <w:tc>
          <w:tcPr>
            <w:tcW w:w="1872" w:type="dxa"/>
          </w:tcPr>
          <w:p>
            <w:pPr/>
            <w:del w:id="8399" w:author="Claude" w:date="2026-09-27T17:00:00Z">
              <w:r>
                <w:delText xml:space="preserve">—</w:delText>
              </w:r>
            </w:del>
          </w:p>
        </w:tc>
      </w:tr>
      <w:tr>
        <w:trPr>
          <w:del w:id="8400" w:author="Claude" w:date="2026-09-27T17:00:00Z"/>
        </w:trPr>
        <w:tc>
          <w:tcPr>
            <w:tcW w:w="1872" w:type="dxa"/>
          </w:tcPr>
          <w:p>
            <w:pPr/>
          </w:p>
        </w:tc>
        <w:tc>
          <w:tcPr>
            <w:tcW w:w="1872" w:type="dxa"/>
          </w:tcPr>
          <w:p>
            <w:pPr/>
            <w:del w:id="8401" w:author="Claude" w:date="2026-09-27T17:00:00Z">
              <w:r>
                <w:rPr>
                  <w:rStyle w:val="CodeChar"/>
                </w:rPr>
                <w:delText xml:space="preserve">stk</w:delText>
              </w:r>
            </w:del>
          </w:p>
        </w:tc>
        <w:tc>
          <w:tcPr>
            <w:tcW w:w="1872" w:type="dxa"/>
          </w:tcPr>
          <w:p>
            <w:pPr/>
            <w:del w:id="8402" w:author="Claude" w:date="2026-09-27T17:00:00Z">
              <w:r>
                <w:delText xml:space="preserve">Resource Manager stack</w:delText>
              </w:r>
            </w:del>
          </w:p>
        </w:tc>
        <w:tc>
          <w:tcPr>
            <w:tcW w:w="1872" w:type="dxa"/>
          </w:tcPr>
          <w:p>
            <w:pPr/>
            <w:del w:id="8403" w:author="Claude" w:date="2026-09-27T17:00:00Z">
              <w:r>
                <w:delText xml:space="preserve">R</w:delText>
              </w:r>
            </w:del>
          </w:p>
        </w:tc>
        <w:tc>
          <w:tcPr>
            <w:tcW w:w="1872" w:type="dxa"/>
          </w:tcPr>
          <w:p>
            <w:pPr/>
            <w:del w:id="8404" w:author="Claude" w:date="2026-09-27T17:00:00Z">
              <w:r>
                <w:delText xml:space="preserve">—</w:delText>
              </w:r>
            </w:del>
          </w:p>
        </w:tc>
      </w:tr>
    </w:tbl>
    <w:p>
      <w:pPr>
        <w:rPr>
          <w:del w:id="8423" w:author="Claude" w:date="2026-09-27T17:00:00Z"/>
        </w:rPr>
      </w:pPr>
      <w:del w:id="8405" w:author="Claude" w:date="2026-09-27T17:00:00Z">
        <w:r>
          <w:rPr>
            <w:b/>
          </w:rPr>
          <w:delText xml:space="preserve">Code design rules [REC]:</w:delText>
        </w:r>
      </w:del>
      <w:del w:id="8406" w:author="Claude" w:date="2026-09-27T17:00:00Z">
        <w:r>
          <w:delText xml:space="preserve"> codes are pronounceable abbreviations of the OCI service noun; none equals an environment code, an entity code or an OCI region key; 2-letter codes are reserved for the most frequent types (</w:delText>
        </w:r>
      </w:del>
      <w:del w:id="8407" w:author="Claude" w:date="2026-09-27T17:00:00Z">
        <w:r>
          <w:rPr>
            <w:rStyle w:val="CodeChar"/>
          </w:rPr>
          <w:delText xml:space="preserve">vm</w:delText>
        </w:r>
      </w:del>
      <w:del w:id="8408" w:author="Claude" w:date="2026-09-27T17:00:00Z">
        <w:r>
          <w:delText xml:space="preserve">, </w:delText>
        </w:r>
      </w:del>
      <w:del w:id="8409" w:author="Claude" w:date="2026-09-27T17:00:00Z">
        <w:r>
          <w:rPr>
            <w:rStyle w:val="CodeChar"/>
          </w:rPr>
          <w:delText xml:space="preserve">bm</w:delText>
        </w:r>
      </w:del>
      <w:del w:id="8410" w:author="Claude" w:date="2026-09-27T17:00:00Z">
        <w:r>
          <w:delText xml:space="preserve">, </w:delText>
        </w:r>
      </w:del>
      <w:del w:id="8411" w:author="Claude" w:date="2026-09-27T17:00:00Z">
        <w:r>
          <w:rPr>
            <w:rStyle w:val="CodeChar"/>
          </w:rPr>
          <w:delText xml:space="preserve">lb</w:delText>
        </w:r>
      </w:del>
      <w:del w:id="8412" w:author="Claude" w:date="2026-09-27T17:00:00Z">
        <w:r>
          <w:delText xml:space="preserve">, </w:delText>
        </w:r>
      </w:del>
      <w:del w:id="8413" w:author="Claude" w:date="2026-09-27T17:00:00Z">
        <w:r>
          <w:rPr>
            <w:rStyle w:val="CodeChar"/>
          </w:rPr>
          <w:delText xml:space="preserve">fn</w:delText>
        </w:r>
      </w:del>
      <w:del w:id="8414" w:author="Claude" w:date="2026-09-27T17:00:00Z">
        <w:r>
          <w:delText xml:space="preserve">, </w:delText>
        </w:r>
      </w:del>
      <w:del w:id="8415" w:author="Claude" w:date="2026-09-27T17:00:00Z">
        <w:r>
          <w:rPr>
            <w:rStyle w:val="CodeChar"/>
          </w:rPr>
          <w:delText xml:space="preserve">ca</w:delText>
        </w:r>
      </w:del>
      <w:del w:id="8416" w:author="Claude" w:date="2026-09-27T17:00:00Z">
        <w:r>
          <w:delText xml:space="preserve">). Secrets use </w:delText>
        </w:r>
      </w:del>
      <w:del w:id="8417" w:author="Claude" w:date="2026-09-27T17:00:00Z">
        <w:r>
          <w:rPr>
            <w:rStyle w:val="CodeChar"/>
          </w:rPr>
          <w:delText xml:space="preserve">scrt</w:delText>
        </w:r>
      </w:del>
      <w:del w:id="8418" w:author="Claude" w:date="2026-09-27T17:00:00Z">
        <w:r>
          <w:delText xml:space="preserve"> rather than </w:delText>
        </w:r>
      </w:del>
      <w:del w:id="8419" w:author="Claude" w:date="2026-09-27T17:00:00Z">
        <w:r>
          <w:rPr>
            <w:rStyle w:val="CodeChar"/>
          </w:rPr>
          <w:delText xml:space="preserve">sec</w:delText>
        </w:r>
      </w:del>
      <w:del w:id="8420" w:author="Claude" w:date="2026-09-27T17:00:00Z">
        <w:r>
          <w:delText xml:space="preserve"> because </w:delText>
        </w:r>
      </w:del>
      <w:del w:id="8421" w:author="Claude" w:date="2026-09-27T17:00:00Z">
        <w:r>
          <w:rPr>
            <w:rStyle w:val="CodeChar"/>
          </w:rPr>
          <w:delText xml:space="preserve">sec</w:delText>
        </w:r>
      </w:del>
      <w:del w:id="8422" w:author="Claude" w:date="2026-09-27T17:00:00Z">
        <w:r>
          <w:delText xml:space="preserve"> is ambiguous (principle P5).</w:delText>
        </w:r>
      </w:del>
    </w:p>
    <w:p>
      <w:pPr>
        <w:rPr>
          <w:del w:id="8426" w:author="Claude" w:date="2026-09-27T17:00:00Z"/>
        </w:rPr>
      </w:pPr>
      <w:del w:id="8424" w:author="Claude" w:date="2026-09-27T17:00:00Z">
        <w:r>
          <w:rPr>
            <w:b/>
          </w:rPr>
          <w:delText xml:space="preserve">Resources that are not named with this pattern</w:delText>
        </w:r>
      </w:del>
      <w:del w:id="8425" w:author="Claude" w:date="2026-09-27T17:00:00Z">
        <w:r>
          <w:delText xml:space="preserve"> (their name has another function): compartments (section 9), tag namespaces and keys (section 10), DNS zones (real domain names, section 12), OCIR repositories (path-based), Kubernetes objects inside a cluster (section 15), Oracle DB_NAME/PDB (section 14), and resources whose names OCI generates and manages (boot volumes of attached instances, instance-pool members, OKE worker nodes, OKE-provisioned load balancers).</w:delText>
        </w:r>
      </w:del>
    </w:p>
    <w:p>
      <w:pPr>
        <w:pStyle w:val="Heading2"/>
        <w:rPr>
          <w:ins w:id="8427" w:author="Claude" w:date="2026-09-27T17:00:00Z"/>
        </w:rPr>
      </w:pPr>
      <w:ins w:id="8428" w:author="Claude" w:date="2026-09-27T17:00:00Z">
        <w:r>
          <w:t xml:space="preserve">4. Naming Syntax</w:t>
        </w:r>
      </w:ins>
    </w:p>
    <w:p>
      <w:pPr>
        <w:pStyle w:val="Normal"/>
        <w:rPr>
          <w:ins w:id="8429" w:author="Claude" w:date="2026-09-27T17:00:00Z"/>
        </w:rPr>
      </w:pPr>
      <w:ins w:id="8430" w:author="Claude" w:date="2026-09-27T17:00:00Z">
        <w:r>
          <w:t xml:space="preserve">Every OCI resource name is built from seven fields in a fixed order. Each field has a closed list of allowed values, so an engineer only picks values from the lists in sections 6 to 8 and never invents a spelling.</w:t>
        </w:r>
      </w:ins>
    </w:p>
    <w:p>
      <w:pPr>
        <w:pStyle w:val="Code"/>
        <w:rPr>
          <w:ins w:id="8431" w:author="Claude" w:date="2026-09-27T17:00:00Z"/>
        </w:rPr>
      </w:pPr>
      <w:ins w:id="8432" w:author="Claude" w:date="2026-09-27T17:00:00Z">
        <w:r>
          <w:t xml:space="preserve">&lt;org&gt;-&lt;env&gt;-&lt;rgn&gt;-&lt;type&gt;-&lt;app&gt;[-&lt;qual&gt;]-&lt;nn&gt;</w:t>
        </w:r>
        <w:r>
          <w:br/>
        </w:r>
        <w:r>
          <w:br/>
        </w:r>
        <w:r>
          <w:t xml:space="preserve">cmr-prd-cas-vm-cbs-ol-01</w:t>
        </w:r>
      </w:ins>
    </w:p>
    <w:p>
      <w:pPr>
        <w:pStyle w:val="Heading3"/>
        <w:rPr>
          <w:ins w:id="8433" w:author="Claude" w:date="2026-09-27T17:00:00Z"/>
        </w:rPr>
      </w:pPr>
      <w:ins w:id="8434" w:author="Claude" w:date="2026-09-27T17:00:00Z">
        <w:r>
          <w:t xml:space="preserve">4.1 The seven fields at a glance</w:t>
        </w:r>
      </w:ins>
    </w:p>
    <w:tbl>
      <w:tblPr>
        <w:tblStyle w:val="TableGrid"/>
        <w:tblW w:w="9360" w:type="dxa"/>
        <w:tblInd w:w="113" w:type="dxa"/>
        <w:tblLayout w:type="fixed"/>
        <w:tblLook w:val="04a0" w:firstRow="1"/>
      </w:tblPr>
      <w:tblGrid>
        <w:gridCol w:w="1053"/>
        <w:gridCol w:w="1135"/>
        <w:gridCol w:w="2921"/>
        <w:gridCol w:w="3021"/>
        <w:gridCol w:w="1230"/>
      </w:tblGrid>
      <w:tr>
        <w:trPr>
          <w:tblHeader w:val="true"/>
          <w:ins w:id="8435" w:author="Claude" w:date="2026-09-27T17:00:00Z"/>
        </w:trPr>
        <w:tc>
          <w:tcPr>
            <w:tcW w:w="1053" w:type="dxa"/>
            <w:shd w:val="clear" w:color="auto" w:fill="F2F2F2"/>
          </w:tcPr>
          <w:p>
            <w:pPr>
              <w:pStyle w:val="Normal"/>
              <w:rPr>
                <w:ins w:id="8436" w:author="Claude" w:date="2026-09-27T17:00:00Z"/>
              </w:rPr>
            </w:pPr>
            <w:ins w:id="8437" w:author="Claude" w:date="2026-09-27T17:00:00Z">
              <w:r>
                <w:t xml:space="preserve">#</w:t>
              </w:r>
            </w:ins>
          </w:p>
        </w:tc>
        <w:tc>
          <w:tcPr>
            <w:tcW w:w="1135" w:type="dxa"/>
            <w:shd w:val="clear" w:color="auto" w:fill="F2F2F2"/>
          </w:tcPr>
          <w:p>
            <w:pPr>
              <w:pStyle w:val="Normal"/>
              <w:rPr>
                <w:ins w:id="8438" w:author="Claude" w:date="2026-09-27T17:00:00Z"/>
              </w:rPr>
            </w:pPr>
            <w:ins w:id="8439" w:author="Claude" w:date="2026-09-27T17:00:00Z">
              <w:r>
                <w:t xml:space="preserve">Field</w:t>
              </w:r>
            </w:ins>
          </w:p>
        </w:tc>
        <w:tc>
          <w:tcPr>
            <w:tcW w:w="2921" w:type="dxa"/>
            <w:shd w:val="clear" w:color="auto" w:fill="F2F2F2"/>
          </w:tcPr>
          <w:p>
            <w:pPr>
              <w:pStyle w:val="Normal"/>
              <w:rPr>
                <w:ins w:id="8440" w:author="Claude" w:date="2026-09-27T17:00:00Z"/>
              </w:rPr>
            </w:pPr>
            <w:ins w:id="8441" w:author="Claude" w:date="2026-09-27T17:00:00Z">
              <w:r>
                <w:t xml:space="preserve">What you enter</w:t>
              </w:r>
            </w:ins>
          </w:p>
        </w:tc>
        <w:tc>
          <w:tcPr>
            <w:tcW w:w="3021" w:type="dxa"/>
            <w:shd w:val="clear" w:color="auto" w:fill="F2F2F2"/>
          </w:tcPr>
          <w:p>
            <w:pPr>
              <w:pStyle w:val="Normal"/>
              <w:rPr>
                <w:ins w:id="8442" w:author="Claude" w:date="2026-09-27T17:00:00Z"/>
              </w:rPr>
            </w:pPr>
            <w:ins w:id="8443" w:author="Claude" w:date="2026-09-27T17:00:00Z">
              <w:r>
                <w:t xml:space="preserve">Allowed values</w:t>
              </w:r>
            </w:ins>
          </w:p>
        </w:tc>
        <w:tc>
          <w:tcPr>
            <w:tcW w:w="1230" w:type="dxa"/>
            <w:shd w:val="clear" w:color="auto" w:fill="F2F2F2"/>
          </w:tcPr>
          <w:p>
            <w:pPr>
              <w:pStyle w:val="Normal"/>
              <w:rPr>
                <w:ins w:id="8444" w:author="Claude" w:date="2026-09-27T17:00:00Z"/>
              </w:rPr>
            </w:pPr>
            <w:ins w:id="8445" w:author="Claude" w:date="2026-09-27T17:00:00Z">
              <w:r>
                <w:t xml:space="preserve">Example</w:t>
              </w:r>
            </w:ins>
          </w:p>
        </w:tc>
      </w:tr>
      <w:tr>
        <w:trPr>
          <w:ins w:id="8446" w:author="Claude" w:date="2026-09-27T17:00:00Z"/>
        </w:trPr>
        <w:tc>
          <w:tcPr>
            <w:tcW w:w="1053" w:type="dxa"/>
          </w:tcPr>
          <w:p>
            <w:pPr>
              <w:pStyle w:val="Normal"/>
              <w:rPr>
                <w:ins w:id="8447" w:author="Claude" w:date="2026-09-27T17:00:00Z"/>
              </w:rPr>
            </w:pPr>
            <w:ins w:id="8448" w:author="Claude" w:date="2026-09-27T17:00:00Z">
              <w:r>
                <w:t xml:space="preserve">1</w:t>
              </w:r>
            </w:ins>
          </w:p>
        </w:tc>
        <w:tc>
          <w:tcPr>
            <w:tcW w:w="1135" w:type="dxa"/>
          </w:tcPr>
          <w:p>
            <w:pPr>
              <w:pStyle w:val="Normal"/>
              <w:rPr>
                <w:ins w:id="8449" w:author="Claude" w:date="2026-09-27T17:00:00Z"/>
              </w:rPr>
            </w:pPr>
            <w:ins w:id="8450" w:author="Claude" w:date="2026-09-27T17:00:00Z">
              <w:r>
                <w:rPr>
                  <w:rStyle w:val="CodeChar"/>
                </w:rPr>
                <w:t xml:space="preserve">org</w:t>
              </w:r>
            </w:ins>
          </w:p>
        </w:tc>
        <w:tc>
          <w:tcPr>
            <w:tcW w:w="2921" w:type="dxa"/>
          </w:tcPr>
          <w:p>
            <w:pPr>
              <w:pStyle w:val="Normal"/>
              <w:rPr>
                <w:ins w:id="8451" w:author="Claude" w:date="2026-09-27T17:00:00Z"/>
              </w:rPr>
            </w:pPr>
            <w:ins w:id="8452" w:author="Claude" w:date="2026-09-27T17:00:00Z">
              <w:r>
                <w:t xml:space="preserve">The organisation. Always the same value.</w:t>
              </w:r>
            </w:ins>
          </w:p>
        </w:tc>
        <w:tc>
          <w:tcPr>
            <w:tcW w:w="3021" w:type="dxa"/>
          </w:tcPr>
          <w:p>
            <w:pPr>
              <w:pStyle w:val="Normal"/>
              <w:rPr>
                <w:ins w:id="8453" w:author="Claude" w:date="2026-09-27T17:00:00Z"/>
              </w:rPr>
            </w:pPr>
            <w:ins w:id="8454" w:author="Claude" w:date="2026-09-27T17:00:00Z">
              <w:r>
                <w:rPr>
                  <w:rStyle w:val="CodeChar"/>
                </w:rPr>
                <w:t xml:space="preserve">cmr</w:t>
              </w:r>
              <w:r>
                <w:t xml:space="preserve"> only</w:t>
              </w:r>
            </w:ins>
          </w:p>
        </w:tc>
        <w:tc>
          <w:tcPr>
            <w:tcW w:w="1230" w:type="dxa"/>
          </w:tcPr>
          <w:p>
            <w:pPr>
              <w:pStyle w:val="Normal"/>
              <w:rPr>
                <w:ins w:id="8455" w:author="Claude" w:date="2026-09-27T17:00:00Z"/>
              </w:rPr>
            </w:pPr>
            <w:ins w:id="8456" w:author="Claude" w:date="2026-09-27T17:00:00Z">
              <w:r>
                <w:rPr>
                  <w:rStyle w:val="CodeChar"/>
                </w:rPr>
                <w:t xml:space="preserve">cmr</w:t>
              </w:r>
            </w:ins>
          </w:p>
        </w:tc>
      </w:tr>
      <w:tr>
        <w:trPr>
          <w:ins w:id="8457" w:author="Claude" w:date="2026-09-27T17:00:00Z"/>
        </w:trPr>
        <w:tc>
          <w:tcPr>
            <w:tcW w:w="1053" w:type="dxa"/>
          </w:tcPr>
          <w:p>
            <w:pPr>
              <w:pStyle w:val="Normal"/>
              <w:rPr>
                <w:ins w:id="8458" w:author="Claude" w:date="2026-09-27T17:00:00Z"/>
              </w:rPr>
            </w:pPr>
            <w:ins w:id="8459" w:author="Claude" w:date="2026-09-27T17:00:00Z">
              <w:r>
                <w:t xml:space="preserve">2</w:t>
              </w:r>
            </w:ins>
          </w:p>
        </w:tc>
        <w:tc>
          <w:tcPr>
            <w:tcW w:w="1135" w:type="dxa"/>
          </w:tcPr>
          <w:p>
            <w:pPr>
              <w:pStyle w:val="Normal"/>
              <w:rPr>
                <w:ins w:id="8460" w:author="Claude" w:date="2026-09-27T17:00:00Z"/>
              </w:rPr>
            </w:pPr>
            <w:ins w:id="8461" w:author="Claude" w:date="2026-09-27T17:00:00Z">
              <w:r>
                <w:rPr>
                  <w:rStyle w:val="CodeChar"/>
                </w:rPr>
                <w:t xml:space="preserve">env</w:t>
              </w:r>
            </w:ins>
          </w:p>
        </w:tc>
        <w:tc>
          <w:tcPr>
            <w:tcW w:w="2921" w:type="dxa"/>
          </w:tcPr>
          <w:p>
            <w:pPr>
              <w:pStyle w:val="Normal"/>
              <w:rPr>
                <w:ins w:id="8462" w:author="Claude" w:date="2026-09-27T17:00:00Z"/>
              </w:rPr>
            </w:pPr>
            <w:ins w:id="8463" w:author="Claude" w:date="2026-09-27T17:00:00Z">
              <w:r>
                <w:t xml:space="preserve">The environment the resource belongs to</w:t>
              </w:r>
            </w:ins>
          </w:p>
        </w:tc>
        <w:tc>
          <w:tcPr>
            <w:tcW w:w="3021" w:type="dxa"/>
          </w:tcPr>
          <w:p>
            <w:pPr>
              <w:pStyle w:val="Normal"/>
              <w:rPr>
                <w:ins w:id="8464" w:author="Claude" w:date="2026-09-27T17:00:00Z"/>
              </w:rPr>
            </w:pPr>
            <w:ins w:id="8465" w:author="Claude" w:date="2026-09-27T17:00:00Z">
              <w:r>
                <w:rPr>
                  <w:rStyle w:val="CodeChar"/>
                </w:rPr>
                <w:t xml:space="preserve">dev</w:t>
              </w:r>
              <w:r>
                <w:t xml:space="preserve">, </w:t>
              </w:r>
              <w:r>
                <w:rPr>
                  <w:rStyle w:val="CodeChar"/>
                </w:rPr>
                <w:t xml:space="preserve">uat</w:t>
              </w:r>
              <w:r>
                <w:t xml:space="preserve">, </w:t>
              </w:r>
              <w:r>
                <w:rPr>
                  <w:rStyle w:val="CodeChar"/>
                </w:rPr>
                <w:t xml:space="preserve">prd</w:t>
              </w:r>
              <w:r>
                <w:t xml:space="preserve"> (section 7)</w:t>
              </w:r>
            </w:ins>
          </w:p>
        </w:tc>
        <w:tc>
          <w:tcPr>
            <w:tcW w:w="1230" w:type="dxa"/>
          </w:tcPr>
          <w:p>
            <w:pPr>
              <w:pStyle w:val="Normal"/>
              <w:rPr>
                <w:ins w:id="8466" w:author="Claude" w:date="2026-09-27T17:00:00Z"/>
              </w:rPr>
            </w:pPr>
            <w:ins w:id="8467" w:author="Claude" w:date="2026-09-27T17:00:00Z">
              <w:r>
                <w:rPr>
                  <w:rStyle w:val="CodeChar"/>
                </w:rPr>
                <w:t xml:space="preserve">prd</w:t>
              </w:r>
            </w:ins>
          </w:p>
        </w:tc>
      </w:tr>
      <w:tr>
        <w:trPr>
          <w:ins w:id="8468" w:author="Claude" w:date="2026-09-27T17:00:00Z"/>
        </w:trPr>
        <w:tc>
          <w:tcPr>
            <w:tcW w:w="1053" w:type="dxa"/>
          </w:tcPr>
          <w:p>
            <w:pPr>
              <w:pStyle w:val="Normal"/>
              <w:rPr>
                <w:ins w:id="8469" w:author="Claude" w:date="2026-09-27T17:00:00Z"/>
              </w:rPr>
            </w:pPr>
            <w:ins w:id="8470" w:author="Claude" w:date="2026-09-27T17:00:00Z">
              <w:r>
                <w:t xml:space="preserve">3</w:t>
              </w:r>
            </w:ins>
          </w:p>
        </w:tc>
        <w:tc>
          <w:tcPr>
            <w:tcW w:w="1135" w:type="dxa"/>
          </w:tcPr>
          <w:p>
            <w:pPr>
              <w:pStyle w:val="Normal"/>
              <w:rPr>
                <w:ins w:id="8471" w:author="Claude" w:date="2026-09-27T17:00:00Z"/>
              </w:rPr>
            </w:pPr>
            <w:ins w:id="8472" w:author="Claude" w:date="2026-09-27T17:00:00Z">
              <w:r>
                <w:rPr>
                  <w:rStyle w:val="CodeChar"/>
                </w:rPr>
                <w:t xml:space="preserve">rgn</w:t>
              </w:r>
            </w:ins>
          </w:p>
        </w:tc>
        <w:tc>
          <w:tcPr>
            <w:tcW w:w="2921" w:type="dxa"/>
          </w:tcPr>
          <w:p>
            <w:pPr>
              <w:pStyle w:val="Normal"/>
              <w:rPr>
                <w:ins w:id="8473" w:author="Claude" w:date="2026-09-27T17:00:00Z"/>
              </w:rPr>
            </w:pPr>
            <w:ins w:id="8474" w:author="Claude" w:date="2026-09-27T17:00:00Z">
              <w:r>
                <w:t xml:space="preserve">The OCI region where the resource is created. Leave out for global resources (4.2).</w:t>
              </w:r>
            </w:ins>
          </w:p>
        </w:tc>
        <w:tc>
          <w:tcPr>
            <w:tcW w:w="3021" w:type="dxa"/>
          </w:tcPr>
          <w:p>
            <w:pPr>
              <w:pStyle w:val="Normal"/>
              <w:rPr>
                <w:ins w:id="8475" w:author="Claude" w:date="2026-09-27T17:00:00Z"/>
              </w:rPr>
            </w:pPr>
            <w:ins w:id="8476" w:author="Claude" w:date="2026-09-27T17:00:00Z">
              <w:r>
                <w:rPr>
                  <w:rStyle w:val="CodeChar"/>
                </w:rPr>
                <w:t xml:space="preserve">cas</w:t>
              </w:r>
              <w:r>
                <w:t xml:space="preserve"> = Morocco (Casablanca), </w:t>
              </w:r>
              <w:r>
                <w:rPr>
                  <w:rStyle w:val="CodeChar"/>
                </w:rPr>
                <w:t xml:space="preserve">jnb</w:t>
              </w:r>
              <w:r>
                <w:t xml:space="preserve"> = South Africa (Johannesburg) (section 6.3)</w:t>
              </w:r>
            </w:ins>
          </w:p>
        </w:tc>
        <w:tc>
          <w:tcPr>
            <w:tcW w:w="1230" w:type="dxa"/>
          </w:tcPr>
          <w:p>
            <w:pPr>
              <w:pStyle w:val="Normal"/>
              <w:rPr>
                <w:ins w:id="8477" w:author="Claude" w:date="2026-09-27T17:00:00Z"/>
              </w:rPr>
            </w:pPr>
            <w:ins w:id="8478" w:author="Claude" w:date="2026-09-27T17:00:00Z">
              <w:r>
                <w:rPr>
                  <w:rStyle w:val="CodeChar"/>
                </w:rPr>
                <w:t xml:space="preserve">cas</w:t>
              </w:r>
            </w:ins>
          </w:p>
        </w:tc>
      </w:tr>
      <w:tr>
        <w:trPr>
          <w:ins w:id="8479" w:author="Claude" w:date="2026-09-27T17:00:00Z"/>
        </w:trPr>
        <w:tc>
          <w:tcPr>
            <w:tcW w:w="1053" w:type="dxa"/>
          </w:tcPr>
          <w:p>
            <w:pPr>
              <w:pStyle w:val="Normal"/>
              <w:rPr>
                <w:ins w:id="8480" w:author="Claude" w:date="2026-09-27T17:00:00Z"/>
              </w:rPr>
            </w:pPr>
            <w:ins w:id="8481" w:author="Claude" w:date="2026-09-27T17:00:00Z">
              <w:r>
                <w:t xml:space="preserve">4</w:t>
              </w:r>
            </w:ins>
          </w:p>
        </w:tc>
        <w:tc>
          <w:tcPr>
            <w:tcW w:w="1135" w:type="dxa"/>
          </w:tcPr>
          <w:p>
            <w:pPr>
              <w:pStyle w:val="Normal"/>
              <w:rPr>
                <w:ins w:id="8482" w:author="Claude" w:date="2026-09-27T17:00:00Z"/>
              </w:rPr>
            </w:pPr>
            <w:ins w:id="8483" w:author="Claude" w:date="2026-09-27T17:00:00Z">
              <w:r>
                <w:rPr>
                  <w:rStyle w:val="CodeChar"/>
                </w:rPr>
                <w:t xml:space="preserve">type</w:t>
              </w:r>
            </w:ins>
          </w:p>
        </w:tc>
        <w:tc>
          <w:tcPr>
            <w:tcW w:w="2921" w:type="dxa"/>
          </w:tcPr>
          <w:p>
            <w:pPr>
              <w:pStyle w:val="Normal"/>
              <w:rPr>
                <w:ins w:id="8484" w:author="Claude" w:date="2026-09-27T17:00:00Z"/>
              </w:rPr>
            </w:pPr>
            <w:ins w:id="8485" w:author="Claude" w:date="2026-09-27T17:00:00Z">
              <w:r>
                <w:t xml:space="preserve">What kind of OCI resource it is</w:t>
              </w:r>
            </w:ins>
          </w:p>
        </w:tc>
        <w:tc>
          <w:tcPr>
            <w:tcW w:w="3021" w:type="dxa"/>
          </w:tcPr>
          <w:p>
            <w:pPr>
              <w:pStyle w:val="Normal"/>
              <w:rPr>
                <w:ins w:id="8486" w:author="Claude" w:date="2026-09-27T17:00:00Z"/>
              </w:rPr>
            </w:pPr>
            <w:ins w:id="8487" w:author="Claude" w:date="2026-09-27T17:00:00Z">
              <w:r>
                <w:t xml:space="preserve">A code from the resource-type catalogue (section 8)</w:t>
              </w:r>
            </w:ins>
          </w:p>
        </w:tc>
        <w:tc>
          <w:tcPr>
            <w:tcW w:w="1230" w:type="dxa"/>
          </w:tcPr>
          <w:p>
            <w:pPr>
              <w:pStyle w:val="Normal"/>
              <w:rPr>
                <w:ins w:id="8488" w:author="Claude" w:date="2026-09-27T17:00:00Z"/>
              </w:rPr>
            </w:pPr>
            <w:ins w:id="8489" w:author="Claude" w:date="2026-09-27T17:00:00Z">
              <w:r>
                <w:rPr>
                  <w:rStyle w:val="CodeChar"/>
                </w:rPr>
                <w:t xml:space="preserve">vm</w:t>
              </w:r>
            </w:ins>
          </w:p>
        </w:tc>
      </w:tr>
      <w:tr>
        <w:trPr>
          <w:ins w:id="8490" w:author="Claude" w:date="2026-09-27T17:00:00Z"/>
        </w:trPr>
        <w:tc>
          <w:tcPr>
            <w:tcW w:w="1053" w:type="dxa"/>
          </w:tcPr>
          <w:p>
            <w:pPr>
              <w:pStyle w:val="Normal"/>
              <w:rPr>
                <w:ins w:id="8491" w:author="Claude" w:date="2026-09-27T17:00:00Z"/>
              </w:rPr>
            </w:pPr>
            <w:ins w:id="8492" w:author="Claude" w:date="2026-09-27T17:00:00Z">
              <w:r>
                <w:t xml:space="preserve">5</w:t>
              </w:r>
            </w:ins>
          </w:p>
        </w:tc>
        <w:tc>
          <w:tcPr>
            <w:tcW w:w="1135" w:type="dxa"/>
          </w:tcPr>
          <w:p>
            <w:pPr>
              <w:pStyle w:val="Normal"/>
              <w:rPr>
                <w:ins w:id="8493" w:author="Claude" w:date="2026-09-27T17:00:00Z"/>
              </w:rPr>
            </w:pPr>
            <w:ins w:id="8494" w:author="Claude" w:date="2026-09-27T17:00:00Z">
              <w:r>
                <w:rPr>
                  <w:rStyle w:val="CodeChar"/>
                </w:rPr>
                <w:t xml:space="preserve">app</w:t>
              </w:r>
            </w:ins>
          </w:p>
        </w:tc>
        <w:tc>
          <w:tcPr>
            <w:tcW w:w="2921" w:type="dxa"/>
          </w:tcPr>
          <w:p>
            <w:pPr>
              <w:pStyle w:val="Normal"/>
              <w:rPr>
                <w:ins w:id="8495" w:author="Claude" w:date="2026-09-27T17:00:00Z"/>
              </w:rPr>
            </w:pPr>
            <w:ins w:id="8496" w:author="Claude" w:date="2026-09-27T17:00:00Z">
              <w:r>
                <w:t xml:space="preserve">The application or shared platform it serves</w:t>
              </w:r>
            </w:ins>
          </w:p>
        </w:tc>
        <w:tc>
          <w:tcPr>
            <w:tcW w:w="3021" w:type="dxa"/>
          </w:tcPr>
          <w:p>
            <w:pPr>
              <w:pStyle w:val="Normal"/>
              <w:rPr>
                <w:ins w:id="8497" w:author="Claude" w:date="2026-09-27T17:00:00Z"/>
              </w:rPr>
            </w:pPr>
            <w:ins w:id="8498" w:author="Claude" w:date="2026-09-27T17:00:00Z">
              <w:r>
                <w:t xml:space="preserve">A code from the Application Register (section 6.4)</w:t>
              </w:r>
            </w:ins>
          </w:p>
        </w:tc>
        <w:tc>
          <w:tcPr>
            <w:tcW w:w="1230" w:type="dxa"/>
          </w:tcPr>
          <w:p>
            <w:pPr>
              <w:pStyle w:val="Normal"/>
              <w:rPr>
                <w:ins w:id="8499" w:author="Claude" w:date="2026-09-27T17:00:00Z"/>
              </w:rPr>
            </w:pPr>
            <w:ins w:id="8500" w:author="Claude" w:date="2026-09-27T17:00:00Z">
              <w:r>
                <w:rPr>
                  <w:rStyle w:val="CodeChar"/>
                </w:rPr>
                <w:t xml:space="preserve">cbs</w:t>
              </w:r>
            </w:ins>
          </w:p>
        </w:tc>
      </w:tr>
      <w:tr>
        <w:trPr>
          <w:ins w:id="8501" w:author="Claude" w:date="2026-09-27T17:00:00Z"/>
        </w:trPr>
        <w:tc>
          <w:tcPr>
            <w:tcW w:w="1053" w:type="dxa"/>
          </w:tcPr>
          <w:p>
            <w:pPr>
              <w:pStyle w:val="Normal"/>
              <w:rPr>
                <w:ins w:id="8502" w:author="Claude" w:date="2026-09-27T17:00:00Z"/>
              </w:rPr>
            </w:pPr>
            <w:ins w:id="8503" w:author="Claude" w:date="2026-09-27T17:00:00Z">
              <w:r>
                <w:t xml:space="preserve">6</w:t>
              </w:r>
            </w:ins>
          </w:p>
        </w:tc>
        <w:tc>
          <w:tcPr>
            <w:tcW w:w="1135" w:type="dxa"/>
          </w:tcPr>
          <w:p>
            <w:pPr>
              <w:pStyle w:val="Normal"/>
              <w:rPr>
                <w:ins w:id="8504" w:author="Claude" w:date="2026-09-27T17:00:00Z"/>
              </w:rPr>
            </w:pPr>
            <w:ins w:id="8505" w:author="Claude" w:date="2026-09-27T17:00:00Z">
              <w:r>
                <w:rPr>
                  <w:rStyle w:val="CodeChar"/>
                </w:rPr>
                <w:t xml:space="preserve">qual</w:t>
              </w:r>
            </w:ins>
          </w:p>
        </w:tc>
        <w:tc>
          <w:tcPr>
            <w:tcW w:w="2921" w:type="dxa"/>
          </w:tcPr>
          <w:p>
            <w:pPr>
              <w:pStyle w:val="Normal"/>
              <w:rPr>
                <w:ins w:id="8506" w:author="Claude" w:date="2026-09-27T17:00:00Z"/>
              </w:rPr>
            </w:pPr>
            <w:ins w:id="8507" w:author="Claude" w:date="2026-09-27T17:00:00Z">
              <w:r>
                <w:t xml:space="preserve">The variant of that resource type: OS family, tier, purpose, exposure…</w:t>
              </w:r>
            </w:ins>
          </w:p>
        </w:tc>
        <w:tc>
          <w:tcPr>
            <w:tcW w:w="3021" w:type="dxa"/>
          </w:tcPr>
          <w:p>
            <w:pPr>
              <w:pStyle w:val="Normal"/>
              <w:rPr>
                <w:ins w:id="8508" w:author="Claude" w:date="2026-09-27T17:00:00Z"/>
              </w:rPr>
            </w:pPr>
            <w:ins w:id="8509" w:author="Claude" w:date="2026-09-27T17:00:00Z">
              <w:r>
                <w:t xml:space="preserve">A value from the list for that type (section 6.5). Required, optional or not allowed depending on the type.</w:t>
              </w:r>
            </w:ins>
          </w:p>
        </w:tc>
        <w:tc>
          <w:tcPr>
            <w:tcW w:w="1230" w:type="dxa"/>
          </w:tcPr>
          <w:p>
            <w:pPr>
              <w:pStyle w:val="Normal"/>
              <w:rPr>
                <w:ins w:id="8510" w:author="Claude" w:date="2026-09-27T17:00:00Z"/>
              </w:rPr>
            </w:pPr>
            <w:ins w:id="8511" w:author="Claude" w:date="2026-09-27T17:00:00Z">
              <w:r>
                <w:rPr>
                  <w:rStyle w:val="CodeChar"/>
                </w:rPr>
                <w:t xml:space="preserve">ol</w:t>
              </w:r>
            </w:ins>
          </w:p>
        </w:tc>
      </w:tr>
      <w:tr>
        <w:trPr>
          <w:ins w:id="8512" w:author="Claude" w:date="2026-09-27T17:00:00Z"/>
        </w:trPr>
        <w:tc>
          <w:tcPr>
            <w:tcW w:w="1053" w:type="dxa"/>
          </w:tcPr>
          <w:p>
            <w:pPr>
              <w:pStyle w:val="Normal"/>
              <w:rPr>
                <w:ins w:id="8513" w:author="Claude" w:date="2026-09-27T17:00:00Z"/>
              </w:rPr>
            </w:pPr>
            <w:ins w:id="8514" w:author="Claude" w:date="2026-09-27T17:00:00Z">
              <w:r>
                <w:t xml:space="preserve">7</w:t>
              </w:r>
            </w:ins>
          </w:p>
        </w:tc>
        <w:tc>
          <w:tcPr>
            <w:tcW w:w="1135" w:type="dxa"/>
          </w:tcPr>
          <w:p>
            <w:pPr>
              <w:pStyle w:val="Normal"/>
              <w:rPr>
                <w:ins w:id="8515" w:author="Claude" w:date="2026-09-27T17:00:00Z"/>
              </w:rPr>
            </w:pPr>
            <w:ins w:id="8516" w:author="Claude" w:date="2026-09-27T17:00:00Z">
              <w:r>
                <w:rPr>
                  <w:rStyle w:val="CodeChar"/>
                </w:rPr>
                <w:t xml:space="preserve">nn</w:t>
              </w:r>
            </w:ins>
          </w:p>
        </w:tc>
        <w:tc>
          <w:tcPr>
            <w:tcW w:w="2921" w:type="dxa"/>
          </w:tcPr>
          <w:p>
            <w:pPr>
              <w:pStyle w:val="Normal"/>
              <w:rPr>
                <w:ins w:id="8517" w:author="Claude" w:date="2026-09-27T17:00:00Z"/>
              </w:rPr>
            </w:pPr>
            <w:ins w:id="8518" w:author="Claude" w:date="2026-09-27T17:00:00Z">
              <w:r>
                <w:t xml:space="preserve">The sequence number</w:t>
              </w:r>
            </w:ins>
          </w:p>
        </w:tc>
        <w:tc>
          <w:tcPr>
            <w:tcW w:w="3021" w:type="dxa"/>
          </w:tcPr>
          <w:p>
            <w:pPr>
              <w:pStyle w:val="Normal"/>
              <w:rPr>
                <w:ins w:id="8519" w:author="Claude" w:date="2026-09-27T17:00:00Z"/>
              </w:rPr>
            </w:pPr>
            <w:ins w:id="8520" w:author="Claude" w:date="2026-09-27T17:00:00Z">
              <w:r>
                <w:rPr>
                  <w:rStyle w:val="CodeChar"/>
                </w:rPr>
                <w:t xml:space="preserve">01</w:t>
              </w:r>
              <w:r>
                <w:t xml:space="preserve"> to </w:t>
              </w:r>
              <w:r>
                <w:rPr>
                  <w:rStyle w:val="CodeChar"/>
                </w:rPr>
                <w:t xml:space="preserve">99</w:t>
              </w:r>
              <w:r>
                <w:t xml:space="preserve">, always two digits</w:t>
              </w:r>
            </w:ins>
          </w:p>
        </w:tc>
        <w:tc>
          <w:tcPr>
            <w:tcW w:w="1230" w:type="dxa"/>
          </w:tcPr>
          <w:p>
            <w:pPr>
              <w:pStyle w:val="Normal"/>
              <w:rPr>
                <w:ins w:id="8521" w:author="Claude" w:date="2026-09-27T17:00:00Z"/>
              </w:rPr>
            </w:pPr>
            <w:ins w:id="8522" w:author="Claude" w:date="2026-09-27T17:00:00Z">
              <w:r>
                <w:rPr>
                  <w:rStyle w:val="CodeChar"/>
                </w:rPr>
                <w:t xml:space="preserve">01</w:t>
              </w:r>
            </w:ins>
          </w:p>
        </w:tc>
      </w:tr>
    </w:tbl>
    <w:p>
      <w:pPr>
        <w:pStyle w:val="Heading3"/>
        <w:rPr>
          <w:ins w:id="8523" w:author="Claude" w:date="2026-09-27T17:00:00Z"/>
        </w:rPr>
      </w:pPr>
      <w:ins w:id="8524" w:author="Claude" w:date="2026-09-27T17:00:00Z">
        <w:r>
          <w:t xml:space="preserve">4.2 Rules that always apply</w:t>
        </w:r>
      </w:ins>
    </w:p>
    <w:p>
      <w:pPr>
        <w:pStyle w:val="ListParagraph"/>
        <w:numPr>
          <w:ilvl w:val="0"/>
          <w:numId w:val="1"/>
        </w:numPr>
        <w:rPr>
          <w:ins w:id="8525" w:author="Claude" w:date="2026-09-27T17:00:00Z"/>
        </w:rPr>
      </w:pPr>
      <w:ins w:id="8526" w:author="Claude" w:date="2026-09-27T17:00:00Z">
        <w:r>
          <w:t xml:space="preserve">Lowercase letters </w:t>
        </w:r>
        <w:r>
          <w:rPr>
            <w:rStyle w:val="CodeChar"/>
          </w:rPr>
          <w:t xml:space="preserve">a-z</w:t>
        </w:r>
        <w:r>
          <w:t xml:space="preserve">, digits </w:t>
        </w:r>
        <w:r>
          <w:rPr>
            <w:rStyle w:val="CodeChar"/>
          </w:rPr>
          <w:t xml:space="preserve">0-9</w:t>
        </w:r>
        <w:r>
          <w:t xml:space="preserve"> and hyphens only. No spaces, no underscores, no uppercase, no dots, no leading, trailing or double hyphens.</w:t>
        </w:r>
      </w:ins>
    </w:p>
    <w:p>
      <w:pPr>
        <w:pStyle w:val="ListParagraph"/>
        <w:numPr>
          <w:ilvl w:val="0"/>
          <w:numId w:val="1"/>
        </w:numPr>
        <w:rPr>
          <w:ins w:id="8527" w:author="Claude" w:date="2026-09-27T17:00:00Z"/>
        </w:rPr>
      </w:pPr>
      <w:ins w:id="8528" w:author="Claude" w:date="2026-09-27T17:00:00Z">
        <w:r>
          <w:t xml:space="preserve">Fields are always in the same order and separated by a single hyphen.</w:t>
        </w:r>
      </w:ins>
    </w:p>
    <w:p>
      <w:pPr>
        <w:pStyle w:val="ListParagraph"/>
        <w:numPr>
          <w:ilvl w:val="0"/>
          <w:numId w:val="1"/>
        </w:numPr>
        <w:rPr>
          <w:ins w:id="8529" w:author="Claude" w:date="2026-09-27T17:00:00Z"/>
        </w:rPr>
      </w:pPr>
      <w:ins w:id="8530" w:author="Claude" w:date="2026-09-27T17:00:00Z">
        <w:r>
          <w:rPr>
            <w:b/>
          </w:rPr>
          <w:t xml:space="preserve">Global resources have no region field.</w:t>
        </w:r>
        <w:r>
          <w:t xml:space="preserve"> These are: IAM policies, groups, dynamic groups, identity domains, quota policies, budgets, security zones and Cloud Guard targets. Their pattern is </w:t>
        </w:r>
        <w:r>
          <w:rPr>
            <w:rStyle w:val="CodeChar"/>
          </w:rPr>
          <w:t xml:space="preserve">&lt;org&gt;-&lt;env&gt;-&lt;type&gt;-&lt;app&gt;[-&lt;qual&gt;]-&lt;nn&gt;</w:t>
        </w:r>
        <w:r>
          <w:t xml:space="preserve">, for example </w:t>
        </w:r>
        <w:r>
          <w:rPr>
            <w:rStyle w:val="CodeChar"/>
          </w:rPr>
          <w:t xml:space="preserve">cmr-prd-pol-cbs-oper-01</w:t>
        </w:r>
        <w:r>
          <w:t xml:space="preserve">. Every other resource is regional and </w:t>
        </w:r>
        <w:r>
          <w:rPr>
            <w:b/>
          </w:rPr>
          <w:t xml:space="preserve">must</w:t>
        </w:r>
        <w:r>
          <w:t xml:space="preserve"> include </w:t>
        </w:r>
        <w:r>
          <w:rPr>
            <w:rStyle w:val="CodeChar"/>
          </w:rPr>
          <w:t xml:space="preserve">cas</w:t>
        </w:r>
        <w:r>
          <w:t xml:space="preserve"> or </w:t>
        </w:r>
        <w:r>
          <w:rPr>
            <w:rStyle w:val="CodeChar"/>
          </w:rPr>
          <w:t xml:space="preserve">jnb</w:t>
        </w:r>
        <w:r>
          <w:t xml:space="preserve">.</w:t>
        </w:r>
      </w:ins>
    </w:p>
    <w:p>
      <w:pPr>
        <w:pStyle w:val="ListParagraph"/>
        <w:numPr>
          <w:ilvl w:val="0"/>
          <w:numId w:val="1"/>
        </w:numPr>
        <w:rPr>
          <w:ins w:id="8531" w:author="Claude" w:date="2026-09-27T17:00:00Z"/>
        </w:rPr>
      </w:pPr>
      <w:ins w:id="8532" w:author="Claude" w:date="2026-09-27T17:00:00Z">
        <w:r>
          <w:rPr>
            <w:b/>
          </w:rPr>
          <w:t xml:space="preserve">`nn`</w:t>
        </w:r>
        <w:r>
          <w:t xml:space="preserve"> starts at </w:t>
        </w:r>
        <w:r>
          <w:rPr>
            <w:rStyle w:val="CodeChar"/>
          </w:rPr>
          <w:t xml:space="preserve">01</w:t>
        </w:r>
        <w:r>
          <w:t xml:space="preserve"> for each unique combination of the other fields and goes up by one. Never reuse a number while a resource with that name, its backups or its pending deletion still exist. A resource and its DR copy in the other region keep the </w:t>
        </w:r>
        <w:r>
          <w:rPr>
            <w:b/>
          </w:rPr>
          <w:t xml:space="preserve">same</w:t>
        </w:r>
        <w:r>
          <w:t xml:space="preserve"> number.</w:t>
        </w:r>
      </w:ins>
    </w:p>
    <w:p>
      <w:pPr>
        <w:pStyle w:val="ListParagraph"/>
        <w:numPr>
          <w:ilvl w:val="0"/>
          <w:numId w:val="1"/>
        </w:numPr>
        <w:rPr>
          <w:ins w:id="8533" w:author="Claude" w:date="2026-09-27T17:00:00Z"/>
        </w:rPr>
      </w:pPr>
      <w:ins w:id="8534" w:author="Claude" w:date="2026-09-27T17:00:00Z">
        <w:r>
          <w:t xml:space="preserve">The longest possible name is 33 characters; the validator rejects anything over 40.</w:t>
        </w:r>
      </w:ins>
    </w:p>
    <w:p>
      <w:pPr>
        <w:pStyle w:val="Heading3"/>
        <w:rPr>
          <w:ins w:id="8535" w:author="Claude" w:date="2026-09-27T17:00:00Z"/>
        </w:rPr>
      </w:pPr>
      <w:ins w:id="8536" w:author="Claude" w:date="2026-09-27T17:00:00Z">
        <w:r>
          <w:t xml:space="preserve">4.3 How to build a name in seven steps</w:t>
        </w:r>
      </w:ins>
    </w:p>
    <w:p>
      <w:pPr>
        <w:pStyle w:val="ListParagraph"/>
        <w:numPr>
          <w:ilvl w:val="0"/>
          <w:numId w:val="501"/>
        </w:numPr>
        <w:rPr>
          <w:ins w:id="8537" w:author="Claude" w:date="2026-09-27T17:00:00Z"/>
        </w:rPr>
      </w:pPr>
      <w:ins w:id="8538" w:author="Claude" w:date="2026-09-27T17:00:00Z">
        <w:r>
          <w:rPr>
            <w:rStyle w:val="CodeChar"/>
          </w:rPr>
          <w:t xml:space="preserve">org</w:t>
        </w:r>
        <w:r>
          <w:t xml:space="preserve">: type </w:t>
        </w:r>
        <w:r>
          <w:rPr>
            <w:rStyle w:val="CodeChar"/>
          </w:rPr>
          <w:t xml:space="preserve">cmr</w:t>
        </w:r>
        <w:r>
          <w:t xml:space="preserve">.</w:t>
        </w:r>
      </w:ins>
    </w:p>
    <w:p>
      <w:pPr>
        <w:pStyle w:val="ListParagraph"/>
        <w:numPr>
          <w:ilvl w:val="0"/>
          <w:numId w:val="501"/>
        </w:numPr>
        <w:rPr>
          <w:ins w:id="8539" w:author="Claude" w:date="2026-09-27T17:00:00Z"/>
        </w:rPr>
      </w:pPr>
      <w:ins w:id="8540" w:author="Claude" w:date="2026-09-27T17:00:00Z">
        <w:r>
          <w:rPr>
            <w:rStyle w:val="CodeChar"/>
          </w:rPr>
          <w:t xml:space="preserve">env</w:t>
        </w:r>
        <w:r>
          <w:t xml:space="preserve">: is it production (</w:t>
        </w:r>
        <w:r>
          <w:rPr>
            <w:rStyle w:val="CodeChar"/>
          </w:rPr>
          <w:t xml:space="preserve">prd</w:t>
        </w:r>
        <w:r>
          <w:t xml:space="preserve">), user acceptance testing (</w:t>
        </w:r>
        <w:r>
          <w:rPr>
            <w:rStyle w:val="CodeChar"/>
          </w:rPr>
          <w:t xml:space="preserve">uat</w:t>
        </w:r>
        <w:r>
          <w:t xml:space="preserve">) or development (</w:t>
        </w:r>
        <w:r>
          <w:rPr>
            <w:rStyle w:val="CodeChar"/>
          </w:rPr>
          <w:t xml:space="preserve">dev</w:t>
        </w:r>
        <w:r>
          <w:t xml:space="preserve">)? If it serves both dev and uat, use </w:t>
        </w:r>
        <w:r>
          <w:rPr>
            <w:rStyle w:val="CodeChar"/>
          </w:rPr>
          <w:t xml:space="preserve">uat</w:t>
        </w:r>
        <w:r>
          <w:t xml:space="preserve">. If it serves every environment, use </w:t>
        </w:r>
        <w:r>
          <w:rPr>
            <w:rStyle w:val="CodeChar"/>
          </w:rPr>
          <w:t xml:space="preserve">prd</w:t>
        </w:r>
        <w:r>
          <w:t xml:space="preserve">.</w:t>
        </w:r>
      </w:ins>
    </w:p>
    <w:p>
      <w:pPr>
        <w:pStyle w:val="ListParagraph"/>
        <w:numPr>
          <w:ilvl w:val="0"/>
          <w:numId w:val="501"/>
        </w:numPr>
        <w:rPr>
          <w:ins w:id="8541" w:author="Claude" w:date="2026-09-27T17:00:00Z"/>
        </w:rPr>
      </w:pPr>
      <w:ins w:id="8542" w:author="Claude" w:date="2026-09-27T17:00:00Z">
        <w:r>
          <w:rPr>
            <w:rStyle w:val="CodeChar"/>
          </w:rPr>
          <w:t xml:space="preserve">rgn</w:t>
        </w:r>
        <w:r>
          <w:t xml:space="preserve">: which region is selected in the OCI Console (or the Terraform provider) when you create it? Casablanca → </w:t>
        </w:r>
        <w:r>
          <w:rPr>
            <w:rStyle w:val="CodeChar"/>
          </w:rPr>
          <w:t xml:space="preserve">cas</w:t>
        </w:r>
        <w:r>
          <w:t xml:space="preserve">; Johannesburg → </w:t>
        </w:r>
        <w:r>
          <w:rPr>
            <w:rStyle w:val="CodeChar"/>
          </w:rPr>
          <w:t xml:space="preserve">jnb</w:t>
        </w:r>
        <w:r>
          <w:t xml:space="preserve">. Skip this field if the type is global (4.2).</w:t>
        </w:r>
      </w:ins>
    </w:p>
    <w:p>
      <w:pPr>
        <w:pStyle w:val="ListParagraph"/>
        <w:numPr>
          <w:ilvl w:val="0"/>
          <w:numId w:val="501"/>
        </w:numPr>
        <w:rPr>
          <w:ins w:id="8543" w:author="Claude" w:date="2026-09-27T17:00:00Z"/>
        </w:rPr>
      </w:pPr>
      <w:ins w:id="8544" w:author="Claude" w:date="2026-09-27T17:00:00Z">
        <w:r>
          <w:rPr>
            <w:rStyle w:val="CodeChar"/>
          </w:rPr>
          <w:t xml:space="preserve">type</w:t>
        </w:r>
        <w:r>
          <w:t xml:space="preserve">: find the resource in the catalogue in section 8 and copy its code.</w:t>
        </w:r>
      </w:ins>
    </w:p>
    <w:p>
      <w:pPr>
        <w:pStyle w:val="ListParagraph"/>
        <w:numPr>
          <w:ilvl w:val="0"/>
          <w:numId w:val="501"/>
        </w:numPr>
        <w:rPr>
          <w:ins w:id="8545" w:author="Claude" w:date="2026-09-27T17:00:00Z"/>
        </w:rPr>
      </w:pPr>
      <w:ins w:id="8546" w:author="Claude" w:date="2026-09-27T17:00:00Z">
        <w:r>
          <w:rPr>
            <w:rStyle w:val="CodeChar"/>
          </w:rPr>
          <w:t xml:space="preserve">app</w:t>
        </w:r>
        <w:r>
          <w:t xml:space="preserve">: copy the application's code from the Application Register. For shared infrastructure, use the platform code listed in section 6.4.</w:t>
        </w:r>
      </w:ins>
    </w:p>
    <w:p>
      <w:pPr>
        <w:pStyle w:val="ListParagraph"/>
        <w:numPr>
          <w:ilvl w:val="0"/>
          <w:numId w:val="501"/>
        </w:numPr>
        <w:rPr>
          <w:ins w:id="8547" w:author="Claude" w:date="2026-09-27T17:00:00Z"/>
        </w:rPr>
      </w:pPr>
      <w:ins w:id="8548" w:author="Claude" w:date="2026-09-27T17:00:00Z">
        <w:r>
          <w:rPr>
            <w:rStyle w:val="CodeChar"/>
          </w:rPr>
          <w:t xml:space="preserve">qual</w:t>
        </w:r>
        <w:r>
          <w:t xml:space="preserve">: look at the "Qualifier" column in section 8. If it says Required, pick one value from the list named there (section 6.5). If it says Optional, add one only if it helps. If it says None, leave it out.</w:t>
        </w:r>
      </w:ins>
    </w:p>
    <w:p>
      <w:pPr>
        <w:pStyle w:val="ListParagraph"/>
        <w:numPr>
          <w:ilvl w:val="0"/>
          <w:numId w:val="501"/>
        </w:numPr>
        <w:rPr>
          <w:ins w:id="8549" w:author="Claude" w:date="2026-09-27T17:00:00Z"/>
        </w:rPr>
      </w:pPr>
      <w:ins w:id="8550" w:author="Claude" w:date="2026-09-27T17:00:00Z">
        <w:r>
          <w:rPr>
            <w:rStyle w:val="CodeChar"/>
          </w:rPr>
          <w:t xml:space="preserve">nn</w:t>
        </w:r>
        <w:r>
          <w:t xml:space="preserve">: take the next free two-digit number for this exact combination, starting at </w:t>
        </w:r>
        <w:r>
          <w:rPr>
            <w:rStyle w:val="CodeChar"/>
          </w:rPr>
          <w:t xml:space="preserve">01</w:t>
        </w:r>
        <w:r>
          <w:t xml:space="preserve">.</w:t>
        </w:r>
      </w:ins>
    </w:p>
    <w:p>
      <w:pPr>
        <w:pStyle w:val="Normal"/>
        <w:rPr>
          <w:ins w:id="8551" w:author="Claude" w:date="2026-09-27T17:00:00Z"/>
        </w:rPr>
      </w:pPr>
      <w:ins w:id="8552" w:author="Claude" w:date="2026-09-27T17:00:00Z">
        <w:r>
          <w:rPr>
            <w:b/>
          </w:rPr>
          <w:t xml:space="preserve">Worked example.</w:t>
        </w:r>
        <w:r>
          <w:t xml:space="preserve"> A production Oracle Linux VM for the core banking system, created in Casablanca: </w:t>
        </w:r>
        <w:r>
          <w:rPr>
            <w:rStyle w:val="CodeChar"/>
          </w:rPr>
          <w:t xml:space="preserve">cmr</w:t>
        </w:r>
        <w:r>
          <w:t xml:space="preserve"> + </w:t>
        </w:r>
        <w:r>
          <w:rPr>
            <w:rStyle w:val="CodeChar"/>
          </w:rPr>
          <w:t xml:space="preserve">prd</w:t>
        </w:r>
        <w:r>
          <w:t xml:space="preserve"> + </w:t>
        </w:r>
        <w:r>
          <w:rPr>
            <w:rStyle w:val="CodeChar"/>
          </w:rPr>
          <w:t xml:space="preserve">cas</w:t>
        </w:r>
        <w:r>
          <w:t xml:space="preserve"> + </w:t>
        </w:r>
        <w:r>
          <w:rPr>
            <w:rStyle w:val="CodeChar"/>
          </w:rPr>
          <w:t xml:space="preserve">vm</w:t>
        </w:r>
        <w:r>
          <w:t xml:space="preserve"> + </w:t>
        </w:r>
        <w:r>
          <w:rPr>
            <w:rStyle w:val="CodeChar"/>
          </w:rPr>
          <w:t xml:space="preserve">cbs</w:t>
        </w:r>
        <w:r>
          <w:t xml:space="preserve"> + </w:t>
        </w:r>
        <w:r>
          <w:rPr>
            <w:rStyle w:val="CodeChar"/>
          </w:rPr>
          <w:t xml:space="preserve">ol</w:t>
        </w:r>
        <w:r>
          <w:t xml:space="preserve"> + </w:t>
        </w:r>
        <w:r>
          <w:rPr>
            <w:rStyle w:val="CodeChar"/>
          </w:rPr>
          <w:t xml:space="preserve">01</w:t>
        </w:r>
        <w:r>
          <w:t xml:space="preserve"> = </w:t>
        </w:r>
        <w:r>
          <w:rPr>
            <w:rStyle w:val="CodeChar"/>
          </w:rPr>
          <w:t xml:space="preserve">cmr-prd-cas-vm-cbs-ol-01</w:t>
        </w:r>
        <w:r>
          <w:t xml:space="preserve">. Its disaster-recovery twin in Johannesburg is </w:t>
        </w:r>
        <w:r>
          <w:rPr>
            <w:rStyle w:val="CodeChar"/>
          </w:rPr>
          <w:t xml:space="preserve">cmr-prd-jnb-vm-cbs-ol-01</w:t>
        </w:r>
        <w:r>
          <w:t xml:space="preserve">.</w:t>
        </w:r>
      </w:ins>
    </w:p>
    <w:p>
      <w:pPr>
        <w:pStyle w:val="Heading3"/>
        <w:rPr>
          <w:ins w:id="8553" w:author="Claude" w:date="2026-09-27T17:00:00Z"/>
        </w:rPr>
      </w:pPr>
      <w:ins w:id="8554" w:author="Claude" w:date="2026-09-27T17:00:00Z">
        <w:r>
          <w:t xml:space="preserve">4.4 Derived short forms (computed by the naming module, never typed)</w:t>
        </w:r>
      </w:ins>
    </w:p>
    <w:p>
      <w:pPr>
        <w:pStyle w:val="Normal"/>
        <w:rPr>
          <w:ins w:id="8555" w:author="Claude" w:date="2026-09-27T17:00:00Z"/>
        </w:rPr>
      </w:pPr>
      <w:ins w:id="8556" w:author="Claude" w:date="2026-09-27T17:00:00Z">
        <w:r>
          <w:t xml:space="preserve">Some OCI fields cannot hold a hyphenated name or are too short. The naming module computes these forms from the same seven fields.</w:t>
        </w:r>
      </w:ins>
    </w:p>
    <w:tbl>
      <w:tblPr>
        <w:tblStyle w:val="TableGrid"/>
        <w:tblW w:w="9360" w:type="dxa"/>
        <w:tblInd w:w="113" w:type="dxa"/>
        <w:tblLayout w:type="fixed"/>
        <w:tblLook w:val="04a0" w:firstRow="1"/>
      </w:tblPr>
      <w:tblGrid>
        <w:gridCol w:w="962"/>
        <w:gridCol w:w="2935"/>
        <w:gridCol w:w="914"/>
        <w:gridCol w:w="1973"/>
        <w:gridCol w:w="2576"/>
      </w:tblGrid>
      <w:tr>
        <w:trPr>
          <w:tblHeader w:val="true"/>
          <w:ins w:id="8557" w:author="Claude" w:date="2026-09-27T17:00:00Z"/>
        </w:trPr>
        <w:tc>
          <w:tcPr>
            <w:tcW w:w="962" w:type="dxa"/>
            <w:shd w:val="clear" w:color="auto" w:fill="F2F2F2"/>
          </w:tcPr>
          <w:p>
            <w:pPr>
              <w:pStyle w:val="Normal"/>
              <w:rPr>
                <w:ins w:id="8558" w:author="Claude" w:date="2026-09-27T17:00:00Z"/>
              </w:rPr>
            </w:pPr>
            <w:ins w:id="8559" w:author="Claude" w:date="2026-09-27T17:00:00Z">
              <w:r>
                <w:t xml:space="preserve">Form</w:t>
              </w:r>
            </w:ins>
          </w:p>
        </w:tc>
        <w:tc>
          <w:tcPr>
            <w:tcW w:w="2935" w:type="dxa"/>
            <w:shd w:val="clear" w:color="auto" w:fill="F2F2F2"/>
          </w:tcPr>
          <w:p>
            <w:pPr>
              <w:pStyle w:val="Normal"/>
              <w:rPr>
                <w:ins w:id="8560" w:author="Claude" w:date="2026-09-27T17:00:00Z"/>
              </w:rPr>
            </w:pPr>
            <w:ins w:id="8561" w:author="Claude" w:date="2026-09-27T17:00:00Z">
              <w:r>
                <w:t xml:space="preserve">Rule</w:t>
              </w:r>
            </w:ins>
          </w:p>
        </w:tc>
        <w:tc>
          <w:tcPr>
            <w:tcW w:w="914" w:type="dxa"/>
            <w:shd w:val="clear" w:color="auto" w:fill="F2F2F2"/>
          </w:tcPr>
          <w:p>
            <w:pPr>
              <w:pStyle w:val="Normal"/>
              <w:rPr>
                <w:ins w:id="8562" w:author="Claude" w:date="2026-09-27T17:00:00Z"/>
              </w:rPr>
            </w:pPr>
            <w:ins w:id="8563" w:author="Claude" w:date="2026-09-27T17:00:00Z">
              <w:r>
                <w:t xml:space="preserve">Max</w:t>
              </w:r>
            </w:ins>
          </w:p>
        </w:tc>
        <w:tc>
          <w:tcPr>
            <w:tcW w:w="1973" w:type="dxa"/>
            <w:shd w:val="clear" w:color="auto" w:fill="F2F2F2"/>
          </w:tcPr>
          <w:p>
            <w:pPr>
              <w:pStyle w:val="Normal"/>
              <w:rPr>
                <w:ins w:id="8564" w:author="Claude" w:date="2026-09-27T17:00:00Z"/>
              </w:rPr>
            </w:pPr>
            <w:ins w:id="8565" w:author="Claude" w:date="2026-09-27T17:00:00Z">
              <w:r>
                <w:t xml:space="preserve">Used for</w:t>
              </w:r>
            </w:ins>
          </w:p>
        </w:tc>
        <w:tc>
          <w:tcPr>
            <w:tcW w:w="2576" w:type="dxa"/>
            <w:shd w:val="clear" w:color="auto" w:fill="F2F2F2"/>
          </w:tcPr>
          <w:p>
            <w:pPr>
              <w:pStyle w:val="Normal"/>
              <w:rPr>
                <w:ins w:id="8566" w:author="Claude" w:date="2026-09-27T17:00:00Z"/>
              </w:rPr>
            </w:pPr>
            <w:ins w:id="8567" w:author="Claude" w:date="2026-09-27T17:00:00Z">
              <w:r>
                <w:t xml:space="preserve">Example</w:t>
              </w:r>
            </w:ins>
          </w:p>
        </w:tc>
      </w:tr>
      <w:tr>
        <w:trPr>
          <w:ins w:id="8568" w:author="Claude" w:date="2026-09-27T17:00:00Z"/>
        </w:trPr>
        <w:tc>
          <w:tcPr>
            <w:tcW w:w="962" w:type="dxa"/>
          </w:tcPr>
          <w:p>
            <w:pPr>
              <w:pStyle w:val="Normal"/>
              <w:rPr>
                <w:ins w:id="8569" w:author="Claude" w:date="2026-09-27T17:00:00Z"/>
              </w:rPr>
            </w:pPr>
            <w:ins w:id="8570" w:author="Claude" w:date="2026-09-27T17:00:00Z">
              <w:r>
                <w:rPr>
                  <w:b/>
                </w:rPr>
                <w:t xml:space="preserve">Joined Name</w:t>
              </w:r>
            </w:ins>
          </w:p>
        </w:tc>
        <w:tc>
          <w:tcPr>
            <w:tcW w:w="2935" w:type="dxa"/>
          </w:tcPr>
          <w:p>
            <w:pPr>
              <w:pStyle w:val="Normal"/>
              <w:rPr>
                <w:ins w:id="8571" w:author="Claude" w:date="2026-09-27T17:00:00Z"/>
              </w:rPr>
            </w:pPr>
            <w:ins w:id="8572" w:author="Claude" w:date="2026-09-27T17:00:00Z">
              <w:r>
                <w:t xml:space="preserve">Standard Name with hyphens removed</w:t>
              </w:r>
            </w:ins>
          </w:p>
        </w:tc>
        <w:tc>
          <w:tcPr>
            <w:tcW w:w="914" w:type="dxa"/>
          </w:tcPr>
          <w:p>
            <w:pPr>
              <w:pStyle w:val="Normal"/>
              <w:rPr>
                <w:ins w:id="8573" w:author="Claude" w:date="2026-09-27T17:00:00Z"/>
              </w:rPr>
            </w:pPr>
            <w:ins w:id="8574" w:author="Claude" w:date="2026-09-27T17:00:00Z">
              <w:r>
                <w:t xml:space="preserve">30</w:t>
              </w:r>
            </w:ins>
          </w:p>
        </w:tc>
        <w:tc>
          <w:tcPr>
            <w:tcW w:w="1973" w:type="dxa"/>
          </w:tcPr>
          <w:p>
            <w:pPr>
              <w:pStyle w:val="Normal"/>
              <w:rPr>
                <w:ins w:id="8575" w:author="Claude" w:date="2026-09-27T17:00:00Z"/>
              </w:rPr>
            </w:pPr>
            <w:ins w:id="8576" w:author="Claude" w:date="2026-09-27T17:00:00Z">
              <w:r>
                <w:t xml:space="preserve">Bastion names (alphanumeric only), Autonomous Database </w:t>
              </w:r>
              <w:r>
                <w:rPr>
                  <w:rStyle w:val="CodeChar"/>
                </w:rPr>
                <w:t xml:space="preserve">db_name</w:t>
              </w:r>
              <w:r>
                <w:t xml:space="preserve"> (≤ 30, alphanumeric, unique in tenancy)</w:t>
              </w:r>
            </w:ins>
          </w:p>
        </w:tc>
        <w:tc>
          <w:tcPr>
            <w:tcW w:w="2576" w:type="dxa"/>
          </w:tcPr>
          <w:p>
            <w:pPr>
              <w:pStyle w:val="Normal"/>
              <w:rPr>
                <w:ins w:id="8577" w:author="Claude" w:date="2026-09-27T17:00:00Z"/>
              </w:rPr>
            </w:pPr>
            <w:ins w:id="8578" w:author="Claude" w:date="2026-09-27T17:00:00Z">
              <w:r>
                <w:rPr>
                  <w:rStyle w:val="CodeChar"/>
                </w:rPr>
                <w:t xml:space="preserve">cmrprdcasvmcbswin01</w:t>
              </w:r>
            </w:ins>
          </w:p>
        </w:tc>
      </w:tr>
      <w:tr>
        <w:trPr>
          <w:ins w:id="8579" w:author="Claude" w:date="2026-09-27T17:00:00Z"/>
        </w:trPr>
        <w:tc>
          <w:tcPr>
            <w:tcW w:w="962" w:type="dxa"/>
          </w:tcPr>
          <w:p>
            <w:pPr>
              <w:pStyle w:val="Normal"/>
              <w:rPr>
                <w:ins w:id="8580" w:author="Claude" w:date="2026-09-27T17:00:00Z"/>
              </w:rPr>
            </w:pPr>
            <w:ins w:id="8581" w:author="Claude" w:date="2026-09-27T17:00:00Z">
              <w:r>
                <w:rPr>
                  <w:b/>
                </w:rPr>
                <w:t xml:space="preserve">Compact Name</w:t>
              </w:r>
            </w:ins>
          </w:p>
        </w:tc>
        <w:tc>
          <w:tcPr>
            <w:tcW w:w="2935" w:type="dxa"/>
          </w:tcPr>
          <w:p>
            <w:pPr>
              <w:pStyle w:val="Normal"/>
              <w:rPr>
                <w:ins w:id="8582" w:author="Claude" w:date="2026-09-27T17:00:00Z"/>
              </w:rPr>
            </w:pPr>
            <w:ins w:id="8583" w:author="Claude" w:date="2026-09-27T17:00:00Z">
              <w:r>
                <w:rPr>
                  <w:rStyle w:val="CodeChar"/>
                </w:rPr>
                <w:t xml:space="preserve">&lt;org&gt;&lt;e&gt;&lt;rgn&gt;&lt;app&gt;&lt;nn&gt;</w:t>
              </w:r>
              <w:r>
                <w:t xml:space="preserve"> where </w:t>
              </w:r>
              <w:r>
                <w:rPr>
                  <w:rStyle w:val="CodeChar"/>
                </w:rPr>
                <w:t xml:space="preserve">&lt;e&gt;</w:t>
              </w:r>
              <w:r>
                <w:t xml:space="preserve"> is </w:t>
              </w:r>
              <w:r>
                <w:rPr>
                  <w:rStyle w:val="CodeChar"/>
                </w:rPr>
                <w:t xml:space="preserve">d</w:t>
              </w:r>
              <w:r>
                <w:t xml:space="preserve">, </w:t>
              </w:r>
              <w:r>
                <w:rPr>
                  <w:rStyle w:val="CodeChar"/>
                </w:rPr>
                <w:t xml:space="preserve">u</w:t>
              </w:r>
              <w:r>
                <w:t xml:space="preserve"> or </w:t>
              </w:r>
              <w:r>
                <w:rPr>
                  <w:rStyle w:val="CodeChar"/>
                </w:rPr>
                <w:t xml:space="preserve">p</w:t>
              </w:r>
            </w:ins>
          </w:p>
        </w:tc>
        <w:tc>
          <w:tcPr>
            <w:tcW w:w="914" w:type="dxa"/>
          </w:tcPr>
          <w:p>
            <w:pPr>
              <w:pStyle w:val="Normal"/>
              <w:rPr>
                <w:ins w:id="8584" w:author="Claude" w:date="2026-09-27T17:00:00Z"/>
              </w:rPr>
            </w:pPr>
            <w:ins w:id="8585" w:author="Claude" w:date="2026-09-27T17:00:00Z">
              <w:r>
                <w:t xml:space="preserve">15</w:t>
              </w:r>
            </w:ins>
          </w:p>
        </w:tc>
        <w:tc>
          <w:tcPr>
            <w:tcW w:w="1973" w:type="dxa"/>
          </w:tcPr>
          <w:p>
            <w:pPr>
              <w:pStyle w:val="Normal"/>
              <w:rPr>
                <w:ins w:id="8586" w:author="Claude" w:date="2026-09-27T17:00:00Z"/>
              </w:rPr>
            </w:pPr>
            <w:ins w:id="8587" w:author="Claude" w:date="2026-09-27T17:00:00Z">
              <w:r>
                <w:t xml:space="preserve">VCN DNS labels (≤ 15, immutable), Windows hostnames (15-character limit), Base DB hostname prefix (≤ 16)</w:t>
              </w:r>
            </w:ins>
          </w:p>
        </w:tc>
        <w:tc>
          <w:tcPr>
            <w:tcW w:w="2576" w:type="dxa"/>
          </w:tcPr>
          <w:p>
            <w:pPr>
              <w:pStyle w:val="Normal"/>
              <w:rPr>
                <w:ins w:id="8588" w:author="Claude" w:date="2026-09-27T17:00:00Z"/>
              </w:rPr>
            </w:pPr>
            <w:ins w:id="8589" w:author="Claude" w:date="2026-09-27T17:00:00Z">
              <w:r>
                <w:rPr>
                  <w:rStyle w:val="CodeChar"/>
                </w:rPr>
                <w:t xml:space="preserve">cmrpcascbs01</w:t>
              </w:r>
            </w:ins>
          </w:p>
        </w:tc>
      </w:tr>
      <w:tr>
        <w:trPr>
          <w:ins w:id="8590" w:author="Claude" w:date="2026-09-27T17:00:00Z"/>
        </w:trPr>
        <w:tc>
          <w:tcPr>
            <w:tcW w:w="962" w:type="dxa"/>
          </w:tcPr>
          <w:p>
            <w:pPr>
              <w:pStyle w:val="Normal"/>
              <w:rPr>
                <w:ins w:id="8591" w:author="Claude" w:date="2026-09-27T17:00:00Z"/>
              </w:rPr>
            </w:pPr>
            <w:ins w:id="8592" w:author="Claude" w:date="2026-09-27T17:00:00Z">
              <w:r>
                <w:rPr>
                  <w:b/>
                </w:rPr>
                <w:t xml:space="preserve">DB Short Name</w:t>
              </w:r>
            </w:ins>
          </w:p>
        </w:tc>
        <w:tc>
          <w:tcPr>
            <w:tcW w:w="2935" w:type="dxa"/>
          </w:tcPr>
          <w:p>
            <w:pPr>
              <w:pStyle w:val="Normal"/>
              <w:rPr>
                <w:ins w:id="8593" w:author="Claude" w:date="2026-09-27T17:00:00Z"/>
              </w:rPr>
            </w:pPr>
            <w:ins w:id="8594" w:author="Claude" w:date="2026-09-27T17:00:00Z">
              <w:r>
                <w:rPr>
                  <w:rStyle w:val="CodeChar"/>
                </w:rPr>
                <w:t xml:space="preserve">&lt;app&gt;&lt;e&gt;&lt;n&gt;</w:t>
              </w:r>
              <w:r>
                <w:t xml:space="preserve"> with a single digit </w:t>
              </w:r>
              <w:r>
                <w:rPr>
                  <w:rStyle w:val="CodeChar"/>
                </w:rPr>
                <w:t xml:space="preserve">n</w:t>
              </w:r>
            </w:ins>
          </w:p>
        </w:tc>
        <w:tc>
          <w:tcPr>
            <w:tcW w:w="914" w:type="dxa"/>
          </w:tcPr>
          <w:p>
            <w:pPr>
              <w:pStyle w:val="Normal"/>
              <w:rPr>
                <w:ins w:id="8595" w:author="Claude" w:date="2026-09-27T17:00:00Z"/>
              </w:rPr>
            </w:pPr>
            <w:ins w:id="8596" w:author="Claude" w:date="2026-09-27T17:00:00Z">
              <w:r>
                <w:t xml:space="preserve">8</w:t>
              </w:r>
            </w:ins>
          </w:p>
        </w:tc>
        <w:tc>
          <w:tcPr>
            <w:tcW w:w="1973" w:type="dxa"/>
          </w:tcPr>
          <w:p>
            <w:pPr>
              <w:pStyle w:val="Normal"/>
              <w:rPr>
                <w:ins w:id="8597" w:author="Claude" w:date="2026-09-27T17:00:00Z"/>
              </w:rPr>
            </w:pPr>
            <w:ins w:id="8598" w:author="Claude" w:date="2026-09-27T17:00:00Z">
              <w:r>
                <w:t xml:space="preserve">Oracle </w:t>
              </w:r>
              <w:r>
                <w:rPr>
                  <w:rStyle w:val="CodeChar"/>
                </w:rPr>
                <w:t xml:space="preserve">DB_NAME</w:t>
              </w:r>
              <w:r>
                <w:t xml:space="preserve"> (≤ 8, alphanumeric)</w:t>
              </w:r>
            </w:ins>
          </w:p>
        </w:tc>
        <w:tc>
          <w:tcPr>
            <w:tcW w:w="2576" w:type="dxa"/>
          </w:tcPr>
          <w:p>
            <w:pPr>
              <w:pStyle w:val="Normal"/>
              <w:rPr>
                <w:ins w:id="8599" w:author="Claude" w:date="2026-09-27T17:00:00Z"/>
              </w:rPr>
            </w:pPr>
            <w:ins w:id="8600" w:author="Claude" w:date="2026-09-27T17:00:00Z">
              <w:r>
                <w:rPr>
                  <w:rStyle w:val="CodeChar"/>
                </w:rPr>
                <w:t xml:space="preserve">cbsp1</w:t>
              </w:r>
            </w:ins>
          </w:p>
        </w:tc>
      </w:tr>
      <w:tr>
        <w:trPr>
          <w:ins w:id="8601" w:author="Claude" w:date="2026-09-27T17:00:00Z"/>
        </w:trPr>
        <w:tc>
          <w:tcPr>
            <w:tcW w:w="962" w:type="dxa"/>
          </w:tcPr>
          <w:p>
            <w:pPr>
              <w:pStyle w:val="Normal"/>
              <w:rPr>
                <w:ins w:id="8602" w:author="Claude" w:date="2026-09-27T17:00:00Z"/>
              </w:rPr>
            </w:pPr>
            <w:ins w:id="8603" w:author="Claude" w:date="2026-09-27T17:00:00Z">
              <w:r>
                <w:rPr>
                  <w:b/>
                </w:rPr>
                <w:t xml:space="preserve">DB unique name</w:t>
              </w:r>
            </w:ins>
          </w:p>
        </w:tc>
        <w:tc>
          <w:tcPr>
            <w:tcW w:w="2935" w:type="dxa"/>
          </w:tcPr>
          <w:p>
            <w:pPr>
              <w:pStyle w:val="Normal"/>
              <w:rPr>
                <w:ins w:id="8604" w:author="Claude" w:date="2026-09-27T17:00:00Z"/>
              </w:rPr>
            </w:pPr>
            <w:ins w:id="8605" w:author="Claude" w:date="2026-09-27T17:00:00Z">
              <w:r>
                <w:rPr>
                  <w:rStyle w:val="CodeChar"/>
                </w:rPr>
                <w:t xml:space="preserve">&lt;DB_NAME&gt;_&lt;org&gt;_&lt;rgn&gt;</w:t>
              </w:r>
            </w:ins>
          </w:p>
        </w:tc>
        <w:tc>
          <w:tcPr>
            <w:tcW w:w="914" w:type="dxa"/>
          </w:tcPr>
          <w:p>
            <w:pPr>
              <w:pStyle w:val="Normal"/>
              <w:rPr>
                <w:ins w:id="8606" w:author="Claude" w:date="2026-09-27T17:00:00Z"/>
              </w:rPr>
            </w:pPr>
            <w:ins w:id="8607" w:author="Claude" w:date="2026-09-27T17:00:00Z">
              <w:r>
                <w:t xml:space="preserve">30</w:t>
              </w:r>
            </w:ins>
          </w:p>
        </w:tc>
        <w:tc>
          <w:tcPr>
            <w:tcW w:w="1973" w:type="dxa"/>
          </w:tcPr>
          <w:p>
            <w:pPr>
              <w:pStyle w:val="Normal"/>
              <w:rPr>
                <w:ins w:id="8608" w:author="Claude" w:date="2026-09-27T17:00:00Z"/>
              </w:rPr>
            </w:pPr>
            <w:ins w:id="8609" w:author="Claude" w:date="2026-09-27T17:00:00Z">
              <w:r>
                <w:t xml:space="preserve">Oracle </w:t>
              </w:r>
              <w:r>
                <w:rPr>
                  <w:rStyle w:val="CodeChar"/>
                </w:rPr>
                <w:t xml:space="preserve">DB_UNIQUE_NAME</w:t>
              </w:r>
              <w:r>
                <w:t xml:space="preserve">: differs between primary and standby by region</w:t>
              </w:r>
            </w:ins>
          </w:p>
        </w:tc>
        <w:tc>
          <w:tcPr>
            <w:tcW w:w="2576" w:type="dxa"/>
          </w:tcPr>
          <w:p>
            <w:pPr>
              <w:pStyle w:val="Normal"/>
              <w:rPr>
                <w:ins w:id="8610" w:author="Claude" w:date="2026-09-27T17:00:00Z"/>
              </w:rPr>
            </w:pPr>
            <w:ins w:id="8611" w:author="Claude" w:date="2026-09-27T17:00:00Z">
              <w:r>
                <w:rPr>
                  <w:rStyle w:val="CodeChar"/>
                </w:rPr>
                <w:t xml:space="preserve">cbsp1_cmr_cas</w:t>
              </w:r>
            </w:ins>
          </w:p>
        </w:tc>
      </w:tr>
    </w:tbl>
    <w:p>
      <w:pPr>
        <w:pStyle w:val="Heading3"/>
        <w:rPr>
          <w:ins w:id="8612" w:author="Claude" w:date="2026-09-27T17:00:00Z"/>
        </w:rPr>
      </w:pPr>
      <w:ins w:id="8613" w:author="Claude" w:date="2026-09-27T17:00:00Z">
        <w:r>
          <w:t xml:space="preserve">4.5 Where each name lives on a resource</w:t>
        </w:r>
      </w:ins>
    </w:p>
    <w:tbl>
      <w:tblPr>
        <w:tblStyle w:val="TableGrid"/>
        <w:tblW w:w="9360" w:type="dxa"/>
        <w:tblInd w:w="113" w:type="dxa"/>
        <w:tblLayout w:type="fixed"/>
        <w:tblLook w:val="04a0" w:firstRow="1"/>
      </w:tblPr>
      <w:tblGrid>
        <w:gridCol w:w="2602"/>
        <w:gridCol w:w="1839"/>
        <w:gridCol w:w="2409"/>
        <w:gridCol w:w="2510"/>
      </w:tblGrid>
      <w:tr>
        <w:trPr>
          <w:tblHeader w:val="true"/>
          <w:ins w:id="8614" w:author="Claude" w:date="2026-09-27T17:00:00Z"/>
        </w:trPr>
        <w:tc>
          <w:tcPr>
            <w:tcW w:w="2602" w:type="dxa"/>
            <w:shd w:val="clear" w:color="auto" w:fill="F2F2F2"/>
          </w:tcPr>
          <w:p>
            <w:pPr>
              <w:pStyle w:val="Normal"/>
              <w:rPr>
                <w:ins w:id="8615" w:author="Claude" w:date="2026-09-27T17:00:00Z"/>
              </w:rPr>
            </w:pPr>
            <w:ins w:id="8616" w:author="Claude" w:date="2026-09-27T17:00:00Z">
              <w:r>
                <w:t xml:space="preserve">OCI field</w:t>
              </w:r>
            </w:ins>
          </w:p>
        </w:tc>
        <w:tc>
          <w:tcPr>
            <w:tcW w:w="1839" w:type="dxa"/>
            <w:shd w:val="clear" w:color="auto" w:fill="F2F2F2"/>
          </w:tcPr>
          <w:p>
            <w:pPr>
              <w:pStyle w:val="Normal"/>
              <w:rPr>
                <w:ins w:id="8617" w:author="Claude" w:date="2026-09-27T17:00:00Z"/>
              </w:rPr>
            </w:pPr>
            <w:ins w:id="8618" w:author="Claude" w:date="2026-09-27T17:00:00Z">
              <w:r>
                <w:t xml:space="preserve">Mutable?</w:t>
              </w:r>
            </w:ins>
          </w:p>
        </w:tc>
        <w:tc>
          <w:tcPr>
            <w:tcW w:w="2409" w:type="dxa"/>
            <w:shd w:val="clear" w:color="auto" w:fill="F2F2F2"/>
          </w:tcPr>
          <w:p>
            <w:pPr>
              <w:pStyle w:val="Normal"/>
              <w:rPr>
                <w:ins w:id="8619" w:author="Claude" w:date="2026-09-27T17:00:00Z"/>
              </w:rPr>
            </w:pPr>
            <w:ins w:id="8620" w:author="Claude" w:date="2026-09-27T17:00:00Z">
              <w:r>
                <w:t xml:space="preserve">Unique?</w:t>
              </w:r>
            </w:ins>
          </w:p>
        </w:tc>
        <w:tc>
          <w:tcPr>
            <w:tcW w:w="2510" w:type="dxa"/>
            <w:shd w:val="clear" w:color="auto" w:fill="F2F2F2"/>
          </w:tcPr>
          <w:p>
            <w:pPr>
              <w:pStyle w:val="Normal"/>
              <w:rPr>
                <w:ins w:id="8621" w:author="Claude" w:date="2026-09-27T17:00:00Z"/>
              </w:rPr>
            </w:pPr>
            <w:ins w:id="8622" w:author="Claude" w:date="2026-09-27T17:00:00Z">
              <w:r>
                <w:t xml:space="preserve">Which form</w:t>
              </w:r>
            </w:ins>
          </w:p>
        </w:tc>
      </w:tr>
      <w:tr>
        <w:trPr>
          <w:ins w:id="8623" w:author="Claude" w:date="2026-09-27T17:00:00Z"/>
        </w:trPr>
        <w:tc>
          <w:tcPr>
            <w:tcW w:w="2602" w:type="dxa"/>
          </w:tcPr>
          <w:p>
            <w:pPr>
              <w:pStyle w:val="Normal"/>
              <w:rPr>
                <w:ins w:id="8624" w:author="Claude" w:date="2026-09-27T17:00:00Z"/>
              </w:rPr>
            </w:pPr>
            <w:ins w:id="8625" w:author="Claude" w:date="2026-09-27T17:00:00Z">
              <w:r>
                <w:t xml:space="preserve">Display name (most resources)</w:t>
              </w:r>
            </w:ins>
          </w:p>
        </w:tc>
        <w:tc>
          <w:tcPr>
            <w:tcW w:w="1839" w:type="dxa"/>
          </w:tcPr>
          <w:p>
            <w:pPr>
              <w:pStyle w:val="Normal"/>
              <w:rPr>
                <w:ins w:id="8626" w:author="Claude" w:date="2026-09-27T17:00:00Z"/>
              </w:rPr>
            </w:pPr>
            <w:ins w:id="8627" w:author="Claude" w:date="2026-09-27T17:00:00Z">
              <w:r>
                <w:t xml:space="preserve">Yes</w:t>
              </w:r>
            </w:ins>
          </w:p>
        </w:tc>
        <w:tc>
          <w:tcPr>
            <w:tcW w:w="2409" w:type="dxa"/>
          </w:tcPr>
          <w:p>
            <w:pPr>
              <w:pStyle w:val="Normal"/>
              <w:rPr>
                <w:ins w:id="8628" w:author="Claude" w:date="2026-09-27T17:00:00Z"/>
              </w:rPr>
            </w:pPr>
            <w:ins w:id="8629" w:author="Claude" w:date="2026-09-27T17:00:00Z">
              <w:r>
                <w:t xml:space="preserve">No</w:t>
              </w:r>
            </w:ins>
          </w:p>
        </w:tc>
        <w:tc>
          <w:tcPr>
            <w:tcW w:w="2510" w:type="dxa"/>
          </w:tcPr>
          <w:p>
            <w:pPr>
              <w:pStyle w:val="Normal"/>
              <w:rPr>
                <w:ins w:id="8630" w:author="Claude" w:date="2026-09-27T17:00:00Z"/>
              </w:rPr>
            </w:pPr>
            <w:ins w:id="8631" w:author="Claude" w:date="2026-09-27T17:00:00Z">
              <w:r>
                <w:t xml:space="preserve">Standard Name</w:t>
              </w:r>
            </w:ins>
          </w:p>
        </w:tc>
      </w:tr>
      <w:tr>
        <w:trPr>
          <w:ins w:id="8632" w:author="Claude" w:date="2026-09-27T17:00:00Z"/>
        </w:trPr>
        <w:tc>
          <w:tcPr>
            <w:tcW w:w="2602" w:type="dxa"/>
          </w:tcPr>
          <w:p>
            <w:pPr>
              <w:pStyle w:val="Normal"/>
              <w:rPr>
                <w:ins w:id="8633" w:author="Claude" w:date="2026-09-27T17:00:00Z"/>
              </w:rPr>
            </w:pPr>
            <w:ins w:id="8634" w:author="Claude" w:date="2026-09-27T17:00:00Z">
              <w:r>
                <w:t xml:space="preserve">Name of IAM policies, groups, dynamic groups</w:t>
              </w:r>
            </w:ins>
          </w:p>
        </w:tc>
        <w:tc>
          <w:tcPr>
            <w:tcW w:w="1839" w:type="dxa"/>
          </w:tcPr>
          <w:p>
            <w:pPr>
              <w:pStyle w:val="Normal"/>
              <w:rPr>
                <w:ins w:id="8635" w:author="Claude" w:date="2026-09-27T17:00:00Z"/>
              </w:rPr>
            </w:pPr>
            <w:ins w:id="8636" w:author="Claude" w:date="2026-09-27T17:00:00Z">
              <w:r>
                <w:t xml:space="preserve">Policy names cannot be changed</w:t>
              </w:r>
            </w:ins>
          </w:p>
        </w:tc>
        <w:tc>
          <w:tcPr>
            <w:tcW w:w="2409" w:type="dxa"/>
          </w:tcPr>
          <w:p>
            <w:pPr>
              <w:pStyle w:val="Normal"/>
              <w:rPr>
                <w:ins w:id="8637" w:author="Claude" w:date="2026-09-27T17:00:00Z"/>
              </w:rPr>
            </w:pPr>
            <w:ins w:id="8638" w:author="Claude" w:date="2026-09-27T17:00:00Z">
              <w:r>
                <w:t xml:space="preserve">Tenancy / identity domain</w:t>
              </w:r>
            </w:ins>
          </w:p>
        </w:tc>
        <w:tc>
          <w:tcPr>
            <w:tcW w:w="2510" w:type="dxa"/>
          </w:tcPr>
          <w:p>
            <w:pPr>
              <w:pStyle w:val="Normal"/>
              <w:rPr>
                <w:ins w:id="8639" w:author="Claude" w:date="2026-09-27T17:00:00Z"/>
              </w:rPr>
            </w:pPr>
            <w:ins w:id="8640" w:author="Claude" w:date="2026-09-27T17:00:00Z">
              <w:r>
                <w:t xml:space="preserve">Standard Name (global form)</w:t>
              </w:r>
            </w:ins>
          </w:p>
        </w:tc>
      </w:tr>
      <w:tr>
        <w:trPr>
          <w:ins w:id="8641" w:author="Claude" w:date="2026-09-27T17:00:00Z"/>
        </w:trPr>
        <w:tc>
          <w:tcPr>
            <w:tcW w:w="2602" w:type="dxa"/>
          </w:tcPr>
          <w:p>
            <w:pPr>
              <w:pStyle w:val="Normal"/>
              <w:rPr>
                <w:ins w:id="8642" w:author="Claude" w:date="2026-09-27T17:00:00Z"/>
              </w:rPr>
            </w:pPr>
            <w:ins w:id="8643" w:author="Claude" w:date="2026-09-27T17:00:00Z">
              <w:r>
                <w:t xml:space="preserve">Compartment name</w:t>
              </w:r>
            </w:ins>
          </w:p>
        </w:tc>
        <w:tc>
          <w:tcPr>
            <w:tcW w:w="1839" w:type="dxa"/>
          </w:tcPr>
          <w:p>
            <w:pPr>
              <w:pStyle w:val="Normal"/>
              <w:rPr>
                <w:ins w:id="8644" w:author="Claude" w:date="2026-09-27T17:00:00Z"/>
              </w:rPr>
            </w:pPr>
            <w:ins w:id="8645" w:author="Claude" w:date="2026-09-27T17:00:00Z">
              <w:r>
                <w:t xml:space="preserve">Yes</w:t>
              </w:r>
            </w:ins>
          </w:p>
        </w:tc>
        <w:tc>
          <w:tcPr>
            <w:tcW w:w="2409" w:type="dxa"/>
          </w:tcPr>
          <w:p>
            <w:pPr>
              <w:pStyle w:val="Normal"/>
              <w:rPr>
                <w:ins w:id="8646" w:author="Claude" w:date="2026-09-27T17:00:00Z"/>
              </w:rPr>
            </w:pPr>
            <w:ins w:id="8647" w:author="Claude" w:date="2026-09-27T17:00:00Z">
              <w:r>
                <w:t xml:space="preserve">Among siblings</w:t>
              </w:r>
            </w:ins>
          </w:p>
        </w:tc>
        <w:tc>
          <w:tcPr>
            <w:tcW w:w="2510" w:type="dxa"/>
          </w:tcPr>
          <w:p>
            <w:pPr>
              <w:pStyle w:val="Normal"/>
              <w:rPr>
                <w:ins w:id="8648" w:author="Claude" w:date="2026-09-27T17:00:00Z"/>
              </w:rPr>
            </w:pPr>
            <w:ins w:id="8649" w:author="Claude" w:date="2026-09-27T17:00:00Z">
              <w:r>
                <w:t xml:space="preserve">Compartment standard (section 9)</w:t>
              </w:r>
            </w:ins>
          </w:p>
        </w:tc>
      </w:tr>
      <w:tr>
        <w:trPr>
          <w:ins w:id="8650" w:author="Claude" w:date="2026-09-27T17:00:00Z"/>
        </w:trPr>
        <w:tc>
          <w:tcPr>
            <w:tcW w:w="2602" w:type="dxa"/>
          </w:tcPr>
          <w:p>
            <w:pPr>
              <w:pStyle w:val="Normal"/>
              <w:rPr>
                <w:ins w:id="8651" w:author="Claude" w:date="2026-09-27T17:00:00Z"/>
              </w:rPr>
            </w:pPr>
            <w:ins w:id="8652" w:author="Claude" w:date="2026-09-27T17:00:00Z">
              <w:r>
                <w:t xml:space="preserve">Bucket name</w:t>
              </w:r>
            </w:ins>
          </w:p>
        </w:tc>
        <w:tc>
          <w:tcPr>
            <w:tcW w:w="1839" w:type="dxa"/>
          </w:tcPr>
          <w:p>
            <w:pPr>
              <w:pStyle w:val="Normal"/>
              <w:rPr>
                <w:ins w:id="8653" w:author="Claude" w:date="2026-09-27T17:00:00Z"/>
              </w:rPr>
            </w:pPr>
            <w:ins w:id="8654" w:author="Claude" w:date="2026-09-27T17:00:00Z">
              <w:r>
                <w:t xml:space="preserve">Treat as immutable</w:t>
              </w:r>
            </w:ins>
          </w:p>
        </w:tc>
        <w:tc>
          <w:tcPr>
            <w:tcW w:w="2409" w:type="dxa"/>
          </w:tcPr>
          <w:p>
            <w:pPr>
              <w:pStyle w:val="Normal"/>
              <w:rPr>
                <w:ins w:id="8655" w:author="Claude" w:date="2026-09-27T17:00:00Z"/>
              </w:rPr>
            </w:pPr>
            <w:ins w:id="8656" w:author="Claude" w:date="2026-09-27T17:00:00Z">
              <w:r>
                <w:t xml:space="preserve">Whole Object Storage namespace, both regions</w:t>
              </w:r>
            </w:ins>
          </w:p>
        </w:tc>
        <w:tc>
          <w:tcPr>
            <w:tcW w:w="2510" w:type="dxa"/>
          </w:tcPr>
          <w:p>
            <w:pPr>
              <w:pStyle w:val="Normal"/>
              <w:rPr>
                <w:ins w:id="8657" w:author="Claude" w:date="2026-09-27T17:00:00Z"/>
              </w:rPr>
            </w:pPr>
            <w:ins w:id="8658" w:author="Claude" w:date="2026-09-27T17:00:00Z">
              <w:r>
                <w:t xml:space="preserve">Standard Name</w:t>
              </w:r>
            </w:ins>
          </w:p>
        </w:tc>
      </w:tr>
      <w:tr>
        <w:trPr>
          <w:ins w:id="8659" w:author="Claude" w:date="2026-09-27T17:00:00Z"/>
        </w:trPr>
        <w:tc>
          <w:tcPr>
            <w:tcW w:w="2602" w:type="dxa"/>
          </w:tcPr>
          <w:p>
            <w:pPr>
              <w:pStyle w:val="Normal"/>
              <w:rPr>
                <w:ins w:id="8660" w:author="Claude" w:date="2026-09-27T17:00:00Z"/>
              </w:rPr>
            </w:pPr>
            <w:ins w:id="8661" w:author="Claude" w:date="2026-09-27T17:00:00Z">
              <w:r>
                <w:t xml:space="preserve">VCN / subnet DNS label</w:t>
              </w:r>
            </w:ins>
          </w:p>
        </w:tc>
        <w:tc>
          <w:tcPr>
            <w:tcW w:w="1839" w:type="dxa"/>
          </w:tcPr>
          <w:p>
            <w:pPr>
              <w:pStyle w:val="Normal"/>
              <w:rPr>
                <w:ins w:id="8662" w:author="Claude" w:date="2026-09-27T17:00:00Z"/>
              </w:rPr>
            </w:pPr>
            <w:ins w:id="8663" w:author="Claude" w:date="2026-09-27T17:00:00Z">
              <w:r>
                <w:t xml:space="preserve">No</w:t>
              </w:r>
            </w:ins>
          </w:p>
        </w:tc>
        <w:tc>
          <w:tcPr>
            <w:tcW w:w="2409" w:type="dxa"/>
          </w:tcPr>
          <w:p>
            <w:pPr>
              <w:pStyle w:val="Normal"/>
              <w:rPr>
                <w:ins w:id="8664" w:author="Claude" w:date="2026-09-27T17:00:00Z"/>
              </w:rPr>
            </w:pPr>
            <w:ins w:id="8665" w:author="Claude" w:date="2026-09-27T17:00:00Z">
              <w:r>
                <w:t xml:space="preserve">VCN: across tenancy (best practice); subnet: within VCN</w:t>
              </w:r>
            </w:ins>
          </w:p>
        </w:tc>
        <w:tc>
          <w:tcPr>
            <w:tcW w:w="2510" w:type="dxa"/>
          </w:tcPr>
          <w:p>
            <w:pPr>
              <w:pStyle w:val="Normal"/>
              <w:rPr>
                <w:ins w:id="8666" w:author="Claude" w:date="2026-09-27T17:00:00Z"/>
              </w:rPr>
            </w:pPr>
            <w:ins w:id="8667" w:author="Claude" w:date="2026-09-27T17:00:00Z">
              <w:r>
                <w:t xml:space="preserve">Compact Name / </w:t>
              </w:r>
              <w:r>
                <w:rPr>
                  <w:rStyle w:val="CodeChar"/>
                </w:rPr>
                <w:t xml:space="preserve">&lt;tier&gt;&lt;nn&gt;</w:t>
              </w:r>
            </w:ins>
          </w:p>
        </w:tc>
      </w:tr>
      <w:tr>
        <w:trPr>
          <w:ins w:id="8668" w:author="Claude" w:date="2026-09-27T17:00:00Z"/>
        </w:trPr>
        <w:tc>
          <w:tcPr>
            <w:tcW w:w="2602" w:type="dxa"/>
          </w:tcPr>
          <w:p>
            <w:pPr>
              <w:pStyle w:val="Normal"/>
              <w:rPr>
                <w:ins w:id="8669" w:author="Claude" w:date="2026-09-27T17:00:00Z"/>
              </w:rPr>
            </w:pPr>
            <w:ins w:id="8670" w:author="Claude" w:date="2026-09-27T17:00:00Z">
              <w:r>
                <w:t xml:space="preserve">Instance hostname</w:t>
              </w:r>
            </w:ins>
          </w:p>
        </w:tc>
        <w:tc>
          <w:tcPr>
            <w:tcW w:w="1839" w:type="dxa"/>
          </w:tcPr>
          <w:p>
            <w:pPr>
              <w:pStyle w:val="Normal"/>
              <w:rPr>
                <w:ins w:id="8671" w:author="Claude" w:date="2026-09-27T17:00:00Z"/>
              </w:rPr>
            </w:pPr>
            <w:ins w:id="8672" w:author="Claude" w:date="2026-09-27T17:00:00Z">
              <w:r>
                <w:t xml:space="preserve">Yes</w:t>
              </w:r>
            </w:ins>
          </w:p>
        </w:tc>
        <w:tc>
          <w:tcPr>
            <w:tcW w:w="2409" w:type="dxa"/>
          </w:tcPr>
          <w:p>
            <w:pPr>
              <w:pStyle w:val="Normal"/>
              <w:rPr>
                <w:ins w:id="8673" w:author="Claude" w:date="2026-09-27T17:00:00Z"/>
              </w:rPr>
            </w:pPr>
            <w:ins w:id="8674" w:author="Claude" w:date="2026-09-27T17:00:00Z">
              <w:r>
                <w:t xml:space="preserve">Within subnet</w:t>
              </w:r>
            </w:ins>
          </w:p>
        </w:tc>
        <w:tc>
          <w:tcPr>
            <w:tcW w:w="2510" w:type="dxa"/>
          </w:tcPr>
          <w:p>
            <w:pPr>
              <w:pStyle w:val="Normal"/>
              <w:rPr>
                <w:ins w:id="8675" w:author="Claude" w:date="2026-09-27T17:00:00Z"/>
              </w:rPr>
            </w:pPr>
            <w:ins w:id="8676" w:author="Claude" w:date="2026-09-27T17:00:00Z">
              <w:r>
                <w:t xml:space="preserve">Standard Name (Linux) or Compact Name (Windows)</w:t>
              </w:r>
            </w:ins>
          </w:p>
        </w:tc>
      </w:tr>
      <w:tr>
        <w:trPr>
          <w:ins w:id="8677" w:author="Claude" w:date="2026-09-27T17:00:00Z"/>
        </w:trPr>
        <w:tc>
          <w:tcPr>
            <w:tcW w:w="2602" w:type="dxa"/>
          </w:tcPr>
          <w:p>
            <w:pPr>
              <w:pStyle w:val="Normal"/>
              <w:rPr>
                <w:ins w:id="8678" w:author="Claude" w:date="2026-09-27T17:00:00Z"/>
              </w:rPr>
            </w:pPr>
            <w:ins w:id="8679" w:author="Claude" w:date="2026-09-27T17:00:00Z">
              <w:r>
                <w:t xml:space="preserve">Oracle DB_NAME / DB_UNIQUE_NAME / PDB</w:t>
              </w:r>
            </w:ins>
          </w:p>
        </w:tc>
        <w:tc>
          <w:tcPr>
            <w:tcW w:w="1839" w:type="dxa"/>
          </w:tcPr>
          <w:p>
            <w:pPr>
              <w:pStyle w:val="Normal"/>
              <w:rPr>
                <w:ins w:id="8680" w:author="Claude" w:date="2026-09-27T17:00:00Z"/>
              </w:rPr>
            </w:pPr>
            <w:ins w:id="8681" w:author="Claude" w:date="2026-09-27T17:00:00Z">
              <w:r>
                <w:t xml:space="preserve">No</w:t>
              </w:r>
            </w:ins>
          </w:p>
        </w:tc>
        <w:tc>
          <w:tcPr>
            <w:tcW w:w="2409" w:type="dxa"/>
          </w:tcPr>
          <w:p>
            <w:pPr>
              <w:pStyle w:val="Normal"/>
              <w:rPr>
                <w:ins w:id="8682" w:author="Claude" w:date="2026-09-27T17:00:00Z"/>
              </w:rPr>
            </w:pPr>
            <w:ins w:id="8683" w:author="Claude" w:date="2026-09-27T17:00:00Z">
              <w:r>
                <w:t xml:space="preserve">See section 14</w:t>
              </w:r>
            </w:ins>
          </w:p>
        </w:tc>
        <w:tc>
          <w:tcPr>
            <w:tcW w:w="2510" w:type="dxa"/>
          </w:tcPr>
          <w:p>
            <w:pPr>
              <w:pStyle w:val="Normal"/>
              <w:rPr>
                <w:ins w:id="8684" w:author="Claude" w:date="2026-09-27T17:00:00Z"/>
              </w:rPr>
            </w:pPr>
            <w:ins w:id="8685" w:author="Claude" w:date="2026-09-27T17:00:00Z">
              <w:r>
                <w:t xml:space="preserve">DB Short Name and its extensions</w:t>
              </w:r>
            </w:ins>
          </w:p>
        </w:tc>
      </w:tr>
    </w:tbl>
    <w:p>
      <w:pPr>
        <w:pStyle w:val="Heading2"/>
        <w:rPr>
          <w:ins w:id="8686" w:author="Claude" w:date="2026-09-27T17:00:00Z"/>
        </w:rPr>
      </w:pPr>
      <w:ins w:id="8687" w:author="Claude" w:date="2026-09-27T17:00:00Z">
        <w:r>
          <w:t xml:space="preserve">5. Mandatory vs Optional Components</w:t>
        </w:r>
      </w:ins>
    </w:p>
    <w:p>
      <w:pPr>
        <w:pStyle w:val="Normal"/>
        <w:rPr>
          <w:ins w:id="8688" w:author="Claude" w:date="2026-09-27T17:00:00Z"/>
        </w:rPr>
      </w:pPr>
      <w:ins w:id="8689" w:author="Claude" w:date="2026-09-27T17:00:00Z">
        <w:r>
          <w:t xml:space="preserve">Six fields are always mandatory; the region field depends on whether the resource is regional or global; the qualifier depends on the resource type.</w:t>
        </w:r>
      </w:ins>
    </w:p>
    <w:tbl>
      <w:tblPr>
        <w:tblStyle w:val="TableGrid"/>
        <w:tblW w:w="9360" w:type="dxa"/>
        <w:tblInd w:w="113" w:type="dxa"/>
        <w:tblLayout w:type="fixed"/>
        <w:tblLook w:val="04a0" w:firstRow="1"/>
      </w:tblPr>
      <w:tblGrid>
        <w:gridCol w:w="1356"/>
        <w:gridCol w:w="4287"/>
        <w:gridCol w:w="3717"/>
      </w:tblGrid>
      <w:tr>
        <w:trPr>
          <w:tblHeader w:val="true"/>
          <w:ins w:id="8690" w:author="Claude" w:date="2026-09-27T17:00:00Z"/>
        </w:trPr>
        <w:tc>
          <w:tcPr>
            <w:tcW w:w="1356" w:type="dxa"/>
            <w:shd w:val="clear" w:color="auto" w:fill="F2F2F2"/>
          </w:tcPr>
          <w:p>
            <w:pPr>
              <w:pStyle w:val="Normal"/>
              <w:rPr>
                <w:ins w:id="8691" w:author="Claude" w:date="2026-09-27T17:00:00Z"/>
              </w:rPr>
            </w:pPr>
            <w:ins w:id="8692" w:author="Claude" w:date="2026-09-27T17:00:00Z">
              <w:r>
                <w:t xml:space="preserve">Field</w:t>
              </w:r>
            </w:ins>
          </w:p>
        </w:tc>
        <w:tc>
          <w:tcPr>
            <w:tcW w:w="4287" w:type="dxa"/>
            <w:shd w:val="clear" w:color="auto" w:fill="F2F2F2"/>
          </w:tcPr>
          <w:p>
            <w:pPr>
              <w:pStyle w:val="Normal"/>
              <w:rPr>
                <w:ins w:id="8693" w:author="Claude" w:date="2026-09-27T17:00:00Z"/>
              </w:rPr>
            </w:pPr>
            <w:ins w:id="8694" w:author="Claude" w:date="2026-09-27T17:00:00Z">
              <w:r>
                <w:t xml:space="preserve">Rule</w:t>
              </w:r>
            </w:ins>
          </w:p>
        </w:tc>
        <w:tc>
          <w:tcPr>
            <w:tcW w:w="3717" w:type="dxa"/>
            <w:shd w:val="clear" w:color="auto" w:fill="F2F2F2"/>
          </w:tcPr>
          <w:p>
            <w:pPr>
              <w:pStyle w:val="Normal"/>
              <w:rPr>
                <w:ins w:id="8695" w:author="Claude" w:date="2026-09-27T17:00:00Z"/>
              </w:rPr>
            </w:pPr>
            <w:ins w:id="8696" w:author="Claude" w:date="2026-09-27T17:00:00Z">
              <w:r>
                <w:t xml:space="preserve">If missing or wrong</w:t>
              </w:r>
            </w:ins>
          </w:p>
        </w:tc>
      </w:tr>
      <w:tr>
        <w:trPr>
          <w:ins w:id="8697" w:author="Claude" w:date="2026-09-27T17:00:00Z"/>
        </w:trPr>
        <w:tc>
          <w:tcPr>
            <w:tcW w:w="1356" w:type="dxa"/>
          </w:tcPr>
          <w:p>
            <w:pPr>
              <w:pStyle w:val="Normal"/>
              <w:rPr>
                <w:ins w:id="8698" w:author="Claude" w:date="2026-09-27T17:00:00Z"/>
              </w:rPr>
            </w:pPr>
            <w:ins w:id="8699" w:author="Claude" w:date="2026-09-27T17:00:00Z">
              <w:r>
                <w:rPr>
                  <w:rStyle w:val="CodeChar"/>
                </w:rPr>
                <w:t xml:space="preserve">org</w:t>
              </w:r>
            </w:ins>
          </w:p>
        </w:tc>
        <w:tc>
          <w:tcPr>
            <w:tcW w:w="4287" w:type="dxa"/>
          </w:tcPr>
          <w:p>
            <w:pPr>
              <w:pStyle w:val="Normal"/>
              <w:rPr>
                <w:ins w:id="8700" w:author="Claude" w:date="2026-09-27T17:00:00Z"/>
              </w:rPr>
            </w:pPr>
            <w:ins w:id="8701" w:author="Claude" w:date="2026-09-27T17:00:00Z">
              <w:r>
                <w:t xml:space="preserve">Mandatory, always </w:t>
              </w:r>
              <w:r>
                <w:rPr>
                  <w:rStyle w:val="CodeChar"/>
                </w:rPr>
                <w:t xml:space="preserve">cmr</w:t>
              </w:r>
            </w:ins>
          </w:p>
        </w:tc>
        <w:tc>
          <w:tcPr>
            <w:tcW w:w="3717" w:type="dxa"/>
          </w:tcPr>
          <w:p>
            <w:pPr>
              <w:pStyle w:val="Normal"/>
              <w:rPr>
                <w:ins w:id="8702" w:author="Claude" w:date="2026-09-27T17:00:00Z"/>
              </w:rPr>
            </w:pPr>
            <w:ins w:id="8703" w:author="Claude" w:date="2026-09-27T17:00:00Z">
              <w:r>
                <w:t xml:space="preserve">Rejected</w:t>
              </w:r>
            </w:ins>
          </w:p>
        </w:tc>
      </w:tr>
      <w:tr>
        <w:trPr>
          <w:ins w:id="8704" w:author="Claude" w:date="2026-09-27T17:00:00Z"/>
        </w:trPr>
        <w:tc>
          <w:tcPr>
            <w:tcW w:w="1356" w:type="dxa"/>
          </w:tcPr>
          <w:p>
            <w:pPr>
              <w:pStyle w:val="Normal"/>
              <w:rPr>
                <w:ins w:id="8705" w:author="Claude" w:date="2026-09-27T17:00:00Z"/>
              </w:rPr>
            </w:pPr>
            <w:ins w:id="8706" w:author="Claude" w:date="2026-09-27T17:00:00Z">
              <w:r>
                <w:rPr>
                  <w:rStyle w:val="CodeChar"/>
                </w:rPr>
                <w:t xml:space="preserve">env</w:t>
              </w:r>
            </w:ins>
          </w:p>
        </w:tc>
        <w:tc>
          <w:tcPr>
            <w:tcW w:w="4287" w:type="dxa"/>
          </w:tcPr>
          <w:p>
            <w:pPr>
              <w:pStyle w:val="Normal"/>
              <w:rPr>
                <w:ins w:id="8707" w:author="Claude" w:date="2026-09-27T17:00:00Z"/>
              </w:rPr>
            </w:pPr>
            <w:ins w:id="8708" w:author="Claude" w:date="2026-09-27T17:00:00Z">
              <w:r>
                <w:t xml:space="preserve">Mandatory, one of </w:t>
              </w:r>
              <w:r>
                <w:rPr>
                  <w:rStyle w:val="CodeChar"/>
                </w:rPr>
                <w:t xml:space="preserve">dev</w:t>
              </w:r>
              <w:r>
                <w:t xml:space="preserve">, </w:t>
              </w:r>
              <w:r>
                <w:rPr>
                  <w:rStyle w:val="CodeChar"/>
                </w:rPr>
                <w:t xml:space="preserve">uat</w:t>
              </w:r>
              <w:r>
                <w:t xml:space="preserve">, </w:t>
              </w:r>
              <w:r>
                <w:rPr>
                  <w:rStyle w:val="CodeChar"/>
                </w:rPr>
                <w:t xml:space="preserve">prd</w:t>
              </w:r>
            </w:ins>
          </w:p>
        </w:tc>
        <w:tc>
          <w:tcPr>
            <w:tcW w:w="3717" w:type="dxa"/>
          </w:tcPr>
          <w:p>
            <w:pPr>
              <w:pStyle w:val="Normal"/>
              <w:rPr>
                <w:ins w:id="8709" w:author="Claude" w:date="2026-09-27T17:00:00Z"/>
              </w:rPr>
            </w:pPr>
            <w:ins w:id="8710" w:author="Claude" w:date="2026-09-27T17:00:00Z">
              <w:r>
                <w:t xml:space="preserve">Rejected</w:t>
              </w:r>
            </w:ins>
          </w:p>
        </w:tc>
      </w:tr>
      <w:tr>
        <w:trPr>
          <w:ins w:id="8711" w:author="Claude" w:date="2026-09-27T17:00:00Z"/>
        </w:trPr>
        <w:tc>
          <w:tcPr>
            <w:tcW w:w="1356" w:type="dxa"/>
          </w:tcPr>
          <w:p>
            <w:pPr>
              <w:pStyle w:val="Normal"/>
              <w:rPr>
                <w:ins w:id="8712" w:author="Claude" w:date="2026-09-27T17:00:00Z"/>
              </w:rPr>
            </w:pPr>
            <w:ins w:id="8713" w:author="Claude" w:date="2026-09-27T17:00:00Z">
              <w:r>
                <w:rPr>
                  <w:rStyle w:val="CodeChar"/>
                </w:rPr>
                <w:t xml:space="preserve">rgn</w:t>
              </w:r>
            </w:ins>
          </w:p>
        </w:tc>
        <w:tc>
          <w:tcPr>
            <w:tcW w:w="4287" w:type="dxa"/>
          </w:tcPr>
          <w:p>
            <w:pPr>
              <w:pStyle w:val="Normal"/>
              <w:rPr>
                <w:ins w:id="8714" w:author="Claude" w:date="2026-09-27T17:00:00Z"/>
              </w:rPr>
            </w:pPr>
            <w:ins w:id="8715" w:author="Claude" w:date="2026-09-27T17:00:00Z">
              <w:r>
                <w:rPr>
                  <w:b/>
                </w:rPr>
                <w:t xml:space="preserve">Mandatory</w:t>
              </w:r>
              <w:r>
                <w:t xml:space="preserve"> for regional types, </w:t>
              </w:r>
              <w:r>
                <w:rPr>
                  <w:b/>
                </w:rPr>
                <w:t xml:space="preserve">not allowed</w:t>
              </w:r>
              <w:r>
                <w:t xml:space="preserve"> for global types (4.2)</w:t>
              </w:r>
            </w:ins>
          </w:p>
        </w:tc>
        <w:tc>
          <w:tcPr>
            <w:tcW w:w="3717" w:type="dxa"/>
          </w:tcPr>
          <w:p>
            <w:pPr>
              <w:pStyle w:val="Normal"/>
              <w:rPr>
                <w:ins w:id="8716" w:author="Claude" w:date="2026-09-27T17:00:00Z"/>
              </w:rPr>
            </w:pPr>
            <w:ins w:id="8717" w:author="Claude" w:date="2026-09-27T17:00:00Z">
              <w:r>
                <w:t xml:space="preserve">Rejected</w:t>
              </w:r>
            </w:ins>
          </w:p>
        </w:tc>
      </w:tr>
      <w:tr>
        <w:trPr>
          <w:ins w:id="8718" w:author="Claude" w:date="2026-09-27T17:00:00Z"/>
        </w:trPr>
        <w:tc>
          <w:tcPr>
            <w:tcW w:w="1356" w:type="dxa"/>
          </w:tcPr>
          <w:p>
            <w:pPr>
              <w:pStyle w:val="Normal"/>
              <w:rPr>
                <w:ins w:id="8719" w:author="Claude" w:date="2026-09-27T17:00:00Z"/>
              </w:rPr>
            </w:pPr>
            <w:ins w:id="8720" w:author="Claude" w:date="2026-09-27T17:00:00Z">
              <w:r>
                <w:rPr>
                  <w:rStyle w:val="CodeChar"/>
                </w:rPr>
                <w:t xml:space="preserve">type</w:t>
              </w:r>
            </w:ins>
          </w:p>
        </w:tc>
        <w:tc>
          <w:tcPr>
            <w:tcW w:w="4287" w:type="dxa"/>
          </w:tcPr>
          <w:p>
            <w:pPr>
              <w:pStyle w:val="Normal"/>
              <w:rPr>
                <w:ins w:id="8721" w:author="Claude" w:date="2026-09-27T17:00:00Z"/>
              </w:rPr>
            </w:pPr>
            <w:ins w:id="8722" w:author="Claude" w:date="2026-09-27T17:00:00Z">
              <w:r>
                <w:t xml:space="preserve">Mandatory, from section 8</w:t>
              </w:r>
            </w:ins>
          </w:p>
        </w:tc>
        <w:tc>
          <w:tcPr>
            <w:tcW w:w="3717" w:type="dxa"/>
          </w:tcPr>
          <w:p>
            <w:pPr>
              <w:pStyle w:val="Normal"/>
              <w:rPr>
                <w:ins w:id="8723" w:author="Claude" w:date="2026-09-27T17:00:00Z"/>
              </w:rPr>
            </w:pPr>
            <w:ins w:id="8724" w:author="Claude" w:date="2026-09-27T17:00:00Z">
              <w:r>
                <w:t xml:space="preserve">Rejected</w:t>
              </w:r>
            </w:ins>
          </w:p>
        </w:tc>
      </w:tr>
      <w:tr>
        <w:trPr>
          <w:ins w:id="8725" w:author="Claude" w:date="2026-09-27T17:00:00Z"/>
        </w:trPr>
        <w:tc>
          <w:tcPr>
            <w:tcW w:w="1356" w:type="dxa"/>
          </w:tcPr>
          <w:p>
            <w:pPr>
              <w:pStyle w:val="Normal"/>
              <w:rPr>
                <w:ins w:id="8726" w:author="Claude" w:date="2026-09-27T17:00:00Z"/>
              </w:rPr>
            </w:pPr>
            <w:ins w:id="8727" w:author="Claude" w:date="2026-09-27T17:00:00Z">
              <w:r>
                <w:rPr>
                  <w:rStyle w:val="CodeChar"/>
                </w:rPr>
                <w:t xml:space="preserve">app</w:t>
              </w:r>
            </w:ins>
          </w:p>
        </w:tc>
        <w:tc>
          <w:tcPr>
            <w:tcW w:w="4287" w:type="dxa"/>
          </w:tcPr>
          <w:p>
            <w:pPr>
              <w:pStyle w:val="Normal"/>
              <w:rPr>
                <w:ins w:id="8728" w:author="Claude" w:date="2026-09-27T17:00:00Z"/>
              </w:rPr>
            </w:pPr>
            <w:ins w:id="8729" w:author="Claude" w:date="2026-09-27T17:00:00Z">
              <w:r>
                <w:t xml:space="preserve">Mandatory, registered in the Application Register</w:t>
              </w:r>
            </w:ins>
          </w:p>
        </w:tc>
        <w:tc>
          <w:tcPr>
            <w:tcW w:w="3717" w:type="dxa"/>
          </w:tcPr>
          <w:p>
            <w:pPr>
              <w:pStyle w:val="Normal"/>
              <w:rPr>
                <w:ins w:id="8730" w:author="Claude" w:date="2026-09-27T17:00:00Z"/>
              </w:rPr>
            </w:pPr>
            <w:ins w:id="8731" w:author="Claude" w:date="2026-09-27T17:00:00Z">
              <w:r>
                <w:t xml:space="preserve">Rejected</w:t>
              </w:r>
            </w:ins>
          </w:p>
        </w:tc>
      </w:tr>
      <w:tr>
        <w:trPr>
          <w:ins w:id="8732" w:author="Claude" w:date="2026-09-27T17:00:00Z"/>
        </w:trPr>
        <w:tc>
          <w:tcPr>
            <w:tcW w:w="1356" w:type="dxa"/>
          </w:tcPr>
          <w:p>
            <w:pPr>
              <w:pStyle w:val="Normal"/>
              <w:rPr>
                <w:ins w:id="8733" w:author="Claude" w:date="2026-09-27T17:00:00Z"/>
              </w:rPr>
            </w:pPr>
            <w:ins w:id="8734" w:author="Claude" w:date="2026-09-27T17:00:00Z">
              <w:r>
                <w:rPr>
                  <w:rStyle w:val="CodeChar"/>
                </w:rPr>
                <w:t xml:space="preserve">qual</w:t>
              </w:r>
            </w:ins>
          </w:p>
        </w:tc>
        <w:tc>
          <w:tcPr>
            <w:tcW w:w="4287" w:type="dxa"/>
          </w:tcPr>
          <w:p>
            <w:pPr>
              <w:pStyle w:val="Normal"/>
              <w:rPr>
                <w:ins w:id="8735" w:author="Claude" w:date="2026-09-27T17:00:00Z"/>
              </w:rPr>
            </w:pPr>
            <w:ins w:id="8736" w:author="Claude" w:date="2026-09-27T17:00:00Z">
              <w:r>
                <w:rPr>
                  <w:b/>
                </w:rPr>
                <w:t xml:space="preserve">Required</w:t>
              </w:r>
              <w:r>
                <w:t xml:space="preserve">, </w:t>
              </w:r>
              <w:r>
                <w:rPr>
                  <w:b/>
                </w:rPr>
                <w:t xml:space="preserve">Optional</w:t>
              </w:r>
              <w:r>
                <w:t xml:space="preserve"> or </w:t>
              </w:r>
              <w:r>
                <w:rPr>
                  <w:b/>
                </w:rPr>
                <w:t xml:space="preserve">None</w:t>
              </w:r>
              <w:r>
                <w:t xml:space="preserve">, as shown for each type in section 8</w:t>
              </w:r>
            </w:ins>
          </w:p>
        </w:tc>
        <w:tc>
          <w:tcPr>
            <w:tcW w:w="3717" w:type="dxa"/>
          </w:tcPr>
          <w:p>
            <w:pPr>
              <w:pStyle w:val="Normal"/>
              <w:rPr>
                <w:ins w:id="8737" w:author="Claude" w:date="2026-09-27T17:00:00Z"/>
              </w:rPr>
            </w:pPr>
            <w:ins w:id="8738" w:author="Claude" w:date="2026-09-27T17:00:00Z">
              <w:r>
                <w:t xml:space="preserve">Rejected if required and missing, or present when None</w:t>
              </w:r>
            </w:ins>
          </w:p>
        </w:tc>
      </w:tr>
      <w:tr>
        <w:trPr>
          <w:ins w:id="8739" w:author="Claude" w:date="2026-09-27T17:00:00Z"/>
        </w:trPr>
        <w:tc>
          <w:tcPr>
            <w:tcW w:w="1356" w:type="dxa"/>
          </w:tcPr>
          <w:p>
            <w:pPr>
              <w:pStyle w:val="Normal"/>
              <w:rPr>
                <w:ins w:id="8740" w:author="Claude" w:date="2026-09-27T17:00:00Z"/>
              </w:rPr>
            </w:pPr>
            <w:ins w:id="8741" w:author="Claude" w:date="2026-09-27T17:00:00Z">
              <w:r>
                <w:rPr>
                  <w:rStyle w:val="CodeChar"/>
                </w:rPr>
                <w:t xml:space="preserve">nn</w:t>
              </w:r>
            </w:ins>
          </w:p>
        </w:tc>
        <w:tc>
          <w:tcPr>
            <w:tcW w:w="4287" w:type="dxa"/>
          </w:tcPr>
          <w:p>
            <w:pPr>
              <w:pStyle w:val="Normal"/>
              <w:rPr>
                <w:ins w:id="8742" w:author="Claude" w:date="2026-09-27T17:00:00Z"/>
              </w:rPr>
            </w:pPr>
            <w:ins w:id="8743" w:author="Claude" w:date="2026-09-27T17:00:00Z">
              <w:r>
                <w:t xml:space="preserve">Mandatory, </w:t>
              </w:r>
              <w:r>
                <w:rPr>
                  <w:rStyle w:val="CodeChar"/>
                </w:rPr>
                <w:t xml:space="preserve">01</w:t>
              </w:r>
              <w:r>
                <w:t xml:space="preserve">–</w:t>
              </w:r>
              <w:r>
                <w:rPr>
                  <w:rStyle w:val="CodeChar"/>
                </w:rPr>
                <w:t xml:space="preserve">99</w:t>
              </w:r>
              <w:r>
                <w:t xml:space="preserve">, including when there is only one resource</w:t>
              </w:r>
            </w:ins>
          </w:p>
        </w:tc>
        <w:tc>
          <w:tcPr>
            <w:tcW w:w="3717" w:type="dxa"/>
          </w:tcPr>
          <w:p>
            <w:pPr>
              <w:pStyle w:val="Normal"/>
              <w:rPr>
                <w:ins w:id="8744" w:author="Claude" w:date="2026-09-27T17:00:00Z"/>
              </w:rPr>
            </w:pPr>
            <w:ins w:id="8745" w:author="Claude" w:date="2026-09-27T17:00:00Z">
              <w:r>
                <w:t xml:space="preserve">Rejected</w:t>
              </w:r>
            </w:ins>
          </w:p>
        </w:tc>
      </w:tr>
    </w:tbl>
    <w:p>
      <w:pPr>
        <w:pStyle w:val="Normal"/>
        <w:rPr>
          <w:ins w:id="8746" w:author="Claude" w:date="2026-09-27T17:00:00Z"/>
        </w:rPr>
      </w:pPr>
      <w:ins w:id="8747" w:author="Claude" w:date="2026-09-27T17:00:00Z">
        <w:r>
          <w:rPr>
            <w:b/>
          </w:rPr>
          <w:t xml:space="preserve">Why `nn` even when there is only one:</w:t>
        </w:r>
        <w:r>
          <w:t xml:space="preserve"> one rule for every type, and a predictable name when a second one appears later.</w:t>
        </w:r>
      </w:ins>
    </w:p>
    <w:p>
      <w:pPr>
        <w:pStyle w:val="Normal"/>
        <w:rPr>
          <w:ins w:id="8748" w:author="Claude" w:date="2026-09-27T17:00:00Z"/>
        </w:rPr>
      </w:pPr>
      <w:ins w:id="8749" w:author="Claude" w:date="2026-09-27T17:00:00Z">
        <w:r>
          <w:rPr>
            <w:b/>
          </w:rPr>
          <w:t xml:space="preserve">Why the qualifier is a closed list:</w:t>
        </w:r>
        <w:r>
          <w:t xml:space="preserve"> a free-text field quickly fills with </w:t>
        </w:r>
        <w:r>
          <w:rPr>
            <w:rStyle w:val="CodeChar"/>
          </w:rPr>
          <w:t xml:space="preserve">new</w:t>
        </w:r>
        <w:r>
          <w:t xml:space="preserve">, </w:t>
        </w:r>
        <w:r>
          <w:rPr>
            <w:rStyle w:val="CodeChar"/>
          </w:rPr>
          <w:t xml:space="preserve">final</w:t>
        </w:r>
        <w:r>
          <w:t xml:space="preserve">, </w:t>
        </w:r>
        <w:r>
          <w:rPr>
            <w:rStyle w:val="CodeChar"/>
          </w:rPr>
          <w:t xml:space="preserve">temp</w:t>
        </w:r>
        <w:r>
          <w:t xml:space="preserve"> and personal names. A closed list per type prevents that and keeps names machine-readable.</w:t>
        </w:r>
      </w:ins>
    </w:p>
    <w:p>
      <w:pPr>
        <w:pStyle w:val="Heading2"/>
        <w:rPr>
          <w:ins w:id="8750" w:author="Claude" w:date="2026-09-27T17:00:00Z"/>
        </w:rPr>
      </w:pPr>
      <w:ins w:id="8751" w:author="Claude" w:date="2026-09-27T17:00:00Z">
        <w:r>
          <w:t xml:space="preserve">6. Controlled Vocabulary</w:t>
        </w:r>
      </w:ins>
    </w:p>
    <w:p>
      <w:pPr>
        <w:pStyle w:val="Normal"/>
        <w:rPr>
          <w:ins w:id="8752" w:author="Claude" w:date="2026-09-27T17:00:00Z"/>
        </w:rPr>
      </w:pPr>
      <w:ins w:id="8753" w:author="Claude" w:date="2026-09-27T17:00:00Z">
        <w:r>
          <w:t xml:space="preserve">This section lists every value an engineer may type in each field. Anything not listed here is invalid. The lists live in one versioned registry file in Git, used by the Terraform naming module, the CI validator and the nightly scan.</w:t>
        </w:r>
      </w:ins>
    </w:p>
    <w:p>
      <w:pPr>
        <w:pStyle w:val="Normal"/>
        <w:rPr>
          <w:ins w:id="8754" w:author="Claude" w:date="2026-09-27T17:00:00Z"/>
        </w:rPr>
      </w:pPr>
      <w:ins w:id="8755" w:author="Claude" w:date="2026-09-27T17:00:00Z">
        <w:r>
          <w:rPr>
            <w:b/>
          </w:rPr>
          <w:t xml:space="preserve">One code, one meaning:</w:t>
        </w:r>
        <w:r>
          <w:t xml:space="preserve"> a code means the same thing wherever it appears. </w:t>
        </w:r>
        <w:r>
          <w:rPr>
            <w:rStyle w:val="CodeChar"/>
          </w:rPr>
          <w:t xml:space="preserve">bkp</w:t>
        </w:r>
        <w:r>
          <w:t xml:space="preserve"> always means backup; </w:t>
        </w:r>
        <w:r>
          <w:rPr>
            <w:rStyle w:val="CodeChar"/>
          </w:rPr>
          <w:t xml:space="preserve">sec</w:t>
        </w:r>
        <w:r>
          <w:t xml:space="preserve"> is never used because it could mean secret, security or secondary.</w:t>
        </w:r>
      </w:ins>
    </w:p>
    <w:p>
      <w:pPr>
        <w:pStyle w:val="Heading3"/>
        <w:rPr>
          <w:ins w:id="8756" w:author="Claude" w:date="2026-09-27T17:00:00Z"/>
        </w:rPr>
      </w:pPr>
      <w:ins w:id="8757" w:author="Claude" w:date="2026-09-27T17:00:00Z">
        <w:r>
          <w:t xml:space="preserve">6.1 Organisation (</w:t>
        </w:r>
        <w:r>
          <w:rPr>
            <w:rStyle w:val="CodeChar"/>
          </w:rPr>
          <w:t xml:space="preserve">org</w:t>
        </w:r>
        <w:r>
          <w:t xml:space="preserve">)</w:t>
        </w:r>
      </w:ins>
    </w:p>
    <w:tbl>
      <w:tblPr>
        <w:tblStyle w:val="TableGrid"/>
        <w:tblW w:w="9360" w:type="dxa"/>
        <w:tblInd w:w="113" w:type="dxa"/>
        <w:tblLayout w:type="fixed"/>
        <w:tblLook w:val="04a0" w:firstRow="1"/>
      </w:tblPr>
      <w:tblGrid>
        <w:gridCol w:w="1537"/>
        <w:gridCol w:w="3523"/>
        <w:gridCol w:w="4300"/>
      </w:tblGrid>
      <w:tr>
        <w:trPr>
          <w:tblHeader w:val="true"/>
          <w:ins w:id="8758" w:author="Claude" w:date="2026-09-27T17:00:00Z"/>
        </w:trPr>
        <w:tc>
          <w:tcPr>
            <w:tcW w:w="1537" w:type="dxa"/>
            <w:shd w:val="clear" w:color="auto" w:fill="F2F2F2"/>
          </w:tcPr>
          <w:p>
            <w:pPr>
              <w:pStyle w:val="Normal"/>
              <w:rPr>
                <w:ins w:id="8759" w:author="Claude" w:date="2026-09-27T17:00:00Z"/>
              </w:rPr>
            </w:pPr>
            <w:ins w:id="8760" w:author="Claude" w:date="2026-09-27T17:00:00Z">
              <w:r>
                <w:t xml:space="preserve">Value</w:t>
              </w:r>
            </w:ins>
          </w:p>
        </w:tc>
        <w:tc>
          <w:tcPr>
            <w:tcW w:w="3523" w:type="dxa"/>
            <w:shd w:val="clear" w:color="auto" w:fill="F2F2F2"/>
          </w:tcPr>
          <w:p>
            <w:pPr>
              <w:pStyle w:val="Normal"/>
              <w:rPr>
                <w:ins w:id="8761" w:author="Claude" w:date="2026-09-27T17:00:00Z"/>
              </w:rPr>
            </w:pPr>
            <w:ins w:id="8762" w:author="Claude" w:date="2026-09-27T17:00:00Z">
              <w:r>
                <w:t xml:space="preserve">Meaning</w:t>
              </w:r>
            </w:ins>
          </w:p>
        </w:tc>
        <w:tc>
          <w:tcPr>
            <w:tcW w:w="4300" w:type="dxa"/>
            <w:shd w:val="clear" w:color="auto" w:fill="F2F2F2"/>
          </w:tcPr>
          <w:p>
            <w:pPr>
              <w:pStyle w:val="Normal"/>
              <w:rPr>
                <w:ins w:id="8763" w:author="Claude" w:date="2026-09-27T17:00:00Z"/>
              </w:rPr>
            </w:pPr>
            <w:ins w:id="8764" w:author="Claude" w:date="2026-09-27T17:00:00Z">
              <w:r>
                <w:t xml:space="preserve">When to use</w:t>
              </w:r>
            </w:ins>
          </w:p>
        </w:tc>
      </w:tr>
      <w:tr>
        <w:trPr>
          <w:ins w:id="8765" w:author="Claude" w:date="2026-09-27T17:00:00Z"/>
        </w:trPr>
        <w:tc>
          <w:tcPr>
            <w:tcW w:w="1537" w:type="dxa"/>
          </w:tcPr>
          <w:p>
            <w:pPr>
              <w:pStyle w:val="Normal"/>
              <w:rPr>
                <w:ins w:id="8766" w:author="Claude" w:date="2026-09-27T17:00:00Z"/>
              </w:rPr>
            </w:pPr>
            <w:ins w:id="8767" w:author="Claude" w:date="2026-09-27T17:00:00Z">
              <w:r>
                <w:rPr>
                  <w:rStyle w:val="CodeChar"/>
                </w:rPr>
                <w:t xml:space="preserve">cmr</w:t>
              </w:r>
            </w:ins>
          </w:p>
        </w:tc>
        <w:tc>
          <w:tcPr>
            <w:tcW w:w="3523" w:type="dxa"/>
          </w:tcPr>
          <w:p>
            <w:pPr>
              <w:pStyle w:val="Normal"/>
              <w:rPr>
                <w:ins w:id="8768" w:author="Claude" w:date="2026-09-27T17:00:00Z"/>
              </w:rPr>
            </w:pPr>
            <w:ins w:id="8769" w:author="Claude" w:date="2026-09-27T17:00:00Z">
              <w:r>
                <w:t xml:space="preserve">The organisation (Cameroon)</w:t>
              </w:r>
            </w:ins>
          </w:p>
        </w:tc>
        <w:tc>
          <w:tcPr>
            <w:tcW w:w="4300" w:type="dxa"/>
          </w:tcPr>
          <w:p>
            <w:pPr>
              <w:pStyle w:val="Normal"/>
              <w:rPr>
                <w:ins w:id="8770" w:author="Claude" w:date="2026-09-27T17:00:00Z"/>
              </w:rPr>
            </w:pPr>
            <w:ins w:id="8771" w:author="Claude" w:date="2026-09-27T17:00:00Z">
              <w:r>
                <w:rPr>
                  <w:b/>
                </w:rPr>
                <w:t xml:space="preserve">Always.</w:t>
              </w:r>
              <w:r>
                <w:t xml:space="preserve"> Every resource name starts with </w:t>
              </w:r>
              <w:r>
                <w:rPr>
                  <w:rStyle w:val="CodeChar"/>
                </w:rPr>
                <w:t xml:space="preserve">cmr-</w:t>
              </w:r>
              <w:r>
                <w:t xml:space="preserve">.</w:t>
              </w:r>
            </w:ins>
          </w:p>
        </w:tc>
      </w:tr>
    </w:tbl>
    <w:p>
      <w:pPr>
        <w:pStyle w:val="Normal"/>
        <w:rPr>
          <w:ins w:id="8772" w:author="Claude" w:date="2026-09-27T17:00:00Z"/>
        </w:rPr>
      </w:pPr>
      <w:ins w:id="8773" w:author="Claude" w:date="2026-09-27T17:00:00Z">
        <w:r>
          <w:t xml:space="preserve">The field is kept even though it has one value, because names travel outside the tenancy (SIEM, partner SOC feeds, Oracle support tickets, cost exports) where the prefix identifies the owner, and because it leaves room for a future entity without renaming anything.</w:t>
        </w:r>
      </w:ins>
    </w:p>
    <w:p>
      <w:pPr>
        <w:pStyle w:val="Heading3"/>
        <w:rPr>
          <w:ins w:id="8774" w:author="Claude" w:date="2026-09-27T17:00:00Z"/>
        </w:rPr>
      </w:pPr>
      <w:ins w:id="8775" w:author="Claude" w:date="2026-09-27T17:00:00Z">
        <w:r>
          <w:t xml:space="preserve">6.2 Environment (</w:t>
        </w:r>
        <w:r>
          <w:rPr>
            <w:rStyle w:val="CodeChar"/>
          </w:rPr>
          <w:t xml:space="preserve">env</w:t>
        </w:r>
        <w:r>
          <w:t xml:space="preserve">)</w:t>
        </w:r>
      </w:ins>
    </w:p>
    <w:p>
      <w:pPr>
        <w:pStyle w:val="Normal"/>
        <w:rPr>
          <w:ins w:id="8776" w:author="Claude" w:date="2026-09-27T17:00:00Z"/>
        </w:rPr>
      </w:pPr>
      <w:ins w:id="8777" w:author="Claude" w:date="2026-09-27T17:00:00Z">
        <w:r>
          <w:t xml:space="preserve">Three values: </w:t>
        </w:r>
        <w:r>
          <w:rPr>
            <w:rStyle w:val="CodeChar"/>
          </w:rPr>
          <w:t xml:space="preserve">dev</w:t>
        </w:r>
        <w:r>
          <w:t xml:space="preserve">, </w:t>
        </w:r>
        <w:r>
          <w:rPr>
            <w:rStyle w:val="CodeChar"/>
          </w:rPr>
          <w:t xml:space="preserve">uat</w:t>
        </w:r>
        <w:r>
          <w:t xml:space="preserve">, </w:t>
        </w:r>
        <w:r>
          <w:rPr>
            <w:rStyle w:val="CodeChar"/>
          </w:rPr>
          <w:t xml:space="preserve">prd</w:t>
        </w:r>
        <w:r>
          <w:t xml:space="preserve">. Section 7 explains exactly which one to choose.</w:t>
        </w:r>
      </w:ins>
    </w:p>
    <w:p>
      <w:pPr>
        <w:pStyle w:val="Heading3"/>
        <w:rPr>
          <w:ins w:id="8778" w:author="Claude" w:date="2026-09-27T17:00:00Z"/>
        </w:rPr>
      </w:pPr>
      <w:ins w:id="8779" w:author="Claude" w:date="2026-09-27T17:00:00Z">
        <w:r>
          <w:t xml:space="preserve">6.3 Region (</w:t>
        </w:r>
        <w:r>
          <w:rPr>
            <w:rStyle w:val="CodeChar"/>
          </w:rPr>
          <w:t xml:space="preserve">rgn</w:t>
        </w:r>
        <w:r>
          <w:t xml:space="preserve">)</w:t>
        </w:r>
      </w:ins>
    </w:p>
    <w:tbl>
      <w:tblPr>
        <w:tblStyle w:val="TableGrid"/>
        <w:tblW w:w="9360" w:type="dxa"/>
        <w:tblInd w:w="113" w:type="dxa"/>
        <w:tblLayout w:type="fixed"/>
        <w:tblLook w:val="04a0" w:firstRow="1"/>
      </w:tblPr>
      <w:tblGrid>
        <w:gridCol w:w="1036"/>
        <w:gridCol w:w="2075"/>
        <w:gridCol w:w="2867"/>
        <w:gridCol w:w="1263"/>
        <w:gridCol w:w="2119"/>
      </w:tblGrid>
      <w:tr>
        <w:trPr>
          <w:tblHeader w:val="true"/>
          <w:ins w:id="8780" w:author="Claude" w:date="2026-09-27T17:00:00Z"/>
        </w:trPr>
        <w:tc>
          <w:tcPr>
            <w:tcW w:w="1036" w:type="dxa"/>
            <w:shd w:val="clear" w:color="auto" w:fill="F2F2F2"/>
          </w:tcPr>
          <w:p>
            <w:pPr>
              <w:pStyle w:val="Normal"/>
              <w:rPr>
                <w:ins w:id="8781" w:author="Claude" w:date="2026-09-27T17:00:00Z"/>
              </w:rPr>
            </w:pPr>
            <w:ins w:id="8782" w:author="Claude" w:date="2026-09-27T17:00:00Z">
              <w:r>
                <w:t xml:space="preserve">Value</w:t>
              </w:r>
            </w:ins>
          </w:p>
        </w:tc>
        <w:tc>
          <w:tcPr>
            <w:tcW w:w="2075" w:type="dxa"/>
            <w:shd w:val="clear" w:color="auto" w:fill="F2F2F2"/>
          </w:tcPr>
          <w:p>
            <w:pPr>
              <w:pStyle w:val="Normal"/>
              <w:rPr>
                <w:ins w:id="8783" w:author="Claude" w:date="2026-09-27T17:00:00Z"/>
              </w:rPr>
            </w:pPr>
            <w:ins w:id="8784" w:author="Claude" w:date="2026-09-27T17:00:00Z">
              <w:r>
                <w:t xml:space="preserve">OCI region</w:t>
              </w:r>
            </w:ins>
          </w:p>
        </w:tc>
        <w:tc>
          <w:tcPr>
            <w:tcW w:w="2867" w:type="dxa"/>
            <w:shd w:val="clear" w:color="auto" w:fill="F2F2F2"/>
          </w:tcPr>
          <w:p>
            <w:pPr>
              <w:pStyle w:val="Normal"/>
              <w:rPr>
                <w:ins w:id="8785" w:author="Claude" w:date="2026-09-27T17:00:00Z"/>
              </w:rPr>
            </w:pPr>
            <w:ins w:id="8786" w:author="Claude" w:date="2026-09-27T17:00:00Z">
              <w:r>
                <w:t xml:space="preserve">Region identifier (used by Terraform, CLI)</w:t>
              </w:r>
            </w:ins>
          </w:p>
        </w:tc>
        <w:tc>
          <w:tcPr>
            <w:tcW w:w="1263" w:type="dxa"/>
            <w:shd w:val="clear" w:color="auto" w:fill="F2F2F2"/>
          </w:tcPr>
          <w:p>
            <w:pPr>
              <w:pStyle w:val="Normal"/>
              <w:rPr>
                <w:ins w:id="8787" w:author="Claude" w:date="2026-09-27T17:00:00Z"/>
              </w:rPr>
            </w:pPr>
            <w:ins w:id="8788" w:author="Claude" w:date="2026-09-27T17:00:00Z">
              <w:r>
                <w:t xml:space="preserve">Role</w:t>
              </w:r>
            </w:ins>
          </w:p>
        </w:tc>
        <w:tc>
          <w:tcPr>
            <w:tcW w:w="2119" w:type="dxa"/>
            <w:shd w:val="clear" w:color="auto" w:fill="F2F2F2"/>
          </w:tcPr>
          <w:p>
            <w:pPr>
              <w:pStyle w:val="Normal"/>
              <w:rPr>
                <w:ins w:id="8789" w:author="Claude" w:date="2026-09-27T17:00:00Z"/>
              </w:rPr>
            </w:pPr>
            <w:ins w:id="8790" w:author="Claude" w:date="2026-09-27T17:00:00Z">
              <w:r>
                <w:t xml:space="preserve">Choose it when</w:t>
              </w:r>
            </w:ins>
          </w:p>
        </w:tc>
      </w:tr>
      <w:tr>
        <w:trPr>
          <w:ins w:id="8791" w:author="Claude" w:date="2026-09-27T17:00:00Z"/>
        </w:trPr>
        <w:tc>
          <w:tcPr>
            <w:tcW w:w="1036" w:type="dxa"/>
          </w:tcPr>
          <w:p>
            <w:pPr>
              <w:pStyle w:val="Normal"/>
              <w:rPr>
                <w:ins w:id="8792" w:author="Claude" w:date="2026-09-27T17:00:00Z"/>
              </w:rPr>
            </w:pPr>
            <w:ins w:id="8793" w:author="Claude" w:date="2026-09-27T17:00:00Z">
              <w:r>
                <w:rPr>
                  <w:rStyle w:val="CodeChar"/>
                </w:rPr>
                <w:t xml:space="preserve">cas</w:t>
              </w:r>
            </w:ins>
          </w:p>
        </w:tc>
        <w:tc>
          <w:tcPr>
            <w:tcW w:w="2075" w:type="dxa"/>
          </w:tcPr>
          <w:p>
            <w:pPr>
              <w:pStyle w:val="Normal"/>
              <w:rPr>
                <w:ins w:id="8794" w:author="Claude" w:date="2026-09-27T17:00:00Z"/>
              </w:rPr>
            </w:pPr>
            <w:ins w:id="8795" w:author="Claude" w:date="2026-09-27T17:00:00Z">
              <w:r>
                <w:t xml:space="preserve">Morocco West (Casablanca)</w:t>
              </w:r>
            </w:ins>
          </w:p>
        </w:tc>
        <w:tc>
          <w:tcPr>
            <w:tcW w:w="2867" w:type="dxa"/>
          </w:tcPr>
          <w:p>
            <w:pPr>
              <w:pStyle w:val="Normal"/>
              <w:rPr>
                <w:ins w:id="8796" w:author="Claude" w:date="2026-09-27T17:00:00Z"/>
              </w:rPr>
            </w:pPr>
            <w:ins w:id="8797" w:author="Claude" w:date="2026-09-27T17:00:00Z">
              <w:r>
                <w:rPr>
                  <w:rStyle w:val="CodeChar"/>
                </w:rPr>
                <w:t xml:space="preserve">af-casablanca-1</w:t>
              </w:r>
            </w:ins>
          </w:p>
        </w:tc>
        <w:tc>
          <w:tcPr>
            <w:tcW w:w="1263" w:type="dxa"/>
          </w:tcPr>
          <w:p>
            <w:pPr>
              <w:pStyle w:val="Normal"/>
              <w:rPr>
                <w:ins w:id="8798" w:author="Claude" w:date="2026-09-27T17:00:00Z"/>
              </w:rPr>
            </w:pPr>
            <w:ins w:id="8799" w:author="Claude" w:date="2026-09-27T17:00:00Z">
              <w:r>
                <w:t xml:space="preserve">Primary site</w:t>
              </w:r>
            </w:ins>
          </w:p>
        </w:tc>
        <w:tc>
          <w:tcPr>
            <w:tcW w:w="2119" w:type="dxa"/>
          </w:tcPr>
          <w:p>
            <w:pPr>
              <w:pStyle w:val="Normal"/>
              <w:rPr>
                <w:ins w:id="8800" w:author="Claude" w:date="2026-09-27T17:00:00Z"/>
              </w:rPr>
            </w:pPr>
            <w:ins w:id="8801" w:author="Claude" w:date="2026-09-27T17:00:00Z">
              <w:r>
                <w:t xml:space="preserve">The Console region selector (or the Terraform provider) is set to Casablanca</w:t>
              </w:r>
            </w:ins>
          </w:p>
        </w:tc>
      </w:tr>
      <w:tr>
        <w:trPr>
          <w:ins w:id="8802" w:author="Claude" w:date="2026-09-27T17:00:00Z"/>
        </w:trPr>
        <w:tc>
          <w:tcPr>
            <w:tcW w:w="1036" w:type="dxa"/>
          </w:tcPr>
          <w:p>
            <w:pPr>
              <w:pStyle w:val="Normal"/>
              <w:rPr>
                <w:ins w:id="8803" w:author="Claude" w:date="2026-09-27T17:00:00Z"/>
              </w:rPr>
            </w:pPr>
            <w:ins w:id="8804" w:author="Claude" w:date="2026-09-27T17:00:00Z">
              <w:r>
                <w:rPr>
                  <w:rStyle w:val="CodeChar"/>
                </w:rPr>
                <w:t xml:space="preserve">jnb</w:t>
              </w:r>
            </w:ins>
          </w:p>
        </w:tc>
        <w:tc>
          <w:tcPr>
            <w:tcW w:w="2075" w:type="dxa"/>
          </w:tcPr>
          <w:p>
            <w:pPr>
              <w:pStyle w:val="Normal"/>
              <w:rPr>
                <w:ins w:id="8805" w:author="Claude" w:date="2026-09-27T17:00:00Z"/>
              </w:rPr>
            </w:pPr>
            <w:ins w:id="8806" w:author="Claude" w:date="2026-09-27T17:00:00Z">
              <w:r>
                <w:t xml:space="preserve">South Africa Central (Johannesburg)</w:t>
              </w:r>
            </w:ins>
          </w:p>
        </w:tc>
        <w:tc>
          <w:tcPr>
            <w:tcW w:w="2867" w:type="dxa"/>
          </w:tcPr>
          <w:p>
            <w:pPr>
              <w:pStyle w:val="Normal"/>
              <w:rPr>
                <w:ins w:id="8807" w:author="Claude" w:date="2026-09-27T17:00:00Z"/>
              </w:rPr>
            </w:pPr>
            <w:ins w:id="8808" w:author="Claude" w:date="2026-09-27T17:00:00Z">
              <w:r>
                <w:rPr>
                  <w:rStyle w:val="CodeChar"/>
                </w:rPr>
                <w:t xml:space="preserve">af-johannesburg-1</w:t>
              </w:r>
            </w:ins>
          </w:p>
        </w:tc>
        <w:tc>
          <w:tcPr>
            <w:tcW w:w="1263" w:type="dxa"/>
          </w:tcPr>
          <w:p>
            <w:pPr>
              <w:pStyle w:val="Normal"/>
              <w:rPr>
                <w:ins w:id="8809" w:author="Claude" w:date="2026-09-27T17:00:00Z"/>
              </w:rPr>
            </w:pPr>
            <w:ins w:id="8810" w:author="Claude" w:date="2026-09-27T17:00:00Z">
              <w:r>
                <w:t xml:space="preserve">Recovery site</w:t>
              </w:r>
            </w:ins>
          </w:p>
        </w:tc>
        <w:tc>
          <w:tcPr>
            <w:tcW w:w="2119" w:type="dxa"/>
          </w:tcPr>
          <w:p>
            <w:pPr>
              <w:pStyle w:val="Normal"/>
              <w:rPr>
                <w:ins w:id="8811" w:author="Claude" w:date="2026-09-27T17:00:00Z"/>
              </w:rPr>
            </w:pPr>
            <w:ins w:id="8812" w:author="Claude" w:date="2026-09-27T17:00:00Z">
              <w:r>
                <w:t xml:space="preserve">The Console region selector (or the Terraform provider) is set to Johannesburg</w:t>
              </w:r>
            </w:ins>
          </w:p>
        </w:tc>
      </w:tr>
    </w:tbl>
    <w:p>
      <w:pPr>
        <w:pStyle w:val="ListParagraph"/>
        <w:numPr>
          <w:ilvl w:val="0"/>
          <w:numId w:val="1"/>
        </w:numPr>
        <w:rPr>
          <w:ins w:id="8813" w:author="Claude" w:date="2026-09-27T17:00:00Z"/>
        </w:rPr>
      </w:pPr>
      <w:ins w:id="8814" w:author="Claude" w:date="2026-09-27T17:00:00Z">
        <w:r>
          <w:t xml:space="preserve">The value is the region where the resource </w:t>
        </w:r>
        <w:r>
          <w:rPr>
            <w:b/>
          </w:rPr>
          <w:t xml:space="preserve">physically lives</w:t>
        </w:r>
        <w:r>
          <w:t xml:space="preserve">, not the region of its users or of the application's primary site. A DR copy in Johannesburg is </w:t>
        </w:r>
        <w:r>
          <w:rPr>
            <w:rStyle w:val="CodeChar"/>
          </w:rPr>
          <w:t xml:space="preserve">jnb</w:t>
        </w:r>
        <w:r>
          <w:t xml:space="preserve"> even though it protects a Casablanca workload.</w:t>
        </w:r>
      </w:ins>
    </w:p>
    <w:p>
      <w:pPr>
        <w:pStyle w:val="ListParagraph"/>
        <w:numPr>
          <w:ilvl w:val="0"/>
          <w:numId w:val="1"/>
        </w:numPr>
        <w:rPr>
          <w:ins w:id="8815" w:author="Claude" w:date="2026-09-27T17:00:00Z"/>
        </w:rPr>
      </w:pPr>
      <w:ins w:id="8816" w:author="Claude" w:date="2026-09-27T17:00:00Z">
        <w:r>
          <w:rPr>
            <w:rStyle w:val="CodeChar"/>
          </w:rPr>
          <w:t xml:space="preserve">cas</w:t>
        </w:r>
        <w:r>
          <w:t xml:space="preserve"> is our abbreviation for Casablanca. </w:t>
        </w:r>
        <w:r>
          <w:rPr>
            <w:rStyle w:val="CodeChar"/>
          </w:rPr>
          <w:t xml:space="preserve">jnb</w:t>
        </w:r>
        <w:r>
          <w:t xml:space="preserve"> is the same as Oracle's own region key for Johannesburg.</w:t>
        </w:r>
      </w:ins>
    </w:p>
    <w:p>
      <w:pPr>
        <w:pStyle w:val="ListParagraph"/>
        <w:numPr>
          <w:ilvl w:val="0"/>
          <w:numId w:val="1"/>
        </w:numPr>
        <w:rPr>
          <w:ins w:id="8817" w:author="Claude" w:date="2026-09-27T17:00:00Z"/>
        </w:rPr>
      </w:pPr>
      <w:ins w:id="8818" w:author="Claude" w:date="2026-09-27T17:00:00Z">
        <w:r>
          <w:t xml:space="preserve">No other region may be used. Compartment quotas block the other OCI regions and the validator rejects any other value.</w:t>
        </w:r>
      </w:ins>
    </w:p>
    <w:p>
      <w:pPr>
        <w:pStyle w:val="ListParagraph"/>
        <w:numPr>
          <w:ilvl w:val="0"/>
          <w:numId w:val="1"/>
        </w:numPr>
        <w:rPr>
          <w:ins w:id="8819" w:author="Claude" w:date="2026-09-27T17:00:00Z"/>
        </w:rPr>
      </w:pPr>
      <w:ins w:id="8820" w:author="Claude" w:date="2026-09-27T17:00:00Z">
        <w:r>
          <w:t xml:space="preserve">Global resources (section 4.2) have no region field.</w:t>
        </w:r>
      </w:ins>
    </w:p>
    <w:p>
      <w:pPr>
        <w:pStyle w:val="Heading3"/>
        <w:rPr>
          <w:ins w:id="8821" w:author="Claude" w:date="2026-09-27T17:00:00Z"/>
        </w:rPr>
      </w:pPr>
      <w:ins w:id="8822" w:author="Claude" w:date="2026-09-27T17:00:00Z">
        <w:r>
          <w:t xml:space="preserve">6.4 Application (</w:t>
        </w:r>
        <w:r>
          <w:rPr>
            <w:rStyle w:val="CodeChar"/>
          </w:rPr>
          <w:t xml:space="preserve">app</w:t>
        </w:r>
        <w:r>
          <w:t xml:space="preserve">)</w:t>
        </w:r>
      </w:ins>
    </w:p>
    <w:p>
      <w:pPr>
        <w:pStyle w:val="Normal"/>
        <w:rPr>
          <w:ins w:id="8823" w:author="Claude" w:date="2026-09-27T17:00:00Z"/>
        </w:rPr>
      </w:pPr>
      <w:ins w:id="8824" w:author="Claude" w:date="2026-09-27T17:00:00Z">
        <w:r>
          <w:t xml:space="preserve">The application code is 3 to 5 lowercase letters or digits, starting with a letter, assigned by the Application Register owner. Two examples:</w:t>
        </w:r>
      </w:ins>
    </w:p>
    <w:tbl>
      <w:tblPr>
        <w:tblStyle w:val="TableGrid"/>
        <w:tblW w:w="9360" w:type="dxa"/>
        <w:tblInd w:w="113" w:type="dxa"/>
        <w:tblLayout w:type="fixed"/>
        <w:tblLook w:val="04a0" w:firstRow="1"/>
      </w:tblPr>
      <w:tblGrid>
        <w:gridCol w:w="1452"/>
        <w:gridCol w:w="2683"/>
        <w:gridCol w:w="5225"/>
      </w:tblGrid>
      <w:tr>
        <w:trPr>
          <w:tblHeader w:val="true"/>
          <w:ins w:id="8825" w:author="Claude" w:date="2026-09-27T17:00:00Z"/>
        </w:trPr>
        <w:tc>
          <w:tcPr>
            <w:tcW w:w="1452" w:type="dxa"/>
            <w:shd w:val="clear" w:color="auto" w:fill="F2F2F2"/>
          </w:tcPr>
          <w:p>
            <w:pPr>
              <w:pStyle w:val="Normal"/>
              <w:rPr>
                <w:ins w:id="8826" w:author="Claude" w:date="2026-09-27T17:00:00Z"/>
              </w:rPr>
            </w:pPr>
            <w:ins w:id="8827" w:author="Claude" w:date="2026-09-27T17:00:00Z">
              <w:r>
                <w:t xml:space="preserve">Value</w:t>
              </w:r>
            </w:ins>
          </w:p>
        </w:tc>
        <w:tc>
          <w:tcPr>
            <w:tcW w:w="2683" w:type="dxa"/>
            <w:shd w:val="clear" w:color="auto" w:fill="F2F2F2"/>
          </w:tcPr>
          <w:p>
            <w:pPr>
              <w:pStyle w:val="Normal"/>
              <w:rPr>
                <w:ins w:id="8828" w:author="Claude" w:date="2026-09-27T17:00:00Z"/>
              </w:rPr>
            </w:pPr>
            <w:ins w:id="8829" w:author="Claude" w:date="2026-09-27T17:00:00Z">
              <w:r>
                <w:t xml:space="preserve">Application</w:t>
              </w:r>
            </w:ins>
          </w:p>
        </w:tc>
        <w:tc>
          <w:tcPr>
            <w:tcW w:w="5225" w:type="dxa"/>
            <w:shd w:val="clear" w:color="auto" w:fill="F2F2F2"/>
          </w:tcPr>
          <w:p>
            <w:pPr>
              <w:pStyle w:val="Normal"/>
              <w:rPr>
                <w:ins w:id="8830" w:author="Claude" w:date="2026-09-27T17:00:00Z"/>
              </w:rPr>
            </w:pPr>
            <w:ins w:id="8831" w:author="Claude" w:date="2026-09-27T17:00:00Z">
              <w:r>
                <w:t xml:space="preserve">Example name</w:t>
              </w:r>
            </w:ins>
          </w:p>
        </w:tc>
      </w:tr>
      <w:tr>
        <w:trPr>
          <w:ins w:id="8832" w:author="Claude" w:date="2026-09-27T17:00:00Z"/>
        </w:trPr>
        <w:tc>
          <w:tcPr>
            <w:tcW w:w="1452" w:type="dxa"/>
          </w:tcPr>
          <w:p>
            <w:pPr>
              <w:pStyle w:val="Normal"/>
              <w:rPr>
                <w:ins w:id="8833" w:author="Claude" w:date="2026-09-27T17:00:00Z"/>
              </w:rPr>
            </w:pPr>
            <w:ins w:id="8834" w:author="Claude" w:date="2026-09-27T17:00:00Z">
              <w:r>
                <w:rPr>
                  <w:rStyle w:val="CodeChar"/>
                </w:rPr>
                <w:t xml:space="preserve">cbs</w:t>
              </w:r>
            </w:ins>
          </w:p>
        </w:tc>
        <w:tc>
          <w:tcPr>
            <w:tcW w:w="2683" w:type="dxa"/>
          </w:tcPr>
          <w:p>
            <w:pPr>
              <w:pStyle w:val="Normal"/>
              <w:rPr>
                <w:ins w:id="8835" w:author="Claude" w:date="2026-09-27T17:00:00Z"/>
              </w:rPr>
            </w:pPr>
            <w:ins w:id="8836" w:author="Claude" w:date="2026-09-27T17:00:00Z">
              <w:r>
                <w:t xml:space="preserve">Core Banking System</w:t>
              </w:r>
            </w:ins>
          </w:p>
        </w:tc>
        <w:tc>
          <w:tcPr>
            <w:tcW w:w="5225" w:type="dxa"/>
          </w:tcPr>
          <w:p>
            <w:pPr>
              <w:pStyle w:val="Normal"/>
              <w:rPr>
                <w:ins w:id="8837" w:author="Claude" w:date="2026-09-27T17:00:00Z"/>
              </w:rPr>
            </w:pPr>
            <w:ins w:id="8838" w:author="Claude" w:date="2026-09-27T17:00:00Z">
              <w:r>
                <w:rPr>
                  <w:rStyle w:val="CodeChar"/>
                </w:rPr>
                <w:t xml:space="preserve">cmr-prd-cas-vm-cbs-ol-01</w:t>
              </w:r>
            </w:ins>
          </w:p>
        </w:tc>
      </w:tr>
      <w:tr>
        <w:trPr>
          <w:ins w:id="8839" w:author="Claude" w:date="2026-09-27T17:00:00Z"/>
        </w:trPr>
        <w:tc>
          <w:tcPr>
            <w:tcW w:w="1452" w:type="dxa"/>
          </w:tcPr>
          <w:p>
            <w:pPr>
              <w:pStyle w:val="Normal"/>
              <w:rPr>
                <w:ins w:id="8840" w:author="Claude" w:date="2026-09-27T17:00:00Z"/>
              </w:rPr>
            </w:pPr>
            <w:ins w:id="8841" w:author="Claude" w:date="2026-09-27T17:00:00Z">
              <w:r>
                <w:rPr>
                  <w:rStyle w:val="CodeChar"/>
                </w:rPr>
                <w:t xml:space="preserve">pay</w:t>
              </w:r>
            </w:ins>
          </w:p>
        </w:tc>
        <w:tc>
          <w:tcPr>
            <w:tcW w:w="2683" w:type="dxa"/>
          </w:tcPr>
          <w:p>
            <w:pPr>
              <w:pStyle w:val="Normal"/>
              <w:rPr>
                <w:ins w:id="8842" w:author="Claude" w:date="2026-09-27T17:00:00Z"/>
              </w:rPr>
            </w:pPr>
            <w:ins w:id="8843" w:author="Claude" w:date="2026-09-27T17:00:00Z">
              <w:r>
                <w:t xml:space="preserve">Payments platform</w:t>
              </w:r>
            </w:ins>
          </w:p>
        </w:tc>
        <w:tc>
          <w:tcPr>
            <w:tcW w:w="5225" w:type="dxa"/>
          </w:tcPr>
          <w:p>
            <w:pPr>
              <w:pStyle w:val="Normal"/>
              <w:rPr>
                <w:ins w:id="8844" w:author="Claude" w:date="2026-09-27T17:00:00Z"/>
              </w:rPr>
            </w:pPr>
            <w:ins w:id="8845" w:author="Claude" w:date="2026-09-27T17:00:00Z">
              <w:r>
                <w:rPr>
                  <w:rStyle w:val="CodeChar"/>
                </w:rPr>
                <w:t xml:space="preserve">cmr-uat-cas-adb-pay-atp-01</w:t>
              </w:r>
            </w:ins>
          </w:p>
        </w:tc>
      </w:tr>
    </w:tbl>
    <w:p>
      <w:pPr>
        <w:pStyle w:val="Normal"/>
        <w:rPr>
          <w:ins w:id="8846" w:author="Claude" w:date="2026-09-27T17:00:00Z"/>
        </w:rPr>
      </w:pPr>
      <w:ins w:id="8847" w:author="Claude" w:date="2026-09-27T17:00:00Z">
        <w:r>
          <w:rPr>
            <w:b/>
          </w:rPr>
          <w:t xml:space="preserve">Rules for new application codes:</w:t>
        </w:r>
      </w:ins>
    </w:p>
    <w:p>
      <w:pPr>
        <w:pStyle w:val="ListParagraph"/>
        <w:numPr>
          <w:ilvl w:val="0"/>
          <w:numId w:val="1"/>
        </w:numPr>
        <w:rPr>
          <w:ins w:id="8848" w:author="Claude" w:date="2026-09-27T17:00:00Z"/>
        </w:rPr>
      </w:pPr>
      <w:ins w:id="8849" w:author="Claude" w:date="2026-09-27T17:00:00Z">
        <w:r>
          <w:t xml:space="preserve">3–5 characters, </w:t>
        </w:r>
        <w:r>
          <w:rPr>
            <w:rStyle w:val="CodeChar"/>
          </w:rPr>
          <w:t xml:space="preserve">a-z</w:t>
        </w:r>
        <w:r>
          <w:t xml:space="preserve"> and </w:t>
        </w:r>
        <w:r>
          <w:rPr>
            <w:rStyle w:val="CodeChar"/>
          </w:rPr>
          <w:t xml:space="preserve">0-9</w:t>
        </w:r>
        <w:r>
          <w:t xml:space="preserve">, starting with a letter.</w:t>
        </w:r>
      </w:ins>
    </w:p>
    <w:p>
      <w:pPr>
        <w:pStyle w:val="ListParagraph"/>
        <w:numPr>
          <w:ilvl w:val="0"/>
          <w:numId w:val="1"/>
        </w:numPr>
        <w:rPr>
          <w:ins w:id="8850" w:author="Claude" w:date="2026-09-27T17:00:00Z"/>
        </w:rPr>
      </w:pPr>
      <w:ins w:id="8851" w:author="Claude" w:date="2026-09-27T17:00:00Z">
        <w:r>
          <w:t xml:space="preserve">A neutral abbreviation of the application's official name. Never a customer name, a confidential project codename, a vendor product name or a person's name.</w:t>
        </w:r>
      </w:ins>
    </w:p>
    <w:p>
      <w:pPr>
        <w:pStyle w:val="ListParagraph"/>
        <w:numPr>
          <w:ilvl w:val="0"/>
          <w:numId w:val="1"/>
        </w:numPr>
        <w:rPr>
          <w:ins w:id="8852" w:author="Claude" w:date="2026-09-27T17:00:00Z"/>
        </w:rPr>
      </w:pPr>
      <w:ins w:id="8853" w:author="Claude" w:date="2026-09-27T17:00:00Z">
        <w:r>
          <w:t xml:space="preserve">Must not be the same as any code in sections 6.1–6.5, 7 or 8.</w:t>
        </w:r>
      </w:ins>
    </w:p>
    <w:p>
      <w:pPr>
        <w:pStyle w:val="ListParagraph"/>
        <w:numPr>
          <w:ilvl w:val="0"/>
          <w:numId w:val="1"/>
        </w:numPr>
        <w:rPr>
          <w:ins w:id="8854" w:author="Claude" w:date="2026-09-27T17:00:00Z"/>
        </w:rPr>
      </w:pPr>
      <w:ins w:id="8855" w:author="Claude" w:date="2026-09-27T17:00:00Z">
        <w:r>
          <w:t xml:space="preserve">A component of a large application gets its own registered code (for example </w:t>
        </w:r>
        <w:r>
          <w:rPr>
            <w:rStyle w:val="CodeChar"/>
          </w:rPr>
          <w:t xml:space="preserve">cbsbt</w:t>
        </w:r>
        <w:r>
          <w:t xml:space="preserve"> for core banking batch) instead of an extra field in the name.</w:t>
        </w:r>
      </w:ins>
    </w:p>
    <w:p>
      <w:pPr>
        <w:pStyle w:val="Normal"/>
        <w:rPr>
          <w:ins w:id="8856" w:author="Claude" w:date="2026-09-27T17:00:00Z"/>
        </w:rPr>
      </w:pPr>
      <w:ins w:id="8857" w:author="Claude" w:date="2026-09-27T17:00:00Z">
        <w:r>
          <w:rPr>
            <w:b/>
          </w:rPr>
          <w:t xml:space="preserve">Shared platform codes (proposals for the register owner to confirm):</w:t>
        </w:r>
        <w:r>
          <w:t xml:space="preserve"> examples in this document use </w:t>
        </w:r>
        <w:r>
          <w:rPr>
            <w:rStyle w:val="CodeChar"/>
          </w:rPr>
          <w:t xml:space="preserve">hub</w:t>
        </w:r>
        <w:r>
          <w:t xml:space="preserve"> (network hub), </w:t>
        </w:r>
        <w:r>
          <w:rPr>
            <w:rStyle w:val="CodeChar"/>
          </w:rPr>
          <w:t xml:space="preserve">net</w:t>
        </w:r>
        <w:r>
          <w:t xml:space="preserve"> (shared network services), </w:t>
        </w:r>
        <w:r>
          <w:rPr>
            <w:rStyle w:val="CodeChar"/>
          </w:rPr>
          <w:t xml:space="preserve">soc</w:t>
        </w:r>
        <w:r>
          <w:t xml:space="preserve"> (security tooling), </w:t>
        </w:r>
        <w:r>
          <w:rPr>
            <w:rStyle w:val="CodeChar"/>
          </w:rPr>
          <w:t xml:space="preserve">obs</w:t>
        </w:r>
        <w:r>
          <w:t xml:space="preserve"> (observability), </w:t>
        </w:r>
        <w:r>
          <w:rPr>
            <w:rStyle w:val="CodeChar"/>
          </w:rPr>
          <w:t xml:space="preserve">kms</w:t>
        </w:r>
        <w:r>
          <w:t xml:space="preserve"> (key management), </w:t>
        </w:r>
        <w:r>
          <w:rPr>
            <w:rStyle w:val="CodeChar"/>
          </w:rPr>
          <w:t xml:space="preserve">dbp</w:t>
        </w:r>
        <w:r>
          <w:t xml:space="preserve"> (shared database platform), </w:t>
        </w:r>
        <w:r>
          <w:rPr>
            <w:rStyle w:val="CodeChar"/>
          </w:rPr>
          <w:t xml:space="preserve">cicd</w:t>
        </w:r>
        <w:r>
          <w:t xml:space="preserve"> (DevOps tooling), </w:t>
        </w:r>
        <w:r>
          <w:rPr>
            <w:rStyle w:val="CodeChar"/>
          </w:rPr>
          <w:t xml:space="preserve">bkp</w:t>
        </w:r>
        <w:r>
          <w:t xml:space="preserve"> (backup platform), </w:t>
        </w:r>
        <w:r>
          <w:rPr>
            <w:rStyle w:val="CodeChar"/>
          </w:rPr>
          <w:t xml:space="preserve">gold</w:t>
        </w:r>
        <w:r>
          <w:t xml:space="preserve"> (golden images) and </w:t>
        </w:r>
        <w:r>
          <w:rPr>
            <w:rStyle w:val="CodeChar"/>
          </w:rPr>
          <w:t xml:space="preserve">itg</w:t>
        </w:r>
        <w:r>
          <w:t xml:space="preserve"> (integration platform).</w:t>
        </w:r>
      </w:ins>
    </w:p>
    <w:p>
      <w:pPr>
        <w:pStyle w:val="Heading3"/>
        <w:rPr>
          <w:ins w:id="8858" w:author="Claude" w:date="2026-09-27T17:00:00Z"/>
        </w:rPr>
      </w:pPr>
      <w:ins w:id="8859" w:author="Claude" w:date="2026-09-27T17:00:00Z">
        <w:r>
          <w:t xml:space="preserve">6.5 Qualifier (</w:t>
        </w:r>
        <w:r>
          <w:rPr>
            <w:rStyle w:val="CodeChar"/>
          </w:rPr>
          <w:t xml:space="preserve">qual</w:t>
        </w:r>
        <w:r>
          <w:t xml:space="preserve">)</w:t>
        </w:r>
      </w:ins>
    </w:p>
    <w:p>
      <w:pPr>
        <w:pStyle w:val="Normal"/>
        <w:rPr>
          <w:ins w:id="8860" w:author="Claude" w:date="2026-09-27T17:00:00Z"/>
        </w:rPr>
      </w:pPr>
      <w:ins w:id="8861" w:author="Claude" w:date="2026-09-27T17:00:00Z">
        <w:r>
          <w:t xml:space="preserve">The qualifier says which variant of the resource type this is. The resource type decides whether a qualifier is Required, Optional or not allowed (None), and which list below applies; section 8 shows this for every type. Pick exactly one value from that list.</w:t>
        </w:r>
      </w:ins>
    </w:p>
    <w:p>
      <w:pPr>
        <w:pStyle w:val="Normal"/>
        <w:rPr>
          <w:ins w:id="8862" w:author="Claude" w:date="2026-09-27T17:00:00Z"/>
        </w:rPr>
      </w:pPr>
      <w:ins w:id="8863" w:author="Claude" w:date="2026-09-27T17:00:00Z">
        <w:r>
          <w:rPr>
            <w:b/>
          </w:rPr>
          <w:t xml:space="preserve">A. OS family</w:t>
        </w:r>
        <w:r>
          <w:t xml:space="preserve"> — for </w:t>
        </w:r>
        <w:r>
          <w:rPr>
            <w:rStyle w:val="CodeChar"/>
          </w:rPr>
          <w:t xml:space="preserve">vm</w:t>
        </w:r>
        <w:r>
          <w:t xml:space="preserve">, </w:t>
        </w:r>
        <w:r>
          <w:rPr>
            <w:rStyle w:val="CodeChar"/>
          </w:rPr>
          <w:t xml:space="preserve">bm</w:t>
        </w:r>
        <w:r>
          <w:t xml:space="preserve">, </w:t>
        </w:r>
        <w:r>
          <w:rPr>
            <w:rStyle w:val="CodeChar"/>
          </w:rPr>
          <w:t xml:space="preserve">ipl</w:t>
        </w:r>
        <w:r>
          <w:t xml:space="preserve">, </w:t>
        </w:r>
        <w:r>
          <w:rPr>
            <w:rStyle w:val="CodeChar"/>
          </w:rPr>
          <w:t xml:space="preserve">icf</w:t>
        </w:r>
        <w:r>
          <w:t xml:space="preserve"> (Required)</w:t>
        </w:r>
      </w:ins>
    </w:p>
    <w:tbl>
      <w:tblPr>
        <w:tblStyle w:val="TableGrid"/>
        <w:tblW w:w="9360" w:type="dxa"/>
        <w:tblInd w:w="113" w:type="dxa"/>
        <w:tblLayout w:type="fixed"/>
        <w:tblLook w:val="04a0" w:firstRow="1"/>
      </w:tblPr>
      <w:tblGrid>
        <w:gridCol w:w="1628"/>
        <w:gridCol w:w="3412"/>
        <w:gridCol w:w="4320"/>
      </w:tblGrid>
      <w:tr>
        <w:trPr>
          <w:tblHeader w:val="true"/>
          <w:ins w:id="8864" w:author="Claude" w:date="2026-09-27T17:00:00Z"/>
        </w:trPr>
        <w:tc>
          <w:tcPr>
            <w:tcW w:w="1628" w:type="dxa"/>
            <w:shd w:val="clear" w:color="auto" w:fill="F2F2F2"/>
          </w:tcPr>
          <w:p>
            <w:pPr>
              <w:pStyle w:val="Normal"/>
              <w:rPr>
                <w:ins w:id="8865" w:author="Claude" w:date="2026-09-27T17:00:00Z"/>
              </w:rPr>
            </w:pPr>
            <w:ins w:id="8866" w:author="Claude" w:date="2026-09-27T17:00:00Z">
              <w:r>
                <w:t xml:space="preserve">Value</w:t>
              </w:r>
            </w:ins>
          </w:p>
        </w:tc>
        <w:tc>
          <w:tcPr>
            <w:tcW w:w="3412" w:type="dxa"/>
            <w:shd w:val="clear" w:color="auto" w:fill="F2F2F2"/>
          </w:tcPr>
          <w:p>
            <w:pPr>
              <w:pStyle w:val="Normal"/>
              <w:rPr>
                <w:ins w:id="8867" w:author="Claude" w:date="2026-09-27T17:00:00Z"/>
              </w:rPr>
            </w:pPr>
            <w:ins w:id="8868" w:author="Claude" w:date="2026-09-27T17:00:00Z">
              <w:r>
                <w:t xml:space="preserve">Meaning</w:t>
              </w:r>
            </w:ins>
          </w:p>
        </w:tc>
        <w:tc>
          <w:tcPr>
            <w:tcW w:w="4320" w:type="dxa"/>
            <w:shd w:val="clear" w:color="auto" w:fill="F2F2F2"/>
          </w:tcPr>
          <w:p>
            <w:pPr>
              <w:pStyle w:val="Normal"/>
              <w:rPr>
                <w:ins w:id="8869" w:author="Claude" w:date="2026-09-27T17:00:00Z"/>
              </w:rPr>
            </w:pPr>
            <w:ins w:id="8870" w:author="Claude" w:date="2026-09-27T17:00:00Z">
              <w:r>
                <w:t xml:space="preserve">Choose it when</w:t>
              </w:r>
            </w:ins>
          </w:p>
        </w:tc>
      </w:tr>
      <w:tr>
        <w:trPr>
          <w:ins w:id="8871" w:author="Claude" w:date="2026-09-27T17:00:00Z"/>
        </w:trPr>
        <w:tc>
          <w:tcPr>
            <w:tcW w:w="1628" w:type="dxa"/>
          </w:tcPr>
          <w:p>
            <w:pPr>
              <w:pStyle w:val="Normal"/>
              <w:rPr>
                <w:ins w:id="8872" w:author="Claude" w:date="2026-09-27T17:00:00Z"/>
              </w:rPr>
            </w:pPr>
            <w:ins w:id="8873" w:author="Claude" w:date="2026-09-27T17:00:00Z">
              <w:r>
                <w:rPr>
                  <w:rStyle w:val="CodeChar"/>
                </w:rPr>
                <w:t xml:space="preserve">ol</w:t>
              </w:r>
            </w:ins>
          </w:p>
        </w:tc>
        <w:tc>
          <w:tcPr>
            <w:tcW w:w="3412" w:type="dxa"/>
          </w:tcPr>
          <w:p>
            <w:pPr>
              <w:pStyle w:val="Normal"/>
              <w:rPr>
                <w:ins w:id="8874" w:author="Claude" w:date="2026-09-27T17:00:00Z"/>
              </w:rPr>
            </w:pPr>
            <w:ins w:id="8875" w:author="Claude" w:date="2026-09-27T17:00:00Z">
              <w:r>
                <w:t xml:space="preserve">Oracle Linux</w:t>
              </w:r>
            </w:ins>
          </w:p>
        </w:tc>
        <w:tc>
          <w:tcPr>
            <w:tcW w:w="4320" w:type="dxa"/>
          </w:tcPr>
          <w:p>
            <w:pPr>
              <w:pStyle w:val="Normal"/>
              <w:rPr>
                <w:ins w:id="8876" w:author="Claude" w:date="2026-09-27T17:00:00Z"/>
              </w:rPr>
            </w:pPr>
            <w:ins w:id="8877" w:author="Claude" w:date="2026-09-27T17:00:00Z">
              <w:r>
                <w:t xml:space="preserve">The image is Oracle Linux, any version</w:t>
              </w:r>
            </w:ins>
          </w:p>
        </w:tc>
      </w:tr>
      <w:tr>
        <w:trPr>
          <w:ins w:id="8878" w:author="Claude" w:date="2026-09-27T17:00:00Z"/>
        </w:trPr>
        <w:tc>
          <w:tcPr>
            <w:tcW w:w="1628" w:type="dxa"/>
          </w:tcPr>
          <w:p>
            <w:pPr>
              <w:pStyle w:val="Normal"/>
              <w:rPr>
                <w:ins w:id="8879" w:author="Claude" w:date="2026-09-27T17:00:00Z"/>
              </w:rPr>
            </w:pPr>
            <w:ins w:id="8880" w:author="Claude" w:date="2026-09-27T17:00:00Z">
              <w:r>
                <w:rPr>
                  <w:rStyle w:val="CodeChar"/>
                </w:rPr>
                <w:t xml:space="preserve">rhel</w:t>
              </w:r>
            </w:ins>
          </w:p>
        </w:tc>
        <w:tc>
          <w:tcPr>
            <w:tcW w:w="3412" w:type="dxa"/>
          </w:tcPr>
          <w:p>
            <w:pPr>
              <w:pStyle w:val="Normal"/>
              <w:rPr>
                <w:ins w:id="8881" w:author="Claude" w:date="2026-09-27T17:00:00Z"/>
              </w:rPr>
            </w:pPr>
            <w:ins w:id="8882" w:author="Claude" w:date="2026-09-27T17:00:00Z">
              <w:r>
                <w:t xml:space="preserve">Red Hat Enterprise Linux</w:t>
              </w:r>
            </w:ins>
          </w:p>
        </w:tc>
        <w:tc>
          <w:tcPr>
            <w:tcW w:w="4320" w:type="dxa"/>
          </w:tcPr>
          <w:p>
            <w:pPr>
              <w:pStyle w:val="Normal"/>
              <w:rPr>
                <w:ins w:id="8883" w:author="Claude" w:date="2026-09-27T17:00:00Z"/>
              </w:rPr>
            </w:pPr>
            <w:ins w:id="8884" w:author="Claude" w:date="2026-09-27T17:00:00Z">
              <w:r>
                <w:t xml:space="preserve">The image is RHEL, any version</w:t>
              </w:r>
            </w:ins>
          </w:p>
        </w:tc>
      </w:tr>
      <w:tr>
        <w:trPr>
          <w:ins w:id="8885" w:author="Claude" w:date="2026-09-27T17:00:00Z"/>
        </w:trPr>
        <w:tc>
          <w:tcPr>
            <w:tcW w:w="1628" w:type="dxa"/>
          </w:tcPr>
          <w:p>
            <w:pPr>
              <w:pStyle w:val="Normal"/>
              <w:rPr>
                <w:ins w:id="8886" w:author="Claude" w:date="2026-09-27T17:00:00Z"/>
              </w:rPr>
            </w:pPr>
            <w:ins w:id="8887" w:author="Claude" w:date="2026-09-27T17:00:00Z">
              <w:r>
                <w:rPr>
                  <w:rStyle w:val="CodeChar"/>
                </w:rPr>
                <w:t xml:space="preserve">win</w:t>
              </w:r>
            </w:ins>
          </w:p>
        </w:tc>
        <w:tc>
          <w:tcPr>
            <w:tcW w:w="3412" w:type="dxa"/>
          </w:tcPr>
          <w:p>
            <w:pPr>
              <w:pStyle w:val="Normal"/>
              <w:rPr>
                <w:ins w:id="8888" w:author="Claude" w:date="2026-09-27T17:00:00Z"/>
              </w:rPr>
            </w:pPr>
            <w:ins w:id="8889" w:author="Claude" w:date="2026-09-27T17:00:00Z">
              <w:r>
                <w:t xml:space="preserve">Windows Server</w:t>
              </w:r>
            </w:ins>
          </w:p>
        </w:tc>
        <w:tc>
          <w:tcPr>
            <w:tcW w:w="4320" w:type="dxa"/>
          </w:tcPr>
          <w:p>
            <w:pPr>
              <w:pStyle w:val="Normal"/>
              <w:rPr>
                <w:ins w:id="8890" w:author="Claude" w:date="2026-09-27T17:00:00Z"/>
              </w:rPr>
            </w:pPr>
            <w:ins w:id="8891" w:author="Claude" w:date="2026-09-27T17:00:00Z">
              <w:r>
                <w:t xml:space="preserve">The image is Windows Server, any version</w:t>
              </w:r>
            </w:ins>
          </w:p>
        </w:tc>
      </w:tr>
      <w:tr>
        <w:trPr>
          <w:ins w:id="8892" w:author="Claude" w:date="2026-09-27T17:00:00Z"/>
        </w:trPr>
        <w:tc>
          <w:tcPr>
            <w:tcW w:w="1628" w:type="dxa"/>
          </w:tcPr>
          <w:p>
            <w:pPr>
              <w:pStyle w:val="Normal"/>
              <w:rPr>
                <w:ins w:id="8893" w:author="Claude" w:date="2026-09-27T17:00:00Z"/>
              </w:rPr>
            </w:pPr>
            <w:ins w:id="8894" w:author="Claude" w:date="2026-09-27T17:00:00Z">
              <w:r>
                <w:rPr>
                  <w:rStyle w:val="CodeChar"/>
                </w:rPr>
                <w:t xml:space="preserve">ubu</w:t>
              </w:r>
            </w:ins>
          </w:p>
        </w:tc>
        <w:tc>
          <w:tcPr>
            <w:tcW w:w="3412" w:type="dxa"/>
          </w:tcPr>
          <w:p>
            <w:pPr>
              <w:pStyle w:val="Normal"/>
              <w:rPr>
                <w:ins w:id="8895" w:author="Claude" w:date="2026-09-27T17:00:00Z"/>
              </w:rPr>
            </w:pPr>
            <w:ins w:id="8896" w:author="Claude" w:date="2026-09-27T17:00:00Z">
              <w:r>
                <w:t xml:space="preserve">Ubuntu</w:t>
              </w:r>
            </w:ins>
          </w:p>
        </w:tc>
        <w:tc>
          <w:tcPr>
            <w:tcW w:w="4320" w:type="dxa"/>
          </w:tcPr>
          <w:p>
            <w:pPr>
              <w:pStyle w:val="Normal"/>
              <w:rPr>
                <w:ins w:id="8897" w:author="Claude" w:date="2026-09-27T17:00:00Z"/>
              </w:rPr>
            </w:pPr>
            <w:ins w:id="8898" w:author="Claude" w:date="2026-09-27T17:00:00Z">
              <w:r>
                <w:t xml:space="preserve">The image is Ubuntu, any version</w:t>
              </w:r>
            </w:ins>
          </w:p>
        </w:tc>
      </w:tr>
    </w:tbl>
    <w:p>
      <w:pPr>
        <w:pStyle w:val="Normal"/>
        <w:rPr>
          <w:ins w:id="8899" w:author="Claude" w:date="2026-09-27T17:00:00Z"/>
        </w:rPr>
      </w:pPr>
      <w:ins w:id="8900" w:author="Claude" w:date="2026-09-27T17:00:00Z">
        <w:r>
          <w:t xml:space="preserve">Never add the OS version (</w:t>
        </w:r>
        <w:r>
          <w:rPr>
            <w:rStyle w:val="CodeChar"/>
          </w:rPr>
          <w:t xml:space="preserve">ol8</w:t>
        </w:r>
        <w:r>
          <w:t xml:space="preserve">, </w:t>
        </w:r>
        <w:r>
          <w:rPr>
            <w:rStyle w:val="CodeChar"/>
          </w:rPr>
          <w:t xml:space="preserve">win2022</w:t>
        </w:r>
        <w:r>
          <w:t xml:space="preserve">): an in-place upgrade would make the name wrong. The version goes in the </w:t>
        </w:r>
        <w:r>
          <w:rPr>
            <w:rStyle w:val="CodeChar"/>
          </w:rPr>
          <w:t xml:space="preserve">operations.OsVersion</w:t>
        </w:r>
        <w:r>
          <w:t xml:space="preserve"> tag. </w:t>
        </w:r>
        <w:r>
          <w:rPr>
            <w:b/>
          </w:rPr>
          <w:t xml:space="preserve">Only exception:</w:t>
        </w:r>
        <w:r>
          <w:t xml:space="preserve"> custom images (</w:t>
        </w:r>
        <w:r>
          <w:rPr>
            <w:rStyle w:val="CodeChar"/>
          </w:rPr>
          <w:t xml:space="preserve">img</w:t>
        </w:r>
        <w:r>
          <w:t xml:space="preserve">) are immutable, so their qualifier includes the version (</w:t>
        </w:r>
        <w:r>
          <w:rPr>
            <w:rStyle w:val="CodeChar"/>
          </w:rPr>
          <w:t xml:space="preserve">ol9</w:t>
        </w:r>
        <w:r>
          <w:t xml:space="preserve">, </w:t>
        </w:r>
        <w:r>
          <w:rPr>
            <w:rStyle w:val="CodeChar"/>
          </w:rPr>
          <w:t xml:space="preserve">win22</w:t>
        </w:r>
        <w:r>
          <w:t xml:space="preserve">) and their number is the build date (section 13).</w:t>
        </w:r>
      </w:ins>
    </w:p>
    <w:p>
      <w:pPr>
        <w:pStyle w:val="Normal"/>
        <w:rPr>
          <w:ins w:id="8901" w:author="Claude" w:date="2026-09-27T17:00:00Z"/>
        </w:rPr>
      </w:pPr>
      <w:ins w:id="8902" w:author="Claude" w:date="2026-09-27T17:00:00Z">
        <w:r>
          <w:rPr>
            <w:b/>
          </w:rPr>
          <w:t xml:space="preserve">B. Autonomous Database workload</w:t>
        </w:r>
        <w:r>
          <w:t xml:space="preserve"> — for </w:t>
        </w:r>
        <w:r>
          <w:rPr>
            <w:rStyle w:val="CodeChar"/>
          </w:rPr>
          <w:t xml:space="preserve">adb</w:t>
        </w:r>
        <w:r>
          <w:t xml:space="preserve"> (Required)</w:t>
        </w:r>
      </w:ins>
    </w:p>
    <w:tbl>
      <w:tblPr>
        <w:tblStyle w:val="TableGrid"/>
        <w:tblW w:w="9360" w:type="dxa"/>
        <w:tblInd w:w="113" w:type="dxa"/>
        <w:tblLayout w:type="fixed"/>
        <w:tblLook w:val="04a0" w:firstRow="1"/>
      </w:tblPr>
      <w:tblGrid>
        <w:gridCol w:w="1554"/>
        <w:gridCol w:w="3886"/>
        <w:gridCol w:w="3920"/>
      </w:tblGrid>
      <w:tr>
        <w:trPr>
          <w:tblHeader w:val="true"/>
          <w:ins w:id="8903" w:author="Claude" w:date="2026-09-27T17:00:00Z"/>
        </w:trPr>
        <w:tc>
          <w:tcPr>
            <w:tcW w:w="1554" w:type="dxa"/>
            <w:shd w:val="clear" w:color="auto" w:fill="F2F2F2"/>
          </w:tcPr>
          <w:p>
            <w:pPr>
              <w:pStyle w:val="Normal"/>
              <w:rPr>
                <w:ins w:id="8904" w:author="Claude" w:date="2026-09-27T17:00:00Z"/>
              </w:rPr>
            </w:pPr>
            <w:ins w:id="8905" w:author="Claude" w:date="2026-09-27T17:00:00Z">
              <w:r>
                <w:t xml:space="preserve">Value</w:t>
              </w:r>
            </w:ins>
          </w:p>
        </w:tc>
        <w:tc>
          <w:tcPr>
            <w:tcW w:w="3886" w:type="dxa"/>
            <w:shd w:val="clear" w:color="auto" w:fill="F2F2F2"/>
          </w:tcPr>
          <w:p>
            <w:pPr>
              <w:pStyle w:val="Normal"/>
              <w:rPr>
                <w:ins w:id="8906" w:author="Claude" w:date="2026-09-27T17:00:00Z"/>
              </w:rPr>
            </w:pPr>
            <w:ins w:id="8907" w:author="Claude" w:date="2026-09-27T17:00:00Z">
              <w:r>
                <w:t xml:space="preserve">Meaning</w:t>
              </w:r>
            </w:ins>
          </w:p>
        </w:tc>
        <w:tc>
          <w:tcPr>
            <w:tcW w:w="3920" w:type="dxa"/>
            <w:shd w:val="clear" w:color="auto" w:fill="F2F2F2"/>
          </w:tcPr>
          <w:p>
            <w:pPr>
              <w:pStyle w:val="Normal"/>
              <w:rPr>
                <w:ins w:id="8908" w:author="Claude" w:date="2026-09-27T17:00:00Z"/>
              </w:rPr>
            </w:pPr>
            <w:ins w:id="8909" w:author="Claude" w:date="2026-09-27T17:00:00Z">
              <w:r>
                <w:t xml:space="preserve">Choose it when</w:t>
              </w:r>
            </w:ins>
          </w:p>
        </w:tc>
      </w:tr>
      <w:tr>
        <w:trPr>
          <w:ins w:id="8910" w:author="Claude" w:date="2026-09-27T17:00:00Z"/>
        </w:trPr>
        <w:tc>
          <w:tcPr>
            <w:tcW w:w="1554" w:type="dxa"/>
          </w:tcPr>
          <w:p>
            <w:pPr>
              <w:pStyle w:val="Normal"/>
              <w:rPr>
                <w:ins w:id="8911" w:author="Claude" w:date="2026-09-27T17:00:00Z"/>
              </w:rPr>
            </w:pPr>
            <w:ins w:id="8912" w:author="Claude" w:date="2026-09-27T17:00:00Z">
              <w:r>
                <w:rPr>
                  <w:rStyle w:val="CodeChar"/>
                </w:rPr>
                <w:t xml:space="preserve">atp</w:t>
              </w:r>
            </w:ins>
          </w:p>
        </w:tc>
        <w:tc>
          <w:tcPr>
            <w:tcW w:w="3886" w:type="dxa"/>
          </w:tcPr>
          <w:p>
            <w:pPr>
              <w:pStyle w:val="Normal"/>
              <w:rPr>
                <w:ins w:id="8913" w:author="Claude" w:date="2026-09-27T17:00:00Z"/>
              </w:rPr>
            </w:pPr>
            <w:ins w:id="8914" w:author="Claude" w:date="2026-09-27T17:00:00Z">
              <w:r>
                <w:t xml:space="preserve">Autonomous Transaction Processing</w:t>
              </w:r>
            </w:ins>
          </w:p>
        </w:tc>
        <w:tc>
          <w:tcPr>
            <w:tcW w:w="3920" w:type="dxa"/>
          </w:tcPr>
          <w:p>
            <w:pPr>
              <w:pStyle w:val="Normal"/>
              <w:rPr>
                <w:ins w:id="8915" w:author="Claude" w:date="2026-09-27T17:00:00Z"/>
              </w:rPr>
            </w:pPr>
            <w:ins w:id="8916" w:author="Claude" w:date="2026-09-27T17:00:00Z">
              <w:r>
                <w:t xml:space="preserve">OLTP, application back-ends</w:t>
              </w:r>
            </w:ins>
          </w:p>
        </w:tc>
      </w:tr>
      <w:tr>
        <w:trPr>
          <w:ins w:id="8917" w:author="Claude" w:date="2026-09-27T17:00:00Z"/>
        </w:trPr>
        <w:tc>
          <w:tcPr>
            <w:tcW w:w="1554" w:type="dxa"/>
          </w:tcPr>
          <w:p>
            <w:pPr>
              <w:pStyle w:val="Normal"/>
              <w:rPr>
                <w:ins w:id="8918" w:author="Claude" w:date="2026-09-27T17:00:00Z"/>
              </w:rPr>
            </w:pPr>
            <w:ins w:id="8919" w:author="Claude" w:date="2026-09-27T17:00:00Z">
              <w:r>
                <w:rPr>
                  <w:rStyle w:val="CodeChar"/>
                </w:rPr>
                <w:t xml:space="preserve">adw</w:t>
              </w:r>
            </w:ins>
          </w:p>
        </w:tc>
        <w:tc>
          <w:tcPr>
            <w:tcW w:w="3886" w:type="dxa"/>
          </w:tcPr>
          <w:p>
            <w:pPr>
              <w:pStyle w:val="Normal"/>
              <w:rPr>
                <w:ins w:id="8920" w:author="Claude" w:date="2026-09-27T17:00:00Z"/>
              </w:rPr>
            </w:pPr>
            <w:ins w:id="8921" w:author="Claude" w:date="2026-09-27T17:00:00Z">
              <w:r>
                <w:t xml:space="preserve">Autonomous Data Warehouse</w:t>
              </w:r>
            </w:ins>
          </w:p>
        </w:tc>
        <w:tc>
          <w:tcPr>
            <w:tcW w:w="3920" w:type="dxa"/>
          </w:tcPr>
          <w:p>
            <w:pPr>
              <w:pStyle w:val="Normal"/>
              <w:rPr>
                <w:ins w:id="8922" w:author="Claude" w:date="2026-09-27T17:00:00Z"/>
              </w:rPr>
            </w:pPr>
            <w:ins w:id="8923" w:author="Claude" w:date="2026-09-27T17:00:00Z">
              <w:r>
                <w:t xml:space="preserve">Analytics, reporting, data marts</w:t>
              </w:r>
            </w:ins>
          </w:p>
        </w:tc>
      </w:tr>
      <w:tr>
        <w:trPr>
          <w:ins w:id="8924" w:author="Claude" w:date="2026-09-27T17:00:00Z"/>
        </w:trPr>
        <w:tc>
          <w:tcPr>
            <w:tcW w:w="1554" w:type="dxa"/>
          </w:tcPr>
          <w:p>
            <w:pPr>
              <w:pStyle w:val="Normal"/>
              <w:rPr>
                <w:ins w:id="8925" w:author="Claude" w:date="2026-09-27T17:00:00Z"/>
              </w:rPr>
            </w:pPr>
            <w:ins w:id="8926" w:author="Claude" w:date="2026-09-27T17:00:00Z">
              <w:r>
                <w:rPr>
                  <w:rStyle w:val="CodeChar"/>
                </w:rPr>
                <w:t xml:space="preserve">ajd</w:t>
              </w:r>
            </w:ins>
          </w:p>
        </w:tc>
        <w:tc>
          <w:tcPr>
            <w:tcW w:w="3886" w:type="dxa"/>
          </w:tcPr>
          <w:p>
            <w:pPr>
              <w:pStyle w:val="Normal"/>
              <w:rPr>
                <w:ins w:id="8927" w:author="Claude" w:date="2026-09-27T17:00:00Z"/>
              </w:rPr>
            </w:pPr>
            <w:ins w:id="8928" w:author="Claude" w:date="2026-09-27T17:00:00Z">
              <w:r>
                <w:t xml:space="preserve">Autonomous JSON Database</w:t>
              </w:r>
            </w:ins>
          </w:p>
        </w:tc>
        <w:tc>
          <w:tcPr>
            <w:tcW w:w="3920" w:type="dxa"/>
          </w:tcPr>
          <w:p>
            <w:pPr>
              <w:pStyle w:val="Normal"/>
              <w:rPr>
                <w:ins w:id="8929" w:author="Claude" w:date="2026-09-27T17:00:00Z"/>
              </w:rPr>
            </w:pPr>
            <w:ins w:id="8930" w:author="Claude" w:date="2026-09-27T17:00:00Z">
              <w:r>
                <w:t xml:space="preserve">Document / JSON workloads</w:t>
              </w:r>
            </w:ins>
          </w:p>
        </w:tc>
      </w:tr>
      <w:tr>
        <w:trPr>
          <w:ins w:id="8931" w:author="Claude" w:date="2026-09-27T17:00:00Z"/>
        </w:trPr>
        <w:tc>
          <w:tcPr>
            <w:tcW w:w="1554" w:type="dxa"/>
          </w:tcPr>
          <w:p>
            <w:pPr>
              <w:pStyle w:val="Normal"/>
              <w:rPr>
                <w:ins w:id="8932" w:author="Claude" w:date="2026-09-27T17:00:00Z"/>
              </w:rPr>
            </w:pPr>
            <w:ins w:id="8933" w:author="Claude" w:date="2026-09-27T17:00:00Z">
              <w:r>
                <w:rPr>
                  <w:rStyle w:val="CodeChar"/>
                </w:rPr>
                <w:t xml:space="preserve">apx</w:t>
              </w:r>
            </w:ins>
          </w:p>
        </w:tc>
        <w:tc>
          <w:tcPr>
            <w:tcW w:w="3886" w:type="dxa"/>
          </w:tcPr>
          <w:p>
            <w:pPr>
              <w:pStyle w:val="Normal"/>
              <w:rPr>
                <w:ins w:id="8934" w:author="Claude" w:date="2026-09-27T17:00:00Z"/>
              </w:rPr>
            </w:pPr>
            <w:ins w:id="8935" w:author="Claude" w:date="2026-09-27T17:00:00Z">
              <w:r>
                <w:t xml:space="preserve">APEX Application Development</w:t>
              </w:r>
            </w:ins>
          </w:p>
        </w:tc>
        <w:tc>
          <w:tcPr>
            <w:tcW w:w="3920" w:type="dxa"/>
          </w:tcPr>
          <w:p>
            <w:pPr>
              <w:pStyle w:val="Normal"/>
              <w:rPr>
                <w:ins w:id="8936" w:author="Claude" w:date="2026-09-27T17:00:00Z"/>
              </w:rPr>
            </w:pPr>
            <w:ins w:id="8937" w:author="Claude" w:date="2026-09-27T17:00:00Z">
              <w:r>
                <w:t xml:space="preserve">APEX low-code applications</w:t>
              </w:r>
            </w:ins>
          </w:p>
        </w:tc>
      </w:tr>
    </w:tbl>
    <w:p>
      <w:pPr>
        <w:pStyle w:val="Normal"/>
        <w:rPr>
          <w:ins w:id="8938" w:author="Claude" w:date="2026-09-27T17:00:00Z"/>
        </w:rPr>
      </w:pPr>
      <w:ins w:id="8939" w:author="Claude" w:date="2026-09-27T17:00:00Z">
        <w:r>
          <w:rPr>
            <w:b/>
          </w:rPr>
          <w:t xml:space="preserve">C. Database topology</w:t>
        </w:r>
        <w:r>
          <w:t xml:space="preserve"> — for </w:t>
        </w:r>
        <w:r>
          <w:rPr>
            <w:rStyle w:val="CodeChar"/>
          </w:rPr>
          <w:t xml:space="preserve">dbs</w:t>
        </w:r>
        <w:r>
          <w:t xml:space="preserve"> (Required: </w:t>
        </w:r>
        <w:r>
          <w:rPr>
            <w:rStyle w:val="CodeChar"/>
          </w:rPr>
          <w:t xml:space="preserve">si</w:t>
        </w:r>
        <w:r>
          <w:t xml:space="preserve"> or </w:t>
        </w:r>
        <w:r>
          <w:rPr>
            <w:rStyle w:val="CodeChar"/>
          </w:rPr>
          <w:t xml:space="preserve">rac</w:t>
        </w:r>
        <w:r>
          <w:t xml:space="preserve">), </w:t>
        </w:r>
        <w:r>
          <w:rPr>
            <w:rStyle w:val="CodeChar"/>
          </w:rPr>
          <w:t xml:space="preserve">mys</w:t>
        </w:r>
        <w:r>
          <w:t xml:space="preserve"> and </w:t>
        </w:r>
        <w:r>
          <w:rPr>
            <w:rStyle w:val="CodeChar"/>
          </w:rPr>
          <w:t xml:space="preserve">pgs</w:t>
        </w:r>
        <w:r>
          <w:t xml:space="preserve"> (Required: </w:t>
        </w:r>
        <w:r>
          <w:rPr>
            <w:rStyle w:val="CodeChar"/>
          </w:rPr>
          <w:t xml:space="preserve">si</w:t>
        </w:r>
        <w:r>
          <w:t xml:space="preserve"> or </w:t>
        </w:r>
        <w:r>
          <w:rPr>
            <w:rStyle w:val="CodeChar"/>
          </w:rPr>
          <w:t xml:space="preserve">ha</w:t>
        </w:r>
        <w:r>
          <w:t xml:space="preserve">)</w:t>
        </w:r>
      </w:ins>
    </w:p>
    <w:tbl>
      <w:tblPr>
        <w:tblStyle w:val="TableGrid"/>
        <w:tblW w:w="9360" w:type="dxa"/>
        <w:tblInd w:w="113" w:type="dxa"/>
        <w:tblLayout w:type="fixed"/>
        <w:tblLook w:val="04a0" w:firstRow="1"/>
      </w:tblPr>
      <w:tblGrid>
        <w:gridCol w:w="1445"/>
        <w:gridCol w:w="3095"/>
        <w:gridCol w:w="4820"/>
      </w:tblGrid>
      <w:tr>
        <w:trPr>
          <w:tblHeader w:val="true"/>
          <w:ins w:id="8940" w:author="Claude" w:date="2026-09-27T17:00:00Z"/>
        </w:trPr>
        <w:tc>
          <w:tcPr>
            <w:tcW w:w="1445" w:type="dxa"/>
            <w:shd w:val="clear" w:color="auto" w:fill="F2F2F2"/>
          </w:tcPr>
          <w:p>
            <w:pPr>
              <w:pStyle w:val="Normal"/>
              <w:rPr>
                <w:ins w:id="8941" w:author="Claude" w:date="2026-09-27T17:00:00Z"/>
              </w:rPr>
            </w:pPr>
            <w:ins w:id="8942" w:author="Claude" w:date="2026-09-27T17:00:00Z">
              <w:r>
                <w:t xml:space="preserve">Value</w:t>
              </w:r>
            </w:ins>
          </w:p>
        </w:tc>
        <w:tc>
          <w:tcPr>
            <w:tcW w:w="3095" w:type="dxa"/>
            <w:shd w:val="clear" w:color="auto" w:fill="F2F2F2"/>
          </w:tcPr>
          <w:p>
            <w:pPr>
              <w:pStyle w:val="Normal"/>
              <w:rPr>
                <w:ins w:id="8943" w:author="Claude" w:date="2026-09-27T17:00:00Z"/>
              </w:rPr>
            </w:pPr>
            <w:ins w:id="8944" w:author="Claude" w:date="2026-09-27T17:00:00Z">
              <w:r>
                <w:t xml:space="preserve">Meaning</w:t>
              </w:r>
            </w:ins>
          </w:p>
        </w:tc>
        <w:tc>
          <w:tcPr>
            <w:tcW w:w="4820" w:type="dxa"/>
            <w:shd w:val="clear" w:color="auto" w:fill="F2F2F2"/>
          </w:tcPr>
          <w:p>
            <w:pPr>
              <w:pStyle w:val="Normal"/>
              <w:rPr>
                <w:ins w:id="8945" w:author="Claude" w:date="2026-09-27T17:00:00Z"/>
              </w:rPr>
            </w:pPr>
            <w:ins w:id="8946" w:author="Claude" w:date="2026-09-27T17:00:00Z">
              <w:r>
                <w:t xml:space="preserve">Choose it when</w:t>
              </w:r>
            </w:ins>
          </w:p>
        </w:tc>
      </w:tr>
      <w:tr>
        <w:trPr>
          <w:ins w:id="8947" w:author="Claude" w:date="2026-09-27T17:00:00Z"/>
        </w:trPr>
        <w:tc>
          <w:tcPr>
            <w:tcW w:w="1445" w:type="dxa"/>
          </w:tcPr>
          <w:p>
            <w:pPr>
              <w:pStyle w:val="Normal"/>
              <w:rPr>
                <w:ins w:id="8948" w:author="Claude" w:date="2026-09-27T17:00:00Z"/>
              </w:rPr>
            </w:pPr>
            <w:ins w:id="8949" w:author="Claude" w:date="2026-09-27T17:00:00Z">
              <w:r>
                <w:rPr>
                  <w:rStyle w:val="CodeChar"/>
                </w:rPr>
                <w:t xml:space="preserve">si</w:t>
              </w:r>
            </w:ins>
          </w:p>
        </w:tc>
        <w:tc>
          <w:tcPr>
            <w:tcW w:w="3095" w:type="dxa"/>
          </w:tcPr>
          <w:p>
            <w:pPr>
              <w:pStyle w:val="Normal"/>
              <w:rPr>
                <w:ins w:id="8950" w:author="Claude" w:date="2026-09-27T17:00:00Z"/>
              </w:rPr>
            </w:pPr>
            <w:ins w:id="8951" w:author="Claude" w:date="2026-09-27T17:00:00Z">
              <w:r>
                <w:t xml:space="preserve">Single instance</w:t>
              </w:r>
            </w:ins>
          </w:p>
        </w:tc>
        <w:tc>
          <w:tcPr>
            <w:tcW w:w="4820" w:type="dxa"/>
          </w:tcPr>
          <w:p>
            <w:pPr>
              <w:pStyle w:val="Normal"/>
              <w:rPr>
                <w:ins w:id="8952" w:author="Claude" w:date="2026-09-27T17:00:00Z"/>
              </w:rPr>
            </w:pPr>
            <w:ins w:id="8953" w:author="Claude" w:date="2026-09-27T17:00:00Z">
              <w:r>
                <w:t xml:space="preserve">One database node</w:t>
              </w:r>
            </w:ins>
          </w:p>
        </w:tc>
      </w:tr>
      <w:tr>
        <w:trPr>
          <w:ins w:id="8954" w:author="Claude" w:date="2026-09-27T17:00:00Z"/>
        </w:trPr>
        <w:tc>
          <w:tcPr>
            <w:tcW w:w="1445" w:type="dxa"/>
          </w:tcPr>
          <w:p>
            <w:pPr>
              <w:pStyle w:val="Normal"/>
              <w:rPr>
                <w:ins w:id="8955" w:author="Claude" w:date="2026-09-27T17:00:00Z"/>
              </w:rPr>
            </w:pPr>
            <w:ins w:id="8956" w:author="Claude" w:date="2026-09-27T17:00:00Z">
              <w:r>
                <w:rPr>
                  <w:rStyle w:val="CodeChar"/>
                </w:rPr>
                <w:t xml:space="preserve">rac</w:t>
              </w:r>
            </w:ins>
          </w:p>
        </w:tc>
        <w:tc>
          <w:tcPr>
            <w:tcW w:w="3095" w:type="dxa"/>
          </w:tcPr>
          <w:p>
            <w:pPr>
              <w:pStyle w:val="Normal"/>
              <w:rPr>
                <w:ins w:id="8957" w:author="Claude" w:date="2026-09-27T17:00:00Z"/>
              </w:rPr>
            </w:pPr>
            <w:ins w:id="8958" w:author="Claude" w:date="2026-09-27T17:00:00Z">
              <w:r>
                <w:t xml:space="preserve">Real Application Clusters</w:t>
              </w:r>
            </w:ins>
          </w:p>
        </w:tc>
        <w:tc>
          <w:tcPr>
            <w:tcW w:w="4820" w:type="dxa"/>
          </w:tcPr>
          <w:p>
            <w:pPr>
              <w:pStyle w:val="Normal"/>
              <w:rPr>
                <w:ins w:id="8959" w:author="Claude" w:date="2026-09-27T17:00:00Z"/>
              </w:rPr>
            </w:pPr>
            <w:ins w:id="8960" w:author="Claude" w:date="2026-09-27T17:00:00Z">
              <w:r>
                <w:t xml:space="preserve">Base Database system with 2 or more RAC nodes</w:t>
              </w:r>
            </w:ins>
          </w:p>
        </w:tc>
      </w:tr>
      <w:tr>
        <w:trPr>
          <w:ins w:id="8961" w:author="Claude" w:date="2026-09-27T17:00:00Z"/>
        </w:trPr>
        <w:tc>
          <w:tcPr>
            <w:tcW w:w="1445" w:type="dxa"/>
          </w:tcPr>
          <w:p>
            <w:pPr>
              <w:pStyle w:val="Normal"/>
              <w:rPr>
                <w:ins w:id="8962" w:author="Claude" w:date="2026-09-27T17:00:00Z"/>
              </w:rPr>
            </w:pPr>
            <w:ins w:id="8963" w:author="Claude" w:date="2026-09-27T17:00:00Z">
              <w:r>
                <w:rPr>
                  <w:rStyle w:val="CodeChar"/>
                </w:rPr>
                <w:t xml:space="preserve">ha</w:t>
              </w:r>
            </w:ins>
          </w:p>
        </w:tc>
        <w:tc>
          <w:tcPr>
            <w:tcW w:w="3095" w:type="dxa"/>
          </w:tcPr>
          <w:p>
            <w:pPr>
              <w:pStyle w:val="Normal"/>
              <w:rPr>
                <w:ins w:id="8964" w:author="Claude" w:date="2026-09-27T17:00:00Z"/>
              </w:rPr>
            </w:pPr>
            <w:ins w:id="8965" w:author="Claude" w:date="2026-09-27T17:00:00Z">
              <w:r>
                <w:t xml:space="preserve">High availability</w:t>
              </w:r>
            </w:ins>
          </w:p>
        </w:tc>
        <w:tc>
          <w:tcPr>
            <w:tcW w:w="4820" w:type="dxa"/>
          </w:tcPr>
          <w:p>
            <w:pPr>
              <w:pStyle w:val="Normal"/>
              <w:rPr>
                <w:ins w:id="8966" w:author="Claude" w:date="2026-09-27T17:00:00Z"/>
              </w:rPr>
            </w:pPr>
            <w:ins w:id="8967" w:author="Claude" w:date="2026-09-27T17:00:00Z">
              <w:r>
                <w:t xml:space="preserve">MySQL HeatWave or PostgreSQL deployed with its built-in HA option</w:t>
              </w:r>
            </w:ins>
          </w:p>
        </w:tc>
      </w:tr>
    </w:tbl>
    <w:p>
      <w:pPr>
        <w:pStyle w:val="Normal"/>
        <w:rPr>
          <w:ins w:id="8968" w:author="Claude" w:date="2026-09-27T17:00:00Z"/>
        </w:rPr>
      </w:pPr>
      <w:ins w:id="8969" w:author="Claude" w:date="2026-09-27T17:00:00Z">
        <w:r>
          <w:rPr>
            <w:b/>
          </w:rPr>
          <w:t xml:space="preserve">D. Network tier</w:t>
        </w:r>
        <w:r>
          <w:t xml:space="preserve"> — for </w:t>
        </w:r>
        <w:r>
          <w:rPr>
            <w:rStyle w:val="CodeChar"/>
          </w:rPr>
          <w:t xml:space="preserve">snt</w:t>
        </w:r>
        <w:r>
          <w:t xml:space="preserve">, </w:t>
        </w:r>
        <w:r>
          <w:rPr>
            <w:rStyle w:val="CodeChar"/>
          </w:rPr>
          <w:t xml:space="preserve">nsg</w:t>
        </w:r>
        <w:r>
          <w:t xml:space="preserve">, </w:t>
        </w:r>
        <w:r>
          <w:rPr>
            <w:rStyle w:val="CodeChar"/>
          </w:rPr>
          <w:t xml:space="preserve">scl</w:t>
        </w:r>
        <w:r>
          <w:t xml:space="preserve">, </w:t>
        </w:r>
        <w:r>
          <w:rPr>
            <w:rStyle w:val="CodeChar"/>
          </w:rPr>
          <w:t xml:space="preserve">rtb</w:t>
        </w:r>
        <w:r>
          <w:t xml:space="preserve"> (Required)</w:t>
        </w:r>
      </w:ins>
    </w:p>
    <w:tbl>
      <w:tblPr>
        <w:tblStyle w:val="TableGrid"/>
        <w:tblW w:w="9360" w:type="dxa"/>
        <w:tblInd w:w="113" w:type="dxa"/>
        <w:tblLayout w:type="fixed"/>
        <w:tblLook w:val="04a0" w:firstRow="1"/>
      </w:tblPr>
      <w:tblGrid>
        <w:gridCol w:w="1522"/>
        <w:gridCol w:w="3183"/>
        <w:gridCol w:w="4655"/>
      </w:tblGrid>
      <w:tr>
        <w:trPr>
          <w:tblHeader w:val="true"/>
          <w:ins w:id="8970" w:author="Claude" w:date="2026-09-27T17:00:00Z"/>
        </w:trPr>
        <w:tc>
          <w:tcPr>
            <w:tcW w:w="1522" w:type="dxa"/>
            <w:shd w:val="clear" w:color="auto" w:fill="F2F2F2"/>
          </w:tcPr>
          <w:p>
            <w:pPr>
              <w:pStyle w:val="Normal"/>
              <w:rPr>
                <w:ins w:id="8971" w:author="Claude" w:date="2026-09-27T17:00:00Z"/>
              </w:rPr>
            </w:pPr>
            <w:ins w:id="8972" w:author="Claude" w:date="2026-09-27T17:00:00Z">
              <w:r>
                <w:t xml:space="preserve">Value</w:t>
              </w:r>
            </w:ins>
          </w:p>
        </w:tc>
        <w:tc>
          <w:tcPr>
            <w:tcW w:w="3183" w:type="dxa"/>
            <w:shd w:val="clear" w:color="auto" w:fill="F2F2F2"/>
          </w:tcPr>
          <w:p>
            <w:pPr>
              <w:pStyle w:val="Normal"/>
              <w:rPr>
                <w:ins w:id="8973" w:author="Claude" w:date="2026-09-27T17:00:00Z"/>
              </w:rPr>
            </w:pPr>
            <w:ins w:id="8974" w:author="Claude" w:date="2026-09-27T17:00:00Z">
              <w:r>
                <w:t xml:space="preserve">Meaning</w:t>
              </w:r>
            </w:ins>
          </w:p>
        </w:tc>
        <w:tc>
          <w:tcPr>
            <w:tcW w:w="4655" w:type="dxa"/>
            <w:shd w:val="clear" w:color="auto" w:fill="F2F2F2"/>
          </w:tcPr>
          <w:p>
            <w:pPr>
              <w:pStyle w:val="Normal"/>
              <w:rPr>
                <w:ins w:id="8975" w:author="Claude" w:date="2026-09-27T17:00:00Z"/>
              </w:rPr>
            </w:pPr>
            <w:ins w:id="8976" w:author="Claude" w:date="2026-09-27T17:00:00Z">
              <w:r>
                <w:t xml:space="preserve">Choose it when</w:t>
              </w:r>
            </w:ins>
          </w:p>
        </w:tc>
      </w:tr>
      <w:tr>
        <w:trPr>
          <w:ins w:id="8977" w:author="Claude" w:date="2026-09-27T17:00:00Z"/>
        </w:trPr>
        <w:tc>
          <w:tcPr>
            <w:tcW w:w="1522" w:type="dxa"/>
          </w:tcPr>
          <w:p>
            <w:pPr>
              <w:pStyle w:val="Normal"/>
              <w:rPr>
                <w:ins w:id="8978" w:author="Claude" w:date="2026-09-27T17:00:00Z"/>
              </w:rPr>
            </w:pPr>
            <w:ins w:id="8979" w:author="Claude" w:date="2026-09-27T17:00:00Z">
              <w:r>
                <w:rPr>
                  <w:rStyle w:val="CodeChar"/>
                </w:rPr>
                <w:t xml:space="preserve">dmz</w:t>
              </w:r>
            </w:ins>
          </w:p>
        </w:tc>
        <w:tc>
          <w:tcPr>
            <w:tcW w:w="3183" w:type="dxa"/>
          </w:tcPr>
          <w:p>
            <w:pPr>
              <w:pStyle w:val="Normal"/>
              <w:rPr>
                <w:ins w:id="8980" w:author="Claude" w:date="2026-09-27T17:00:00Z"/>
              </w:rPr>
            </w:pPr>
            <w:ins w:id="8981" w:author="Claude" w:date="2026-09-27T17:00:00Z">
              <w:r>
                <w:t xml:space="preserve">Internet-facing zone</w:t>
              </w:r>
            </w:ins>
          </w:p>
        </w:tc>
        <w:tc>
          <w:tcPr>
            <w:tcW w:w="4655" w:type="dxa"/>
          </w:tcPr>
          <w:p>
            <w:pPr>
              <w:pStyle w:val="Normal"/>
              <w:rPr>
                <w:ins w:id="8982" w:author="Claude" w:date="2026-09-27T17:00:00Z"/>
              </w:rPr>
            </w:pPr>
            <w:ins w:id="8983" w:author="Claude" w:date="2026-09-27T17:00:00Z">
              <w:r>
                <w:t xml:space="preserve">The only public subnet type; hosts public load balancers or WAF front ends</w:t>
              </w:r>
            </w:ins>
          </w:p>
        </w:tc>
      </w:tr>
      <w:tr>
        <w:trPr>
          <w:ins w:id="8984" w:author="Claude" w:date="2026-09-27T17:00:00Z"/>
        </w:trPr>
        <w:tc>
          <w:tcPr>
            <w:tcW w:w="1522" w:type="dxa"/>
          </w:tcPr>
          <w:p>
            <w:pPr>
              <w:pStyle w:val="Normal"/>
              <w:rPr>
                <w:ins w:id="8985" w:author="Claude" w:date="2026-09-27T17:00:00Z"/>
              </w:rPr>
            </w:pPr>
            <w:ins w:id="8986" w:author="Claude" w:date="2026-09-27T17:00:00Z">
              <w:r>
                <w:rPr>
                  <w:rStyle w:val="CodeChar"/>
                </w:rPr>
                <w:t xml:space="preserve">lb</w:t>
              </w:r>
            </w:ins>
          </w:p>
        </w:tc>
        <w:tc>
          <w:tcPr>
            <w:tcW w:w="3183" w:type="dxa"/>
          </w:tcPr>
          <w:p>
            <w:pPr>
              <w:pStyle w:val="Normal"/>
              <w:rPr>
                <w:ins w:id="8987" w:author="Claude" w:date="2026-09-27T17:00:00Z"/>
              </w:rPr>
            </w:pPr>
            <w:ins w:id="8988" w:author="Claude" w:date="2026-09-27T17:00:00Z">
              <w:r>
                <w:t xml:space="preserve">Load balancer tier</w:t>
              </w:r>
            </w:ins>
          </w:p>
        </w:tc>
        <w:tc>
          <w:tcPr>
            <w:tcW w:w="4655" w:type="dxa"/>
          </w:tcPr>
          <w:p>
            <w:pPr>
              <w:pStyle w:val="Normal"/>
              <w:rPr>
                <w:ins w:id="8989" w:author="Claude" w:date="2026-09-27T17:00:00Z"/>
              </w:rPr>
            </w:pPr>
            <w:ins w:id="8990" w:author="Claude" w:date="2026-09-27T17:00:00Z">
              <w:r>
                <w:t xml:space="preserve">Private load balancers</w:t>
              </w:r>
            </w:ins>
          </w:p>
        </w:tc>
      </w:tr>
      <w:tr>
        <w:trPr>
          <w:ins w:id="8991" w:author="Claude" w:date="2026-09-27T17:00:00Z"/>
        </w:trPr>
        <w:tc>
          <w:tcPr>
            <w:tcW w:w="1522" w:type="dxa"/>
          </w:tcPr>
          <w:p>
            <w:pPr>
              <w:pStyle w:val="Normal"/>
              <w:rPr>
                <w:ins w:id="8992" w:author="Claude" w:date="2026-09-27T17:00:00Z"/>
              </w:rPr>
            </w:pPr>
            <w:ins w:id="8993" w:author="Claude" w:date="2026-09-27T17:00:00Z">
              <w:r>
                <w:rPr>
                  <w:rStyle w:val="CodeChar"/>
                </w:rPr>
                <w:t xml:space="preserve">web</w:t>
              </w:r>
            </w:ins>
          </w:p>
        </w:tc>
        <w:tc>
          <w:tcPr>
            <w:tcW w:w="3183" w:type="dxa"/>
          </w:tcPr>
          <w:p>
            <w:pPr>
              <w:pStyle w:val="Normal"/>
              <w:rPr>
                <w:ins w:id="8994" w:author="Claude" w:date="2026-09-27T17:00:00Z"/>
              </w:rPr>
            </w:pPr>
            <w:ins w:id="8995" w:author="Claude" w:date="2026-09-27T17:00:00Z">
              <w:r>
                <w:t xml:space="preserve">Web tier</w:t>
              </w:r>
            </w:ins>
          </w:p>
        </w:tc>
        <w:tc>
          <w:tcPr>
            <w:tcW w:w="4655" w:type="dxa"/>
          </w:tcPr>
          <w:p>
            <w:pPr>
              <w:pStyle w:val="Normal"/>
              <w:rPr>
                <w:ins w:id="8996" w:author="Claude" w:date="2026-09-27T17:00:00Z"/>
              </w:rPr>
            </w:pPr>
            <w:ins w:id="8997" w:author="Claude" w:date="2026-09-27T17:00:00Z">
              <w:r>
                <w:t xml:space="preserve">Web servers, reverse proxies</w:t>
              </w:r>
            </w:ins>
          </w:p>
        </w:tc>
      </w:tr>
      <w:tr>
        <w:trPr>
          <w:ins w:id="8998" w:author="Claude" w:date="2026-09-27T17:00:00Z"/>
        </w:trPr>
        <w:tc>
          <w:tcPr>
            <w:tcW w:w="1522" w:type="dxa"/>
          </w:tcPr>
          <w:p>
            <w:pPr>
              <w:pStyle w:val="Normal"/>
              <w:rPr>
                <w:ins w:id="8999" w:author="Claude" w:date="2026-09-27T17:00:00Z"/>
              </w:rPr>
            </w:pPr>
            <w:ins w:id="9000" w:author="Claude" w:date="2026-09-27T17:00:00Z">
              <w:r>
                <w:rPr>
                  <w:rStyle w:val="CodeChar"/>
                </w:rPr>
                <w:t xml:space="preserve">app</w:t>
              </w:r>
            </w:ins>
          </w:p>
        </w:tc>
        <w:tc>
          <w:tcPr>
            <w:tcW w:w="3183" w:type="dxa"/>
          </w:tcPr>
          <w:p>
            <w:pPr>
              <w:pStyle w:val="Normal"/>
              <w:rPr>
                <w:ins w:id="9001" w:author="Claude" w:date="2026-09-27T17:00:00Z"/>
              </w:rPr>
            </w:pPr>
            <w:ins w:id="9002" w:author="Claude" w:date="2026-09-27T17:00:00Z">
              <w:r>
                <w:t xml:space="preserve">Application tier</w:t>
              </w:r>
            </w:ins>
          </w:p>
        </w:tc>
        <w:tc>
          <w:tcPr>
            <w:tcW w:w="4655" w:type="dxa"/>
          </w:tcPr>
          <w:p>
            <w:pPr>
              <w:pStyle w:val="Normal"/>
              <w:rPr>
                <w:ins w:id="9003" w:author="Claude" w:date="2026-09-27T17:00:00Z"/>
              </w:rPr>
            </w:pPr>
            <w:ins w:id="9004" w:author="Claude" w:date="2026-09-27T17:00:00Z">
              <w:r>
                <w:t xml:space="preserve">Application servers, middleware</w:t>
              </w:r>
            </w:ins>
          </w:p>
        </w:tc>
      </w:tr>
      <w:tr>
        <w:trPr>
          <w:ins w:id="9005" w:author="Claude" w:date="2026-09-27T17:00:00Z"/>
        </w:trPr>
        <w:tc>
          <w:tcPr>
            <w:tcW w:w="1522" w:type="dxa"/>
          </w:tcPr>
          <w:p>
            <w:pPr>
              <w:pStyle w:val="Normal"/>
              <w:rPr>
                <w:ins w:id="9006" w:author="Claude" w:date="2026-09-27T17:00:00Z"/>
              </w:rPr>
            </w:pPr>
            <w:ins w:id="9007" w:author="Claude" w:date="2026-09-27T17:00:00Z">
              <w:r>
                <w:rPr>
                  <w:rStyle w:val="CodeChar"/>
                </w:rPr>
                <w:t xml:space="preserve">db</w:t>
              </w:r>
            </w:ins>
          </w:p>
        </w:tc>
        <w:tc>
          <w:tcPr>
            <w:tcW w:w="3183" w:type="dxa"/>
          </w:tcPr>
          <w:p>
            <w:pPr>
              <w:pStyle w:val="Normal"/>
              <w:rPr>
                <w:ins w:id="9008" w:author="Claude" w:date="2026-09-27T17:00:00Z"/>
              </w:rPr>
            </w:pPr>
            <w:ins w:id="9009" w:author="Claude" w:date="2026-09-27T17:00:00Z">
              <w:r>
                <w:t xml:space="preserve">Database tier</w:t>
              </w:r>
            </w:ins>
          </w:p>
        </w:tc>
        <w:tc>
          <w:tcPr>
            <w:tcW w:w="4655" w:type="dxa"/>
          </w:tcPr>
          <w:p>
            <w:pPr>
              <w:pStyle w:val="Normal"/>
              <w:rPr>
                <w:ins w:id="9010" w:author="Claude" w:date="2026-09-27T17:00:00Z"/>
              </w:rPr>
            </w:pPr>
            <w:ins w:id="9011" w:author="Claude" w:date="2026-09-27T17:00:00Z">
              <w:r>
                <w:t xml:space="preserve">Databases of any kind</w:t>
              </w:r>
            </w:ins>
          </w:p>
        </w:tc>
      </w:tr>
      <w:tr>
        <w:trPr>
          <w:ins w:id="9012" w:author="Claude" w:date="2026-09-27T17:00:00Z"/>
        </w:trPr>
        <w:tc>
          <w:tcPr>
            <w:tcW w:w="1522" w:type="dxa"/>
          </w:tcPr>
          <w:p>
            <w:pPr>
              <w:pStyle w:val="Normal"/>
              <w:rPr>
                <w:ins w:id="9013" w:author="Claude" w:date="2026-09-27T17:00:00Z"/>
              </w:rPr>
            </w:pPr>
            <w:ins w:id="9014" w:author="Claude" w:date="2026-09-27T17:00:00Z">
              <w:r>
                <w:rPr>
                  <w:rStyle w:val="CodeChar"/>
                </w:rPr>
                <w:t xml:space="preserve">wrk</w:t>
              </w:r>
            </w:ins>
          </w:p>
        </w:tc>
        <w:tc>
          <w:tcPr>
            <w:tcW w:w="3183" w:type="dxa"/>
          </w:tcPr>
          <w:p>
            <w:pPr>
              <w:pStyle w:val="Normal"/>
              <w:rPr>
                <w:ins w:id="9015" w:author="Claude" w:date="2026-09-27T17:00:00Z"/>
              </w:rPr>
            </w:pPr>
            <w:ins w:id="9016" w:author="Claude" w:date="2026-09-27T17:00:00Z">
              <w:r>
                <w:t xml:space="preserve">OKE worker nodes</w:t>
              </w:r>
            </w:ins>
          </w:p>
        </w:tc>
        <w:tc>
          <w:tcPr>
            <w:tcW w:w="4655" w:type="dxa"/>
          </w:tcPr>
          <w:p>
            <w:pPr>
              <w:pStyle w:val="Normal"/>
              <w:rPr>
                <w:ins w:id="9017" w:author="Claude" w:date="2026-09-27T17:00:00Z"/>
              </w:rPr>
            </w:pPr>
            <w:ins w:id="9018" w:author="Claude" w:date="2026-09-27T17:00:00Z">
              <w:r>
                <w:t xml:space="preserve">Kubernetes worker node subnet</w:t>
              </w:r>
            </w:ins>
          </w:p>
        </w:tc>
      </w:tr>
      <w:tr>
        <w:trPr>
          <w:ins w:id="9019" w:author="Claude" w:date="2026-09-27T17:00:00Z"/>
        </w:trPr>
        <w:tc>
          <w:tcPr>
            <w:tcW w:w="1522" w:type="dxa"/>
          </w:tcPr>
          <w:p>
            <w:pPr>
              <w:pStyle w:val="Normal"/>
              <w:rPr>
                <w:ins w:id="9020" w:author="Claude" w:date="2026-09-27T17:00:00Z"/>
              </w:rPr>
            </w:pPr>
            <w:ins w:id="9021" w:author="Claude" w:date="2026-09-27T17:00:00Z">
              <w:r>
                <w:rPr>
                  <w:rStyle w:val="CodeChar"/>
                </w:rPr>
                <w:t xml:space="preserve">kapi</w:t>
              </w:r>
            </w:ins>
          </w:p>
        </w:tc>
        <w:tc>
          <w:tcPr>
            <w:tcW w:w="3183" w:type="dxa"/>
          </w:tcPr>
          <w:p>
            <w:pPr>
              <w:pStyle w:val="Normal"/>
              <w:rPr>
                <w:ins w:id="9022" w:author="Claude" w:date="2026-09-27T17:00:00Z"/>
              </w:rPr>
            </w:pPr>
            <w:ins w:id="9023" w:author="Claude" w:date="2026-09-27T17:00:00Z">
              <w:r>
                <w:t xml:space="preserve">Kubernetes API endpoint</w:t>
              </w:r>
            </w:ins>
          </w:p>
        </w:tc>
        <w:tc>
          <w:tcPr>
            <w:tcW w:w="4655" w:type="dxa"/>
          </w:tcPr>
          <w:p>
            <w:pPr>
              <w:pStyle w:val="Normal"/>
              <w:rPr>
                <w:ins w:id="9024" w:author="Claude" w:date="2026-09-27T17:00:00Z"/>
              </w:rPr>
            </w:pPr>
            <w:ins w:id="9025" w:author="Claude" w:date="2026-09-27T17:00:00Z">
              <w:r>
                <w:t xml:space="preserve">OKE control-plane endpoint subnet</w:t>
              </w:r>
            </w:ins>
          </w:p>
        </w:tc>
      </w:tr>
      <w:tr>
        <w:trPr>
          <w:ins w:id="9026" w:author="Claude" w:date="2026-09-27T17:00:00Z"/>
        </w:trPr>
        <w:tc>
          <w:tcPr>
            <w:tcW w:w="1522" w:type="dxa"/>
          </w:tcPr>
          <w:p>
            <w:pPr>
              <w:pStyle w:val="Normal"/>
              <w:rPr>
                <w:ins w:id="9027" w:author="Claude" w:date="2026-09-27T17:00:00Z"/>
              </w:rPr>
            </w:pPr>
            <w:ins w:id="9028" w:author="Claude" w:date="2026-09-27T17:00:00Z">
              <w:r>
                <w:rPr>
                  <w:rStyle w:val="CodeChar"/>
                </w:rPr>
                <w:t xml:space="preserve">pod</w:t>
              </w:r>
            </w:ins>
          </w:p>
        </w:tc>
        <w:tc>
          <w:tcPr>
            <w:tcW w:w="3183" w:type="dxa"/>
          </w:tcPr>
          <w:p>
            <w:pPr>
              <w:pStyle w:val="Normal"/>
              <w:rPr>
                <w:ins w:id="9029" w:author="Claude" w:date="2026-09-27T17:00:00Z"/>
              </w:rPr>
            </w:pPr>
            <w:ins w:id="9030" w:author="Claude" w:date="2026-09-27T17:00:00Z">
              <w:r>
                <w:t xml:space="preserve">OKE pods</w:t>
              </w:r>
            </w:ins>
          </w:p>
        </w:tc>
        <w:tc>
          <w:tcPr>
            <w:tcW w:w="4655" w:type="dxa"/>
          </w:tcPr>
          <w:p>
            <w:pPr>
              <w:pStyle w:val="Normal"/>
              <w:rPr>
                <w:ins w:id="9031" w:author="Claude" w:date="2026-09-27T17:00:00Z"/>
              </w:rPr>
            </w:pPr>
            <w:ins w:id="9032" w:author="Claude" w:date="2026-09-27T17:00:00Z">
              <w:r>
                <w:t xml:space="preserve">Pod subnet (VCN-native pod networking)</w:t>
              </w:r>
            </w:ins>
          </w:p>
        </w:tc>
      </w:tr>
      <w:tr>
        <w:trPr>
          <w:ins w:id="9033" w:author="Claude" w:date="2026-09-27T17:00:00Z"/>
        </w:trPr>
        <w:tc>
          <w:tcPr>
            <w:tcW w:w="1522" w:type="dxa"/>
          </w:tcPr>
          <w:p>
            <w:pPr>
              <w:pStyle w:val="Normal"/>
              <w:rPr>
                <w:ins w:id="9034" w:author="Claude" w:date="2026-09-27T17:00:00Z"/>
              </w:rPr>
            </w:pPr>
            <w:ins w:id="9035" w:author="Claude" w:date="2026-09-27T17:00:00Z">
              <w:r>
                <w:rPr>
                  <w:rStyle w:val="CodeChar"/>
                </w:rPr>
                <w:t xml:space="preserve">mgmt</w:t>
              </w:r>
            </w:ins>
          </w:p>
        </w:tc>
        <w:tc>
          <w:tcPr>
            <w:tcW w:w="3183" w:type="dxa"/>
          </w:tcPr>
          <w:p>
            <w:pPr>
              <w:pStyle w:val="Normal"/>
              <w:rPr>
                <w:ins w:id="9036" w:author="Claude" w:date="2026-09-27T17:00:00Z"/>
              </w:rPr>
            </w:pPr>
            <w:ins w:id="9037" w:author="Claude" w:date="2026-09-27T17:00:00Z">
              <w:r>
                <w:t xml:space="preserve">Management</w:t>
              </w:r>
            </w:ins>
          </w:p>
        </w:tc>
        <w:tc>
          <w:tcPr>
            <w:tcW w:w="4655" w:type="dxa"/>
          </w:tcPr>
          <w:p>
            <w:pPr>
              <w:pStyle w:val="Normal"/>
              <w:rPr>
                <w:ins w:id="9038" w:author="Claude" w:date="2026-09-27T17:00:00Z"/>
              </w:rPr>
            </w:pPr>
            <w:ins w:id="9039" w:author="Claude" w:date="2026-09-27T17:00:00Z">
              <w:r>
                <w:t xml:space="preserve">Bastions, jump hosts, admin tooling</w:t>
              </w:r>
            </w:ins>
          </w:p>
        </w:tc>
      </w:tr>
      <w:tr>
        <w:trPr>
          <w:ins w:id="9040" w:author="Claude" w:date="2026-09-27T17:00:00Z"/>
        </w:trPr>
        <w:tc>
          <w:tcPr>
            <w:tcW w:w="1522" w:type="dxa"/>
          </w:tcPr>
          <w:p>
            <w:pPr>
              <w:pStyle w:val="Normal"/>
              <w:rPr>
                <w:ins w:id="9041" w:author="Claude" w:date="2026-09-27T17:00:00Z"/>
              </w:rPr>
            </w:pPr>
            <w:ins w:id="9042" w:author="Claude" w:date="2026-09-27T17:00:00Z">
              <w:r>
                <w:rPr>
                  <w:rStyle w:val="CodeChar"/>
                </w:rPr>
                <w:t xml:space="preserve">pe</w:t>
              </w:r>
            </w:ins>
          </w:p>
        </w:tc>
        <w:tc>
          <w:tcPr>
            <w:tcW w:w="3183" w:type="dxa"/>
          </w:tcPr>
          <w:p>
            <w:pPr>
              <w:pStyle w:val="Normal"/>
              <w:rPr>
                <w:ins w:id="9043" w:author="Claude" w:date="2026-09-27T17:00:00Z"/>
              </w:rPr>
            </w:pPr>
            <w:ins w:id="9044" w:author="Claude" w:date="2026-09-27T17:00:00Z">
              <w:r>
                <w:t xml:space="preserve">Private endpoints</w:t>
              </w:r>
            </w:ins>
          </w:p>
        </w:tc>
        <w:tc>
          <w:tcPr>
            <w:tcW w:w="4655" w:type="dxa"/>
          </w:tcPr>
          <w:p>
            <w:pPr>
              <w:pStyle w:val="Normal"/>
              <w:rPr>
                <w:ins w:id="9045" w:author="Claude" w:date="2026-09-27T17:00:00Z"/>
              </w:rPr>
            </w:pPr>
            <w:ins w:id="9046" w:author="Claude" w:date="2026-09-27T17:00:00Z">
              <w:r>
                <w:t xml:space="preserve">Private endpoints of OCI services</w:t>
              </w:r>
            </w:ins>
          </w:p>
        </w:tc>
      </w:tr>
      <w:tr>
        <w:trPr>
          <w:ins w:id="9047" w:author="Claude" w:date="2026-09-27T17:00:00Z"/>
        </w:trPr>
        <w:tc>
          <w:tcPr>
            <w:tcW w:w="1522" w:type="dxa"/>
          </w:tcPr>
          <w:p>
            <w:pPr>
              <w:pStyle w:val="Normal"/>
              <w:rPr>
                <w:ins w:id="9048" w:author="Claude" w:date="2026-09-27T17:00:00Z"/>
              </w:rPr>
            </w:pPr>
            <w:ins w:id="9049" w:author="Claude" w:date="2026-09-27T17:00:00Z">
              <w:r>
                <w:rPr>
                  <w:rStyle w:val="CodeChar"/>
                </w:rPr>
                <w:t xml:space="preserve">fw</w:t>
              </w:r>
            </w:ins>
          </w:p>
        </w:tc>
        <w:tc>
          <w:tcPr>
            <w:tcW w:w="3183" w:type="dxa"/>
          </w:tcPr>
          <w:p>
            <w:pPr>
              <w:pStyle w:val="Normal"/>
              <w:rPr>
                <w:ins w:id="9050" w:author="Claude" w:date="2026-09-27T17:00:00Z"/>
              </w:rPr>
            </w:pPr>
            <w:ins w:id="9051" w:author="Claude" w:date="2026-09-27T17:00:00Z">
              <w:r>
                <w:t xml:space="preserve">Firewall</w:t>
              </w:r>
            </w:ins>
          </w:p>
        </w:tc>
        <w:tc>
          <w:tcPr>
            <w:tcW w:w="4655" w:type="dxa"/>
          </w:tcPr>
          <w:p>
            <w:pPr>
              <w:pStyle w:val="Normal"/>
              <w:rPr>
                <w:ins w:id="9052" w:author="Claude" w:date="2026-09-27T17:00:00Z"/>
              </w:rPr>
            </w:pPr>
            <w:ins w:id="9053" w:author="Claude" w:date="2026-09-27T17:00:00Z">
              <w:r>
                <w:t xml:space="preserve">Network Firewall subnet in the hub</w:t>
              </w:r>
            </w:ins>
          </w:p>
        </w:tc>
      </w:tr>
      <w:tr>
        <w:trPr>
          <w:ins w:id="9054" w:author="Claude" w:date="2026-09-27T17:00:00Z"/>
        </w:trPr>
        <w:tc>
          <w:tcPr>
            <w:tcW w:w="1522" w:type="dxa"/>
          </w:tcPr>
          <w:p>
            <w:pPr>
              <w:pStyle w:val="Normal"/>
              <w:rPr>
                <w:ins w:id="9055" w:author="Claude" w:date="2026-09-27T17:00:00Z"/>
              </w:rPr>
            </w:pPr>
            <w:ins w:id="9056" w:author="Claude" w:date="2026-09-27T17:00:00Z">
              <w:r>
                <w:rPr>
                  <w:rStyle w:val="CodeChar"/>
                </w:rPr>
                <w:t xml:space="preserve">itg</w:t>
              </w:r>
            </w:ins>
          </w:p>
        </w:tc>
        <w:tc>
          <w:tcPr>
            <w:tcW w:w="3183" w:type="dxa"/>
          </w:tcPr>
          <w:p>
            <w:pPr>
              <w:pStyle w:val="Normal"/>
              <w:rPr>
                <w:ins w:id="9057" w:author="Claude" w:date="2026-09-27T17:00:00Z"/>
              </w:rPr>
            </w:pPr>
            <w:ins w:id="9058" w:author="Claude" w:date="2026-09-27T17:00:00Z">
              <w:r>
                <w:t xml:space="preserve">Integration</w:t>
              </w:r>
            </w:ins>
          </w:p>
        </w:tc>
        <w:tc>
          <w:tcPr>
            <w:tcW w:w="4655" w:type="dxa"/>
          </w:tcPr>
          <w:p>
            <w:pPr>
              <w:pStyle w:val="Normal"/>
              <w:rPr>
                <w:ins w:id="9059" w:author="Claude" w:date="2026-09-27T17:00:00Z"/>
              </w:rPr>
            </w:pPr>
            <w:ins w:id="9060" w:author="Claude" w:date="2026-09-27T17:00:00Z">
              <w:r>
                <w:t xml:space="preserve">Integration platform, API gateways, file transfer</w:t>
              </w:r>
            </w:ins>
          </w:p>
        </w:tc>
      </w:tr>
      <w:tr>
        <w:trPr>
          <w:ins w:id="9061" w:author="Claude" w:date="2026-09-27T17:00:00Z"/>
        </w:trPr>
        <w:tc>
          <w:tcPr>
            <w:tcW w:w="1522" w:type="dxa"/>
          </w:tcPr>
          <w:p>
            <w:pPr>
              <w:pStyle w:val="Normal"/>
              <w:rPr>
                <w:ins w:id="9062" w:author="Claude" w:date="2026-09-27T17:00:00Z"/>
              </w:rPr>
            </w:pPr>
            <w:ins w:id="9063" w:author="Claude" w:date="2026-09-27T17:00:00Z">
              <w:r>
                <w:rPr>
                  <w:rStyle w:val="CodeChar"/>
                </w:rPr>
                <w:t xml:space="preserve">drg</w:t>
              </w:r>
              <w:r>
                <w:t xml:space="preserve">, </w:t>
              </w:r>
              <w:r>
                <w:rPr>
                  <w:rStyle w:val="CodeChar"/>
                </w:rPr>
                <w:t xml:space="preserve">igw</w:t>
              </w:r>
            </w:ins>
          </w:p>
        </w:tc>
        <w:tc>
          <w:tcPr>
            <w:tcW w:w="3183" w:type="dxa"/>
          </w:tcPr>
          <w:p>
            <w:pPr>
              <w:pStyle w:val="Normal"/>
              <w:rPr>
                <w:ins w:id="9064" w:author="Claude" w:date="2026-09-27T17:00:00Z"/>
              </w:rPr>
            </w:pPr>
            <w:ins w:id="9065" w:author="Claude" w:date="2026-09-27T17:00:00Z">
              <w:r>
                <w:t xml:space="preserve">Gateway route tables only</w:t>
              </w:r>
            </w:ins>
          </w:p>
        </w:tc>
        <w:tc>
          <w:tcPr>
            <w:tcW w:w="4655" w:type="dxa"/>
          </w:tcPr>
          <w:p>
            <w:pPr>
              <w:pStyle w:val="Normal"/>
              <w:rPr>
                <w:ins w:id="9066" w:author="Claude" w:date="2026-09-27T17:00:00Z"/>
              </w:rPr>
            </w:pPr>
            <w:ins w:id="9067" w:author="Claude" w:date="2026-09-27T17:00:00Z">
              <w:r>
                <w:t xml:space="preserve">For </w:t>
              </w:r>
              <w:r>
                <w:rPr>
                  <w:rStyle w:val="CodeChar"/>
                </w:rPr>
                <w:t xml:space="preserve">rtb</w:t>
              </w:r>
              <w:r>
                <w:t xml:space="preserve"> attached to a DRG or internet gateway instead of a subnet</w:t>
              </w:r>
            </w:ins>
          </w:p>
        </w:tc>
      </w:tr>
    </w:tbl>
    <w:p>
      <w:pPr>
        <w:pStyle w:val="Normal"/>
        <w:rPr>
          <w:ins w:id="9068" w:author="Claude" w:date="2026-09-27T17:00:00Z"/>
        </w:rPr>
      </w:pPr>
      <w:ins w:id="9069" w:author="Claude" w:date="2026-09-27T17:00:00Z">
        <w:r>
          <w:rPr>
            <w:b/>
          </w:rPr>
          <w:t xml:space="preserve">E. Exposure</w:t>
        </w:r>
        <w:r>
          <w:t xml:space="preserve"> — for </w:t>
        </w:r>
        <w:r>
          <w:rPr>
            <w:rStyle w:val="CodeChar"/>
          </w:rPr>
          <w:t xml:space="preserve">lb</w:t>
        </w:r>
        <w:r>
          <w:t xml:space="preserve">, </w:t>
        </w:r>
        <w:r>
          <w:rPr>
            <w:rStyle w:val="CodeChar"/>
          </w:rPr>
          <w:t xml:space="preserve">nlb</w:t>
        </w:r>
        <w:r>
          <w:t xml:space="preserve">, </w:t>
        </w:r>
        <w:r>
          <w:rPr>
            <w:rStyle w:val="CodeChar"/>
          </w:rPr>
          <w:t xml:space="preserve">apg</w:t>
        </w:r>
        <w:r>
          <w:t xml:space="preserve">, </w:t>
        </w:r>
        <w:r>
          <w:rPr>
            <w:rStyle w:val="CodeChar"/>
          </w:rPr>
          <w:t xml:space="preserve">waf</w:t>
        </w:r>
        <w:r>
          <w:t xml:space="preserve"> (Required)</w:t>
        </w:r>
      </w:ins>
    </w:p>
    <w:tbl>
      <w:tblPr>
        <w:tblStyle w:val="TableGrid"/>
        <w:tblW w:w="9360" w:type="dxa"/>
        <w:tblInd w:w="113" w:type="dxa"/>
        <w:tblLayout w:type="fixed"/>
        <w:tblLook w:val="04a0" w:firstRow="1"/>
      </w:tblPr>
      <w:tblGrid>
        <w:gridCol w:w="1596"/>
        <w:gridCol w:w="1962"/>
        <w:gridCol w:w="5802"/>
      </w:tblGrid>
      <w:tr>
        <w:trPr>
          <w:tblHeader w:val="true"/>
          <w:ins w:id="9070" w:author="Claude" w:date="2026-09-27T17:00:00Z"/>
        </w:trPr>
        <w:tc>
          <w:tcPr>
            <w:tcW w:w="1596" w:type="dxa"/>
            <w:shd w:val="clear" w:color="auto" w:fill="F2F2F2"/>
          </w:tcPr>
          <w:p>
            <w:pPr>
              <w:pStyle w:val="Normal"/>
              <w:rPr>
                <w:ins w:id="9071" w:author="Claude" w:date="2026-09-27T17:00:00Z"/>
              </w:rPr>
            </w:pPr>
            <w:ins w:id="9072" w:author="Claude" w:date="2026-09-27T17:00:00Z">
              <w:r>
                <w:t xml:space="preserve">Value</w:t>
              </w:r>
            </w:ins>
          </w:p>
        </w:tc>
        <w:tc>
          <w:tcPr>
            <w:tcW w:w="1962" w:type="dxa"/>
            <w:shd w:val="clear" w:color="auto" w:fill="F2F2F2"/>
          </w:tcPr>
          <w:p>
            <w:pPr>
              <w:pStyle w:val="Normal"/>
              <w:rPr>
                <w:ins w:id="9073" w:author="Claude" w:date="2026-09-27T17:00:00Z"/>
              </w:rPr>
            </w:pPr>
            <w:ins w:id="9074" w:author="Claude" w:date="2026-09-27T17:00:00Z">
              <w:r>
                <w:t xml:space="preserve">Meaning</w:t>
              </w:r>
            </w:ins>
          </w:p>
        </w:tc>
        <w:tc>
          <w:tcPr>
            <w:tcW w:w="5802" w:type="dxa"/>
            <w:shd w:val="clear" w:color="auto" w:fill="F2F2F2"/>
          </w:tcPr>
          <w:p>
            <w:pPr>
              <w:pStyle w:val="Normal"/>
              <w:rPr>
                <w:ins w:id="9075" w:author="Claude" w:date="2026-09-27T17:00:00Z"/>
              </w:rPr>
            </w:pPr>
            <w:ins w:id="9076" w:author="Claude" w:date="2026-09-27T17:00:00Z">
              <w:r>
                <w:t xml:space="preserve">Choose it when</w:t>
              </w:r>
            </w:ins>
          </w:p>
        </w:tc>
      </w:tr>
      <w:tr>
        <w:trPr>
          <w:ins w:id="9077" w:author="Claude" w:date="2026-09-27T17:00:00Z"/>
        </w:trPr>
        <w:tc>
          <w:tcPr>
            <w:tcW w:w="1596" w:type="dxa"/>
          </w:tcPr>
          <w:p>
            <w:pPr>
              <w:pStyle w:val="Normal"/>
              <w:rPr>
                <w:ins w:id="9078" w:author="Claude" w:date="2026-09-27T17:00:00Z"/>
              </w:rPr>
            </w:pPr>
            <w:ins w:id="9079" w:author="Claude" w:date="2026-09-27T17:00:00Z">
              <w:r>
                <w:rPr>
                  <w:rStyle w:val="CodeChar"/>
                </w:rPr>
                <w:t xml:space="preserve">ext</w:t>
              </w:r>
            </w:ins>
          </w:p>
        </w:tc>
        <w:tc>
          <w:tcPr>
            <w:tcW w:w="1962" w:type="dxa"/>
          </w:tcPr>
          <w:p>
            <w:pPr>
              <w:pStyle w:val="Normal"/>
              <w:rPr>
                <w:ins w:id="9080" w:author="Claude" w:date="2026-09-27T17:00:00Z"/>
              </w:rPr>
            </w:pPr>
            <w:ins w:id="9081" w:author="Claude" w:date="2026-09-27T17:00:00Z">
              <w:r>
                <w:t xml:space="preserve">External</w:t>
              </w:r>
            </w:ins>
          </w:p>
        </w:tc>
        <w:tc>
          <w:tcPr>
            <w:tcW w:w="5802" w:type="dxa"/>
          </w:tcPr>
          <w:p>
            <w:pPr>
              <w:pStyle w:val="Normal"/>
              <w:rPr>
                <w:ins w:id="9082" w:author="Claude" w:date="2026-09-27T17:00:00Z"/>
              </w:rPr>
            </w:pPr>
            <w:ins w:id="9083" w:author="Claude" w:date="2026-09-27T17:00:00Z">
              <w:r>
                <w:t xml:space="preserve">Reachable from the internet or from partners outside the bank</w:t>
              </w:r>
            </w:ins>
          </w:p>
        </w:tc>
      </w:tr>
      <w:tr>
        <w:trPr>
          <w:ins w:id="9084" w:author="Claude" w:date="2026-09-27T17:00:00Z"/>
        </w:trPr>
        <w:tc>
          <w:tcPr>
            <w:tcW w:w="1596" w:type="dxa"/>
          </w:tcPr>
          <w:p>
            <w:pPr>
              <w:pStyle w:val="Normal"/>
              <w:rPr>
                <w:ins w:id="9085" w:author="Claude" w:date="2026-09-27T17:00:00Z"/>
              </w:rPr>
            </w:pPr>
            <w:ins w:id="9086" w:author="Claude" w:date="2026-09-27T17:00:00Z">
              <w:r>
                <w:rPr>
                  <w:rStyle w:val="CodeChar"/>
                </w:rPr>
                <w:t xml:space="preserve">int</w:t>
              </w:r>
            </w:ins>
          </w:p>
        </w:tc>
        <w:tc>
          <w:tcPr>
            <w:tcW w:w="1962" w:type="dxa"/>
          </w:tcPr>
          <w:p>
            <w:pPr>
              <w:pStyle w:val="Normal"/>
              <w:rPr>
                <w:ins w:id="9087" w:author="Claude" w:date="2026-09-27T17:00:00Z"/>
              </w:rPr>
            </w:pPr>
            <w:ins w:id="9088" w:author="Claude" w:date="2026-09-27T17:00:00Z">
              <w:r>
                <w:t xml:space="preserve">Internal</w:t>
              </w:r>
            </w:ins>
          </w:p>
        </w:tc>
        <w:tc>
          <w:tcPr>
            <w:tcW w:w="5802" w:type="dxa"/>
          </w:tcPr>
          <w:p>
            <w:pPr>
              <w:pStyle w:val="Normal"/>
              <w:rPr>
                <w:ins w:id="9089" w:author="Claude" w:date="2026-09-27T17:00:00Z"/>
              </w:rPr>
            </w:pPr>
            <w:ins w:id="9090" w:author="Claude" w:date="2026-09-27T17:00:00Z">
              <w:r>
                <w:t xml:space="preserve">Reachable only from the bank's networks</w:t>
              </w:r>
            </w:ins>
          </w:p>
        </w:tc>
      </w:tr>
    </w:tbl>
    <w:p>
      <w:pPr>
        <w:pStyle w:val="Normal"/>
        <w:rPr>
          <w:ins w:id="9091" w:author="Claude" w:date="2026-09-27T17:00:00Z"/>
        </w:rPr>
      </w:pPr>
      <w:ins w:id="9092" w:author="Claude" w:date="2026-09-27T17:00:00Z">
        <w:r>
          <w:rPr>
            <w:b/>
          </w:rPr>
          <w:t xml:space="preserve">F. Bucket purpose</w:t>
        </w:r>
        <w:r>
          <w:t xml:space="preserve"> — for </w:t>
        </w:r>
        <w:r>
          <w:rPr>
            <w:rStyle w:val="CodeChar"/>
          </w:rPr>
          <w:t xml:space="preserve">bkt</w:t>
        </w:r>
        <w:r>
          <w:t xml:space="preserve"> (Required)</w:t>
        </w:r>
      </w:ins>
    </w:p>
    <w:tbl>
      <w:tblPr>
        <w:tblStyle w:val="TableGrid"/>
        <w:tblW w:w="9360" w:type="dxa"/>
        <w:tblInd w:w="113" w:type="dxa"/>
        <w:tblLayout w:type="fixed"/>
        <w:tblLook w:val="04a0" w:firstRow="1"/>
      </w:tblPr>
      <w:tblGrid>
        <w:gridCol w:w="1452"/>
        <w:gridCol w:w="2571"/>
        <w:gridCol w:w="5337"/>
      </w:tblGrid>
      <w:tr>
        <w:trPr>
          <w:tblHeader w:val="true"/>
          <w:ins w:id="9093" w:author="Claude" w:date="2026-09-27T17:00:00Z"/>
        </w:trPr>
        <w:tc>
          <w:tcPr>
            <w:tcW w:w="1452" w:type="dxa"/>
            <w:shd w:val="clear" w:color="auto" w:fill="F2F2F2"/>
          </w:tcPr>
          <w:p>
            <w:pPr>
              <w:pStyle w:val="Normal"/>
              <w:rPr>
                <w:ins w:id="9094" w:author="Claude" w:date="2026-09-27T17:00:00Z"/>
              </w:rPr>
            </w:pPr>
            <w:ins w:id="9095" w:author="Claude" w:date="2026-09-27T17:00:00Z">
              <w:r>
                <w:t xml:space="preserve">Value</w:t>
              </w:r>
            </w:ins>
          </w:p>
        </w:tc>
        <w:tc>
          <w:tcPr>
            <w:tcW w:w="2571" w:type="dxa"/>
            <w:shd w:val="clear" w:color="auto" w:fill="F2F2F2"/>
          </w:tcPr>
          <w:p>
            <w:pPr>
              <w:pStyle w:val="Normal"/>
              <w:rPr>
                <w:ins w:id="9096" w:author="Claude" w:date="2026-09-27T17:00:00Z"/>
              </w:rPr>
            </w:pPr>
            <w:ins w:id="9097" w:author="Claude" w:date="2026-09-27T17:00:00Z">
              <w:r>
                <w:t xml:space="preserve">Meaning</w:t>
              </w:r>
            </w:ins>
          </w:p>
        </w:tc>
        <w:tc>
          <w:tcPr>
            <w:tcW w:w="5337" w:type="dxa"/>
            <w:shd w:val="clear" w:color="auto" w:fill="F2F2F2"/>
          </w:tcPr>
          <w:p>
            <w:pPr>
              <w:pStyle w:val="Normal"/>
              <w:rPr>
                <w:ins w:id="9098" w:author="Claude" w:date="2026-09-27T17:00:00Z"/>
              </w:rPr>
            </w:pPr>
            <w:ins w:id="9099" w:author="Claude" w:date="2026-09-27T17:00:00Z">
              <w:r>
                <w:t xml:space="preserve">Choose it when</w:t>
              </w:r>
            </w:ins>
          </w:p>
        </w:tc>
      </w:tr>
      <w:tr>
        <w:trPr>
          <w:ins w:id="9100" w:author="Claude" w:date="2026-09-27T17:00:00Z"/>
        </w:trPr>
        <w:tc>
          <w:tcPr>
            <w:tcW w:w="1452" w:type="dxa"/>
          </w:tcPr>
          <w:p>
            <w:pPr>
              <w:pStyle w:val="Normal"/>
              <w:rPr>
                <w:ins w:id="9101" w:author="Claude" w:date="2026-09-27T17:00:00Z"/>
              </w:rPr>
            </w:pPr>
            <w:ins w:id="9102" w:author="Claude" w:date="2026-09-27T17:00:00Z">
              <w:r>
                <w:rPr>
                  <w:rStyle w:val="CodeChar"/>
                </w:rPr>
                <w:t xml:space="preserve">data</w:t>
              </w:r>
            </w:ins>
          </w:p>
        </w:tc>
        <w:tc>
          <w:tcPr>
            <w:tcW w:w="2571" w:type="dxa"/>
          </w:tcPr>
          <w:p>
            <w:pPr>
              <w:pStyle w:val="Normal"/>
              <w:rPr>
                <w:ins w:id="9103" w:author="Claude" w:date="2026-09-27T17:00:00Z"/>
              </w:rPr>
            </w:pPr>
            <w:ins w:id="9104" w:author="Claude" w:date="2026-09-27T17:00:00Z">
              <w:r>
                <w:t xml:space="preserve">Application data</w:t>
              </w:r>
            </w:ins>
          </w:p>
        </w:tc>
        <w:tc>
          <w:tcPr>
            <w:tcW w:w="5337" w:type="dxa"/>
          </w:tcPr>
          <w:p>
            <w:pPr>
              <w:pStyle w:val="Normal"/>
              <w:rPr>
                <w:ins w:id="9105" w:author="Claude" w:date="2026-09-27T17:00:00Z"/>
              </w:rPr>
            </w:pPr>
            <w:ins w:id="9106" w:author="Claude" w:date="2026-09-27T17:00:00Z">
              <w:r>
                <w:t xml:space="preserve">Files the application reads and writes</w:t>
              </w:r>
            </w:ins>
          </w:p>
        </w:tc>
      </w:tr>
      <w:tr>
        <w:trPr>
          <w:ins w:id="9107" w:author="Claude" w:date="2026-09-27T17:00:00Z"/>
        </w:trPr>
        <w:tc>
          <w:tcPr>
            <w:tcW w:w="1452" w:type="dxa"/>
          </w:tcPr>
          <w:p>
            <w:pPr>
              <w:pStyle w:val="Normal"/>
              <w:rPr>
                <w:ins w:id="9108" w:author="Claude" w:date="2026-09-27T17:00:00Z"/>
              </w:rPr>
            </w:pPr>
            <w:ins w:id="9109" w:author="Claude" w:date="2026-09-27T17:00:00Z">
              <w:r>
                <w:rPr>
                  <w:rStyle w:val="CodeChar"/>
                </w:rPr>
                <w:t xml:space="preserve">log</w:t>
              </w:r>
            </w:ins>
          </w:p>
        </w:tc>
        <w:tc>
          <w:tcPr>
            <w:tcW w:w="2571" w:type="dxa"/>
          </w:tcPr>
          <w:p>
            <w:pPr>
              <w:pStyle w:val="Normal"/>
              <w:rPr>
                <w:ins w:id="9110" w:author="Claude" w:date="2026-09-27T17:00:00Z"/>
              </w:rPr>
            </w:pPr>
            <w:ins w:id="9111" w:author="Claude" w:date="2026-09-27T17:00:00Z">
              <w:r>
                <w:t xml:space="preserve">Logs</w:t>
              </w:r>
            </w:ins>
          </w:p>
        </w:tc>
        <w:tc>
          <w:tcPr>
            <w:tcW w:w="5337" w:type="dxa"/>
          </w:tcPr>
          <w:p>
            <w:pPr>
              <w:pStyle w:val="Normal"/>
              <w:rPr>
                <w:ins w:id="9112" w:author="Claude" w:date="2026-09-27T17:00:00Z"/>
              </w:rPr>
            </w:pPr>
            <w:ins w:id="9113" w:author="Claude" w:date="2026-09-27T17:00:00Z">
              <w:r>
                <w:t xml:space="preserve">Application or service logs exported to Object Storage</w:t>
              </w:r>
            </w:ins>
          </w:p>
        </w:tc>
      </w:tr>
      <w:tr>
        <w:trPr>
          <w:ins w:id="9114" w:author="Claude" w:date="2026-09-27T17:00:00Z"/>
        </w:trPr>
        <w:tc>
          <w:tcPr>
            <w:tcW w:w="1452" w:type="dxa"/>
          </w:tcPr>
          <w:p>
            <w:pPr>
              <w:pStyle w:val="Normal"/>
              <w:rPr>
                <w:ins w:id="9115" w:author="Claude" w:date="2026-09-27T17:00:00Z"/>
              </w:rPr>
            </w:pPr>
            <w:ins w:id="9116" w:author="Claude" w:date="2026-09-27T17:00:00Z">
              <w:r>
                <w:rPr>
                  <w:rStyle w:val="CodeChar"/>
                </w:rPr>
                <w:t xml:space="preserve">bkp</w:t>
              </w:r>
            </w:ins>
          </w:p>
        </w:tc>
        <w:tc>
          <w:tcPr>
            <w:tcW w:w="2571" w:type="dxa"/>
          </w:tcPr>
          <w:p>
            <w:pPr>
              <w:pStyle w:val="Normal"/>
              <w:rPr>
                <w:ins w:id="9117" w:author="Claude" w:date="2026-09-27T17:00:00Z"/>
              </w:rPr>
            </w:pPr>
            <w:ins w:id="9118" w:author="Claude" w:date="2026-09-27T17:00:00Z">
              <w:r>
                <w:t xml:space="preserve">Backups</w:t>
              </w:r>
            </w:ins>
          </w:p>
        </w:tc>
        <w:tc>
          <w:tcPr>
            <w:tcW w:w="5337" w:type="dxa"/>
          </w:tcPr>
          <w:p>
            <w:pPr>
              <w:pStyle w:val="Normal"/>
              <w:rPr>
                <w:ins w:id="9119" w:author="Claude" w:date="2026-09-27T17:00:00Z"/>
              </w:rPr>
            </w:pPr>
            <w:ins w:id="9120" w:author="Claude" w:date="2026-09-27T17:00:00Z">
              <w:r>
                <w:t xml:space="preserve">RMAN, export or application backups</w:t>
              </w:r>
            </w:ins>
          </w:p>
        </w:tc>
      </w:tr>
      <w:tr>
        <w:trPr>
          <w:ins w:id="9121" w:author="Claude" w:date="2026-09-27T17:00:00Z"/>
        </w:trPr>
        <w:tc>
          <w:tcPr>
            <w:tcW w:w="1452" w:type="dxa"/>
          </w:tcPr>
          <w:p>
            <w:pPr>
              <w:pStyle w:val="Normal"/>
              <w:rPr>
                <w:ins w:id="9122" w:author="Claude" w:date="2026-09-27T17:00:00Z"/>
              </w:rPr>
            </w:pPr>
            <w:ins w:id="9123" w:author="Claude" w:date="2026-09-27T17:00:00Z">
              <w:r>
                <w:rPr>
                  <w:rStyle w:val="CodeChar"/>
                </w:rPr>
                <w:t xml:space="preserve">arc</w:t>
              </w:r>
            </w:ins>
          </w:p>
        </w:tc>
        <w:tc>
          <w:tcPr>
            <w:tcW w:w="2571" w:type="dxa"/>
          </w:tcPr>
          <w:p>
            <w:pPr>
              <w:pStyle w:val="Normal"/>
              <w:rPr>
                <w:ins w:id="9124" w:author="Claude" w:date="2026-09-27T17:00:00Z"/>
              </w:rPr>
            </w:pPr>
            <w:ins w:id="9125" w:author="Claude" w:date="2026-09-27T17:00:00Z">
              <w:r>
                <w:t xml:space="preserve">Archive</w:t>
              </w:r>
            </w:ins>
          </w:p>
        </w:tc>
        <w:tc>
          <w:tcPr>
            <w:tcW w:w="5337" w:type="dxa"/>
          </w:tcPr>
          <w:p>
            <w:pPr>
              <w:pStyle w:val="Normal"/>
              <w:rPr>
                <w:ins w:id="9126" w:author="Claude" w:date="2026-09-27T17:00:00Z"/>
              </w:rPr>
            </w:pPr>
            <w:ins w:id="9127" w:author="Claude" w:date="2026-09-27T17:00:00Z">
              <w:r>
                <w:t xml:space="preserve">Long-term retention, rarely read</w:t>
              </w:r>
            </w:ins>
          </w:p>
        </w:tc>
      </w:tr>
      <w:tr>
        <w:trPr>
          <w:ins w:id="9128" w:author="Claude" w:date="2026-09-27T17:00:00Z"/>
        </w:trPr>
        <w:tc>
          <w:tcPr>
            <w:tcW w:w="1452" w:type="dxa"/>
          </w:tcPr>
          <w:p>
            <w:pPr>
              <w:pStyle w:val="Normal"/>
              <w:rPr>
                <w:ins w:id="9129" w:author="Claude" w:date="2026-09-27T17:00:00Z"/>
              </w:rPr>
            </w:pPr>
            <w:ins w:id="9130" w:author="Claude" w:date="2026-09-27T17:00:00Z">
              <w:r>
                <w:rPr>
                  <w:rStyle w:val="CodeChar"/>
                </w:rPr>
                <w:t xml:space="preserve">exp</w:t>
              </w:r>
            </w:ins>
          </w:p>
        </w:tc>
        <w:tc>
          <w:tcPr>
            <w:tcW w:w="2571" w:type="dxa"/>
          </w:tcPr>
          <w:p>
            <w:pPr>
              <w:pStyle w:val="Normal"/>
              <w:rPr>
                <w:ins w:id="9131" w:author="Claude" w:date="2026-09-27T17:00:00Z"/>
              </w:rPr>
            </w:pPr>
            <w:ins w:id="9132" w:author="Claude" w:date="2026-09-27T17:00:00Z">
              <w:r>
                <w:t xml:space="preserve">Exchange</w:t>
              </w:r>
            </w:ins>
          </w:p>
        </w:tc>
        <w:tc>
          <w:tcPr>
            <w:tcW w:w="5337" w:type="dxa"/>
          </w:tcPr>
          <w:p>
            <w:pPr>
              <w:pStyle w:val="Normal"/>
              <w:rPr>
                <w:ins w:id="9133" w:author="Claude" w:date="2026-09-27T17:00:00Z"/>
              </w:rPr>
            </w:pPr>
            <w:ins w:id="9134" w:author="Claude" w:date="2026-09-27T17:00:00Z">
              <w:r>
                <w:t xml:space="preserve">Files exchanged with partners or other systems</w:t>
              </w:r>
            </w:ins>
          </w:p>
        </w:tc>
      </w:tr>
      <w:tr>
        <w:trPr>
          <w:ins w:id="9135" w:author="Claude" w:date="2026-09-27T17:00:00Z"/>
        </w:trPr>
        <w:tc>
          <w:tcPr>
            <w:tcW w:w="1452" w:type="dxa"/>
          </w:tcPr>
          <w:p>
            <w:pPr>
              <w:pStyle w:val="Normal"/>
              <w:rPr>
                <w:ins w:id="9136" w:author="Claude" w:date="2026-09-27T17:00:00Z"/>
              </w:rPr>
            </w:pPr>
            <w:ins w:id="9137" w:author="Claude" w:date="2026-09-27T17:00:00Z">
              <w:r>
                <w:rPr>
                  <w:rStyle w:val="CodeChar"/>
                </w:rPr>
                <w:t xml:space="preserve">raw</w:t>
              </w:r>
            </w:ins>
          </w:p>
        </w:tc>
        <w:tc>
          <w:tcPr>
            <w:tcW w:w="2571" w:type="dxa"/>
          </w:tcPr>
          <w:p>
            <w:pPr>
              <w:pStyle w:val="Normal"/>
              <w:rPr>
                <w:ins w:id="9138" w:author="Claude" w:date="2026-09-27T17:00:00Z"/>
              </w:rPr>
            </w:pPr>
            <w:ins w:id="9139" w:author="Claude" w:date="2026-09-27T17:00:00Z">
              <w:r>
                <w:t xml:space="preserve">Raw data zone</w:t>
              </w:r>
            </w:ins>
          </w:p>
        </w:tc>
        <w:tc>
          <w:tcPr>
            <w:tcW w:w="5337" w:type="dxa"/>
          </w:tcPr>
          <w:p>
            <w:pPr>
              <w:pStyle w:val="Normal"/>
              <w:rPr>
                <w:ins w:id="9140" w:author="Claude" w:date="2026-09-27T17:00:00Z"/>
              </w:rPr>
            </w:pPr>
            <w:ins w:id="9141" w:author="Claude" w:date="2026-09-27T17:00:00Z">
              <w:r>
                <w:t xml:space="preserve">Data lake landing zone</w:t>
              </w:r>
            </w:ins>
          </w:p>
        </w:tc>
      </w:tr>
      <w:tr>
        <w:trPr>
          <w:ins w:id="9142" w:author="Claude" w:date="2026-09-27T17:00:00Z"/>
        </w:trPr>
        <w:tc>
          <w:tcPr>
            <w:tcW w:w="1452" w:type="dxa"/>
          </w:tcPr>
          <w:p>
            <w:pPr>
              <w:pStyle w:val="Normal"/>
              <w:rPr>
                <w:ins w:id="9143" w:author="Claude" w:date="2026-09-27T17:00:00Z"/>
              </w:rPr>
            </w:pPr>
            <w:ins w:id="9144" w:author="Claude" w:date="2026-09-27T17:00:00Z">
              <w:r>
                <w:rPr>
                  <w:rStyle w:val="CodeChar"/>
                </w:rPr>
                <w:t xml:space="preserve">cur</w:t>
              </w:r>
            </w:ins>
          </w:p>
        </w:tc>
        <w:tc>
          <w:tcPr>
            <w:tcW w:w="2571" w:type="dxa"/>
          </w:tcPr>
          <w:p>
            <w:pPr>
              <w:pStyle w:val="Normal"/>
              <w:rPr>
                <w:ins w:id="9145" w:author="Claude" w:date="2026-09-27T17:00:00Z"/>
              </w:rPr>
            </w:pPr>
            <w:ins w:id="9146" w:author="Claude" w:date="2026-09-27T17:00:00Z">
              <w:r>
                <w:t xml:space="preserve">Curated data zone</w:t>
              </w:r>
            </w:ins>
          </w:p>
        </w:tc>
        <w:tc>
          <w:tcPr>
            <w:tcW w:w="5337" w:type="dxa"/>
          </w:tcPr>
          <w:p>
            <w:pPr>
              <w:pStyle w:val="Normal"/>
              <w:rPr>
                <w:ins w:id="9147" w:author="Claude" w:date="2026-09-27T17:00:00Z"/>
              </w:rPr>
            </w:pPr>
            <w:ins w:id="9148" w:author="Claude" w:date="2026-09-27T17:00:00Z">
              <w:r>
                <w:t xml:space="preserve">Cleaned, modelled data lake zone</w:t>
              </w:r>
            </w:ins>
          </w:p>
        </w:tc>
      </w:tr>
      <w:tr>
        <w:trPr>
          <w:ins w:id="9149" w:author="Claude" w:date="2026-09-27T17:00:00Z"/>
        </w:trPr>
        <w:tc>
          <w:tcPr>
            <w:tcW w:w="1452" w:type="dxa"/>
          </w:tcPr>
          <w:p>
            <w:pPr>
              <w:pStyle w:val="Normal"/>
              <w:rPr>
                <w:ins w:id="9150" w:author="Claude" w:date="2026-09-27T17:00:00Z"/>
              </w:rPr>
            </w:pPr>
            <w:ins w:id="9151" w:author="Claude" w:date="2026-09-27T17:00:00Z">
              <w:r>
                <w:rPr>
                  <w:rStyle w:val="CodeChar"/>
                </w:rPr>
                <w:t xml:space="preserve">tfs</w:t>
              </w:r>
            </w:ins>
          </w:p>
        </w:tc>
        <w:tc>
          <w:tcPr>
            <w:tcW w:w="2571" w:type="dxa"/>
          </w:tcPr>
          <w:p>
            <w:pPr>
              <w:pStyle w:val="Normal"/>
              <w:rPr>
                <w:ins w:id="9152" w:author="Claude" w:date="2026-09-27T17:00:00Z"/>
              </w:rPr>
            </w:pPr>
            <w:ins w:id="9153" w:author="Claude" w:date="2026-09-27T17:00:00Z">
              <w:r>
                <w:t xml:space="preserve">Terraform state</w:t>
              </w:r>
            </w:ins>
          </w:p>
        </w:tc>
        <w:tc>
          <w:tcPr>
            <w:tcW w:w="5337" w:type="dxa"/>
          </w:tcPr>
          <w:p>
            <w:pPr>
              <w:pStyle w:val="Normal"/>
              <w:rPr>
                <w:ins w:id="9154" w:author="Claude" w:date="2026-09-27T17:00:00Z"/>
              </w:rPr>
            </w:pPr>
            <w:ins w:id="9155" w:author="Claude" w:date="2026-09-27T17:00:00Z">
              <w:r>
                <w:t xml:space="preserve">Terraform state files (versioning on, pipelines only)</w:t>
              </w:r>
            </w:ins>
          </w:p>
        </w:tc>
      </w:tr>
      <w:tr>
        <w:trPr>
          <w:ins w:id="9156" w:author="Claude" w:date="2026-09-27T17:00:00Z"/>
        </w:trPr>
        <w:tc>
          <w:tcPr>
            <w:tcW w:w="1452" w:type="dxa"/>
          </w:tcPr>
          <w:p>
            <w:pPr>
              <w:pStyle w:val="Normal"/>
              <w:rPr>
                <w:ins w:id="9157" w:author="Claude" w:date="2026-09-27T17:00:00Z"/>
              </w:rPr>
            </w:pPr>
            <w:ins w:id="9158" w:author="Claude" w:date="2026-09-27T17:00:00Z">
              <w:r>
                <w:rPr>
                  <w:rStyle w:val="CodeChar"/>
                </w:rPr>
                <w:t xml:space="preserve">aud</w:t>
              </w:r>
            </w:ins>
          </w:p>
        </w:tc>
        <w:tc>
          <w:tcPr>
            <w:tcW w:w="2571" w:type="dxa"/>
          </w:tcPr>
          <w:p>
            <w:pPr>
              <w:pStyle w:val="Normal"/>
              <w:rPr>
                <w:ins w:id="9159" w:author="Claude" w:date="2026-09-27T17:00:00Z"/>
              </w:rPr>
            </w:pPr>
            <w:ins w:id="9160" w:author="Claude" w:date="2026-09-27T17:00:00Z">
              <w:r>
                <w:t xml:space="preserve">Audit archive</w:t>
              </w:r>
            </w:ins>
          </w:p>
        </w:tc>
        <w:tc>
          <w:tcPr>
            <w:tcW w:w="5337" w:type="dxa"/>
          </w:tcPr>
          <w:p>
            <w:pPr>
              <w:pStyle w:val="Normal"/>
              <w:rPr>
                <w:ins w:id="9161" w:author="Claude" w:date="2026-09-27T17:00:00Z"/>
              </w:rPr>
            </w:pPr>
            <w:ins w:id="9162" w:author="Claude" w:date="2026-09-27T17:00:00Z">
              <w:r>
                <w:t xml:space="preserve">Audit and security log archive (retention-locked)</w:t>
              </w:r>
            </w:ins>
          </w:p>
        </w:tc>
      </w:tr>
    </w:tbl>
    <w:p>
      <w:pPr>
        <w:pStyle w:val="Normal"/>
        <w:rPr>
          <w:ins w:id="9163" w:author="Claude" w:date="2026-09-27T17:00:00Z"/>
        </w:rPr>
      </w:pPr>
      <w:ins w:id="9164" w:author="Claude" w:date="2026-09-27T17:00:00Z">
        <w:r>
          <w:rPr>
            <w:b/>
          </w:rPr>
          <w:t xml:space="preserve">G. What a key protects</w:t>
        </w:r>
        <w:r>
          <w:t xml:space="preserve"> — for </w:t>
        </w:r>
        <w:r>
          <w:rPr>
            <w:rStyle w:val="CodeChar"/>
          </w:rPr>
          <w:t xml:space="preserve">key</w:t>
        </w:r>
        <w:r>
          <w:t xml:space="preserve"> (Required)</w:t>
        </w:r>
      </w:ins>
    </w:p>
    <w:tbl>
      <w:tblPr>
        <w:tblStyle w:val="TableGrid"/>
        <w:tblW w:w="9360" w:type="dxa"/>
        <w:tblInd w:w="113" w:type="dxa"/>
        <w:tblLayout w:type="fixed"/>
        <w:tblLook w:val="04a0" w:firstRow="1"/>
      </w:tblPr>
      <w:tblGrid>
        <w:gridCol w:w="2292"/>
        <w:gridCol w:w="7068"/>
      </w:tblGrid>
      <w:tr>
        <w:trPr>
          <w:tblHeader w:val="true"/>
          <w:ins w:id="9165" w:author="Claude" w:date="2026-09-27T17:00:00Z"/>
        </w:trPr>
        <w:tc>
          <w:tcPr>
            <w:tcW w:w="2292" w:type="dxa"/>
            <w:shd w:val="clear" w:color="auto" w:fill="F2F2F2"/>
          </w:tcPr>
          <w:p>
            <w:pPr>
              <w:pStyle w:val="Normal"/>
              <w:rPr>
                <w:ins w:id="9166" w:author="Claude" w:date="2026-09-27T17:00:00Z"/>
              </w:rPr>
            </w:pPr>
            <w:ins w:id="9167" w:author="Claude" w:date="2026-09-27T17:00:00Z">
              <w:r>
                <w:t xml:space="preserve">Value</w:t>
              </w:r>
            </w:ins>
          </w:p>
        </w:tc>
        <w:tc>
          <w:tcPr>
            <w:tcW w:w="7068" w:type="dxa"/>
            <w:shd w:val="clear" w:color="auto" w:fill="F2F2F2"/>
          </w:tcPr>
          <w:p>
            <w:pPr>
              <w:pStyle w:val="Normal"/>
              <w:rPr>
                <w:ins w:id="9168" w:author="Claude" w:date="2026-09-27T17:00:00Z"/>
              </w:rPr>
            </w:pPr>
            <w:ins w:id="9169" w:author="Claude" w:date="2026-09-27T17:00:00Z">
              <w:r>
                <w:t xml:space="preserve">Meaning</w:t>
              </w:r>
            </w:ins>
          </w:p>
        </w:tc>
      </w:tr>
      <w:tr>
        <w:trPr>
          <w:ins w:id="9170" w:author="Claude" w:date="2026-09-27T17:00:00Z"/>
        </w:trPr>
        <w:tc>
          <w:tcPr>
            <w:tcW w:w="2292" w:type="dxa"/>
          </w:tcPr>
          <w:p>
            <w:pPr>
              <w:pStyle w:val="Normal"/>
              <w:rPr>
                <w:ins w:id="9171" w:author="Claude" w:date="2026-09-27T17:00:00Z"/>
              </w:rPr>
            </w:pPr>
            <w:ins w:id="9172" w:author="Claude" w:date="2026-09-27T17:00:00Z">
              <w:r>
                <w:rPr>
                  <w:rStyle w:val="CodeChar"/>
                </w:rPr>
                <w:t xml:space="preserve">tde</w:t>
              </w:r>
            </w:ins>
          </w:p>
        </w:tc>
        <w:tc>
          <w:tcPr>
            <w:tcW w:w="7068" w:type="dxa"/>
          </w:tcPr>
          <w:p>
            <w:pPr>
              <w:pStyle w:val="Normal"/>
              <w:rPr>
                <w:ins w:id="9173" w:author="Claude" w:date="2026-09-27T17:00:00Z"/>
              </w:rPr>
            </w:pPr>
            <w:ins w:id="9174" w:author="Claude" w:date="2026-09-27T17:00:00Z">
              <w:r>
                <w:t xml:space="preserve">Oracle Transparent Data Encryption</w:t>
              </w:r>
            </w:ins>
          </w:p>
        </w:tc>
      </w:tr>
      <w:tr>
        <w:trPr>
          <w:ins w:id="9175" w:author="Claude" w:date="2026-09-27T17:00:00Z"/>
        </w:trPr>
        <w:tc>
          <w:tcPr>
            <w:tcW w:w="2292" w:type="dxa"/>
          </w:tcPr>
          <w:p>
            <w:pPr>
              <w:pStyle w:val="Normal"/>
              <w:rPr>
                <w:ins w:id="9176" w:author="Claude" w:date="2026-09-27T17:00:00Z"/>
              </w:rPr>
            </w:pPr>
            <w:ins w:id="9177" w:author="Claude" w:date="2026-09-27T17:00:00Z">
              <w:r>
                <w:rPr>
                  <w:rStyle w:val="CodeChar"/>
                </w:rPr>
                <w:t xml:space="preserve">bkt</w:t>
              </w:r>
            </w:ins>
          </w:p>
        </w:tc>
        <w:tc>
          <w:tcPr>
            <w:tcW w:w="7068" w:type="dxa"/>
          </w:tcPr>
          <w:p>
            <w:pPr>
              <w:pStyle w:val="Normal"/>
              <w:rPr>
                <w:ins w:id="9178" w:author="Claude" w:date="2026-09-27T17:00:00Z"/>
              </w:rPr>
            </w:pPr>
            <w:ins w:id="9179" w:author="Claude" w:date="2026-09-27T17:00:00Z">
              <w:r>
                <w:t xml:space="preserve">Object Storage buckets</w:t>
              </w:r>
            </w:ins>
          </w:p>
        </w:tc>
      </w:tr>
      <w:tr>
        <w:trPr>
          <w:ins w:id="9180" w:author="Claude" w:date="2026-09-27T17:00:00Z"/>
        </w:trPr>
        <w:tc>
          <w:tcPr>
            <w:tcW w:w="2292" w:type="dxa"/>
          </w:tcPr>
          <w:p>
            <w:pPr>
              <w:pStyle w:val="Normal"/>
              <w:rPr>
                <w:ins w:id="9181" w:author="Claude" w:date="2026-09-27T17:00:00Z"/>
              </w:rPr>
            </w:pPr>
            <w:ins w:id="9182" w:author="Claude" w:date="2026-09-27T17:00:00Z">
              <w:r>
                <w:rPr>
                  <w:rStyle w:val="CodeChar"/>
                </w:rPr>
                <w:t xml:space="preserve">blk</w:t>
              </w:r>
            </w:ins>
          </w:p>
        </w:tc>
        <w:tc>
          <w:tcPr>
            <w:tcW w:w="7068" w:type="dxa"/>
          </w:tcPr>
          <w:p>
            <w:pPr>
              <w:pStyle w:val="Normal"/>
              <w:rPr>
                <w:ins w:id="9183" w:author="Claude" w:date="2026-09-27T17:00:00Z"/>
              </w:rPr>
            </w:pPr>
            <w:ins w:id="9184" w:author="Claude" w:date="2026-09-27T17:00:00Z">
              <w:r>
                <w:t xml:space="preserve">Block and boot volumes</w:t>
              </w:r>
            </w:ins>
          </w:p>
        </w:tc>
      </w:tr>
      <w:tr>
        <w:trPr>
          <w:ins w:id="9185" w:author="Claude" w:date="2026-09-27T17:00:00Z"/>
        </w:trPr>
        <w:tc>
          <w:tcPr>
            <w:tcW w:w="2292" w:type="dxa"/>
          </w:tcPr>
          <w:p>
            <w:pPr>
              <w:pStyle w:val="Normal"/>
              <w:rPr>
                <w:ins w:id="9186" w:author="Claude" w:date="2026-09-27T17:00:00Z"/>
              </w:rPr>
            </w:pPr>
            <w:ins w:id="9187" w:author="Claude" w:date="2026-09-27T17:00:00Z">
              <w:r>
                <w:rPr>
                  <w:rStyle w:val="CodeChar"/>
                </w:rPr>
                <w:t xml:space="preserve">scrt</w:t>
              </w:r>
            </w:ins>
          </w:p>
        </w:tc>
        <w:tc>
          <w:tcPr>
            <w:tcW w:w="7068" w:type="dxa"/>
          </w:tcPr>
          <w:p>
            <w:pPr>
              <w:pStyle w:val="Normal"/>
              <w:rPr>
                <w:ins w:id="9188" w:author="Claude" w:date="2026-09-27T17:00:00Z"/>
              </w:rPr>
            </w:pPr>
            <w:ins w:id="9189" w:author="Claude" w:date="2026-09-27T17:00:00Z">
              <w:r>
                <w:t xml:space="preserve">Vault secrets</w:t>
              </w:r>
            </w:ins>
          </w:p>
        </w:tc>
      </w:tr>
      <w:tr>
        <w:trPr>
          <w:ins w:id="9190" w:author="Claude" w:date="2026-09-27T17:00:00Z"/>
        </w:trPr>
        <w:tc>
          <w:tcPr>
            <w:tcW w:w="2292" w:type="dxa"/>
          </w:tcPr>
          <w:p>
            <w:pPr>
              <w:pStyle w:val="Normal"/>
              <w:rPr>
                <w:ins w:id="9191" w:author="Claude" w:date="2026-09-27T17:00:00Z"/>
              </w:rPr>
            </w:pPr>
            <w:ins w:id="9192" w:author="Claude" w:date="2026-09-27T17:00:00Z">
              <w:r>
                <w:rPr>
                  <w:rStyle w:val="CodeChar"/>
                </w:rPr>
                <w:t xml:space="preserve">sgn</w:t>
              </w:r>
            </w:ins>
          </w:p>
        </w:tc>
        <w:tc>
          <w:tcPr>
            <w:tcW w:w="7068" w:type="dxa"/>
          </w:tcPr>
          <w:p>
            <w:pPr>
              <w:pStyle w:val="Normal"/>
              <w:rPr>
                <w:ins w:id="9193" w:author="Claude" w:date="2026-09-27T17:00:00Z"/>
              </w:rPr>
            </w:pPr>
            <w:ins w:id="9194" w:author="Claude" w:date="2026-09-27T17:00:00Z">
              <w:r>
                <w:t xml:space="preserve">Signing (code, tokens, documents)</w:t>
              </w:r>
            </w:ins>
          </w:p>
        </w:tc>
      </w:tr>
      <w:tr>
        <w:trPr>
          <w:ins w:id="9195" w:author="Claude" w:date="2026-09-27T17:00:00Z"/>
        </w:trPr>
        <w:tc>
          <w:tcPr>
            <w:tcW w:w="2292" w:type="dxa"/>
          </w:tcPr>
          <w:p>
            <w:pPr>
              <w:pStyle w:val="Normal"/>
              <w:rPr>
                <w:ins w:id="9196" w:author="Claude" w:date="2026-09-27T17:00:00Z"/>
              </w:rPr>
            </w:pPr>
            <w:ins w:id="9197" w:author="Claude" w:date="2026-09-27T17:00:00Z">
              <w:r>
                <w:rPr>
                  <w:rStyle w:val="CodeChar"/>
                </w:rPr>
                <w:t xml:space="preserve">oke</w:t>
              </w:r>
            </w:ins>
          </w:p>
        </w:tc>
        <w:tc>
          <w:tcPr>
            <w:tcW w:w="7068" w:type="dxa"/>
          </w:tcPr>
          <w:p>
            <w:pPr>
              <w:pStyle w:val="Normal"/>
              <w:rPr>
                <w:ins w:id="9198" w:author="Claude" w:date="2026-09-27T17:00:00Z"/>
              </w:rPr>
            </w:pPr>
            <w:ins w:id="9199" w:author="Claude" w:date="2026-09-27T17:00:00Z">
              <w:r>
                <w:t xml:space="preserve">Kubernetes secrets encryption</w:t>
              </w:r>
            </w:ins>
          </w:p>
        </w:tc>
      </w:tr>
    </w:tbl>
    <w:p>
      <w:pPr>
        <w:pStyle w:val="Normal"/>
        <w:rPr>
          <w:ins w:id="9200" w:author="Claude" w:date="2026-09-27T17:00:00Z"/>
        </w:rPr>
      </w:pPr>
      <w:ins w:id="9201" w:author="Claude" w:date="2026-09-27T17:00:00Z">
        <w:r>
          <w:rPr>
            <w:b/>
          </w:rPr>
          <w:t xml:space="preserve">H. Secret kind</w:t>
        </w:r>
        <w:r>
          <w:t xml:space="preserve"> — for </w:t>
        </w:r>
        <w:r>
          <w:rPr>
            <w:rStyle w:val="CodeChar"/>
          </w:rPr>
          <w:t xml:space="preserve">scrt</w:t>
        </w:r>
        <w:r>
          <w:t xml:space="preserve"> (Required)</w:t>
        </w:r>
      </w:ins>
    </w:p>
    <w:tbl>
      <w:tblPr>
        <w:tblStyle w:val="TableGrid"/>
        <w:tblW w:w="9360" w:type="dxa"/>
        <w:tblInd w:w="113" w:type="dxa"/>
        <w:tblLayout w:type="fixed"/>
        <w:tblLook w:val="04a0" w:firstRow="1"/>
      </w:tblPr>
      <w:tblGrid>
        <w:gridCol w:w="2163"/>
        <w:gridCol w:w="7197"/>
      </w:tblGrid>
      <w:tr>
        <w:trPr>
          <w:tblHeader w:val="true"/>
          <w:ins w:id="9202" w:author="Claude" w:date="2026-09-27T17:00:00Z"/>
        </w:trPr>
        <w:tc>
          <w:tcPr>
            <w:tcW w:w="2163" w:type="dxa"/>
            <w:shd w:val="clear" w:color="auto" w:fill="F2F2F2"/>
          </w:tcPr>
          <w:p>
            <w:pPr>
              <w:pStyle w:val="Normal"/>
              <w:rPr>
                <w:ins w:id="9203" w:author="Claude" w:date="2026-09-27T17:00:00Z"/>
              </w:rPr>
            </w:pPr>
            <w:ins w:id="9204" w:author="Claude" w:date="2026-09-27T17:00:00Z">
              <w:r>
                <w:t xml:space="preserve">Value</w:t>
              </w:r>
            </w:ins>
          </w:p>
        </w:tc>
        <w:tc>
          <w:tcPr>
            <w:tcW w:w="7197" w:type="dxa"/>
            <w:shd w:val="clear" w:color="auto" w:fill="F2F2F2"/>
          </w:tcPr>
          <w:p>
            <w:pPr>
              <w:pStyle w:val="Normal"/>
              <w:rPr>
                <w:ins w:id="9205" w:author="Claude" w:date="2026-09-27T17:00:00Z"/>
              </w:rPr>
            </w:pPr>
            <w:ins w:id="9206" w:author="Claude" w:date="2026-09-27T17:00:00Z">
              <w:r>
                <w:t xml:space="preserve">Meaning</w:t>
              </w:r>
            </w:ins>
          </w:p>
        </w:tc>
      </w:tr>
      <w:tr>
        <w:trPr>
          <w:ins w:id="9207" w:author="Claude" w:date="2026-09-27T17:00:00Z"/>
        </w:trPr>
        <w:tc>
          <w:tcPr>
            <w:tcW w:w="2163" w:type="dxa"/>
          </w:tcPr>
          <w:p>
            <w:pPr>
              <w:pStyle w:val="Normal"/>
              <w:rPr>
                <w:ins w:id="9208" w:author="Claude" w:date="2026-09-27T17:00:00Z"/>
              </w:rPr>
            </w:pPr>
            <w:ins w:id="9209" w:author="Claude" w:date="2026-09-27T17:00:00Z">
              <w:r>
                <w:rPr>
                  <w:rStyle w:val="CodeChar"/>
                </w:rPr>
                <w:t xml:space="preserve">dbc</w:t>
              </w:r>
            </w:ins>
          </w:p>
        </w:tc>
        <w:tc>
          <w:tcPr>
            <w:tcW w:w="7197" w:type="dxa"/>
          </w:tcPr>
          <w:p>
            <w:pPr>
              <w:pStyle w:val="Normal"/>
              <w:rPr>
                <w:ins w:id="9210" w:author="Claude" w:date="2026-09-27T17:00:00Z"/>
              </w:rPr>
            </w:pPr>
            <w:ins w:id="9211" w:author="Claude" w:date="2026-09-27T17:00:00Z">
              <w:r>
                <w:t xml:space="preserve">Database credential</w:t>
              </w:r>
            </w:ins>
          </w:p>
        </w:tc>
      </w:tr>
      <w:tr>
        <w:trPr>
          <w:ins w:id="9212" w:author="Claude" w:date="2026-09-27T17:00:00Z"/>
        </w:trPr>
        <w:tc>
          <w:tcPr>
            <w:tcW w:w="2163" w:type="dxa"/>
          </w:tcPr>
          <w:p>
            <w:pPr>
              <w:pStyle w:val="Normal"/>
              <w:rPr>
                <w:ins w:id="9213" w:author="Claude" w:date="2026-09-27T17:00:00Z"/>
              </w:rPr>
            </w:pPr>
            <w:ins w:id="9214" w:author="Claude" w:date="2026-09-27T17:00:00Z">
              <w:r>
                <w:rPr>
                  <w:rStyle w:val="CodeChar"/>
                </w:rPr>
                <w:t xml:space="preserve">api</w:t>
              </w:r>
            </w:ins>
          </w:p>
        </w:tc>
        <w:tc>
          <w:tcPr>
            <w:tcW w:w="7197" w:type="dxa"/>
          </w:tcPr>
          <w:p>
            <w:pPr>
              <w:pStyle w:val="Normal"/>
              <w:rPr>
                <w:ins w:id="9215" w:author="Claude" w:date="2026-09-27T17:00:00Z"/>
              </w:rPr>
            </w:pPr>
            <w:ins w:id="9216" w:author="Claude" w:date="2026-09-27T17:00:00Z">
              <w:r>
                <w:t xml:space="preserve">API key or token</w:t>
              </w:r>
            </w:ins>
          </w:p>
        </w:tc>
      </w:tr>
      <w:tr>
        <w:trPr>
          <w:ins w:id="9217" w:author="Claude" w:date="2026-09-27T17:00:00Z"/>
        </w:trPr>
        <w:tc>
          <w:tcPr>
            <w:tcW w:w="2163" w:type="dxa"/>
          </w:tcPr>
          <w:p>
            <w:pPr>
              <w:pStyle w:val="Normal"/>
              <w:rPr>
                <w:ins w:id="9218" w:author="Claude" w:date="2026-09-27T17:00:00Z"/>
              </w:rPr>
            </w:pPr>
            <w:ins w:id="9219" w:author="Claude" w:date="2026-09-27T17:00:00Z">
              <w:r>
                <w:rPr>
                  <w:rStyle w:val="CodeChar"/>
                </w:rPr>
                <w:t xml:space="preserve">ssh</w:t>
              </w:r>
            </w:ins>
          </w:p>
        </w:tc>
        <w:tc>
          <w:tcPr>
            <w:tcW w:w="7197" w:type="dxa"/>
          </w:tcPr>
          <w:p>
            <w:pPr>
              <w:pStyle w:val="Normal"/>
              <w:rPr>
                <w:ins w:id="9220" w:author="Claude" w:date="2026-09-27T17:00:00Z"/>
              </w:rPr>
            </w:pPr>
            <w:ins w:id="9221" w:author="Claude" w:date="2026-09-27T17:00:00Z">
              <w:r>
                <w:t xml:space="preserve">SSH key</w:t>
              </w:r>
            </w:ins>
          </w:p>
        </w:tc>
      </w:tr>
      <w:tr>
        <w:trPr>
          <w:ins w:id="9222" w:author="Claude" w:date="2026-09-27T17:00:00Z"/>
        </w:trPr>
        <w:tc>
          <w:tcPr>
            <w:tcW w:w="2163" w:type="dxa"/>
          </w:tcPr>
          <w:p>
            <w:pPr>
              <w:pStyle w:val="Normal"/>
              <w:rPr>
                <w:ins w:id="9223" w:author="Claude" w:date="2026-09-27T17:00:00Z"/>
              </w:rPr>
            </w:pPr>
            <w:ins w:id="9224" w:author="Claude" w:date="2026-09-27T17:00:00Z">
              <w:r>
                <w:rPr>
                  <w:rStyle w:val="CodeChar"/>
                </w:rPr>
                <w:t xml:space="preserve">tls</w:t>
              </w:r>
            </w:ins>
          </w:p>
        </w:tc>
        <w:tc>
          <w:tcPr>
            <w:tcW w:w="7197" w:type="dxa"/>
          </w:tcPr>
          <w:p>
            <w:pPr>
              <w:pStyle w:val="Normal"/>
              <w:rPr>
                <w:ins w:id="9225" w:author="Claude" w:date="2026-09-27T17:00:00Z"/>
              </w:rPr>
            </w:pPr>
            <w:ins w:id="9226" w:author="Claude" w:date="2026-09-27T17:00:00Z">
              <w:r>
                <w:t xml:space="preserve">TLS certificate or private key material</w:t>
              </w:r>
            </w:ins>
          </w:p>
        </w:tc>
      </w:tr>
      <w:tr>
        <w:trPr>
          <w:ins w:id="9227" w:author="Claude" w:date="2026-09-27T17:00:00Z"/>
        </w:trPr>
        <w:tc>
          <w:tcPr>
            <w:tcW w:w="2163" w:type="dxa"/>
          </w:tcPr>
          <w:p>
            <w:pPr>
              <w:pStyle w:val="Normal"/>
              <w:rPr>
                <w:ins w:id="9228" w:author="Claude" w:date="2026-09-27T17:00:00Z"/>
              </w:rPr>
            </w:pPr>
            <w:ins w:id="9229" w:author="Claude" w:date="2026-09-27T17:00:00Z">
              <w:r>
                <w:rPr>
                  <w:rStyle w:val="CodeChar"/>
                </w:rPr>
                <w:t xml:space="preserve">svc</w:t>
              </w:r>
            </w:ins>
          </w:p>
        </w:tc>
        <w:tc>
          <w:tcPr>
            <w:tcW w:w="7197" w:type="dxa"/>
          </w:tcPr>
          <w:p>
            <w:pPr>
              <w:pStyle w:val="Normal"/>
              <w:rPr>
                <w:ins w:id="9230" w:author="Claude" w:date="2026-09-27T17:00:00Z"/>
              </w:rPr>
            </w:pPr>
            <w:ins w:id="9231" w:author="Claude" w:date="2026-09-27T17:00:00Z">
              <w:r>
                <w:t xml:space="preserve">Service account credential</w:t>
              </w:r>
            </w:ins>
          </w:p>
        </w:tc>
      </w:tr>
      <w:tr>
        <w:trPr>
          <w:ins w:id="9232" w:author="Claude" w:date="2026-09-27T17:00:00Z"/>
        </w:trPr>
        <w:tc>
          <w:tcPr>
            <w:tcW w:w="2163" w:type="dxa"/>
          </w:tcPr>
          <w:p>
            <w:pPr>
              <w:pStyle w:val="Normal"/>
              <w:rPr>
                <w:ins w:id="9233" w:author="Claude" w:date="2026-09-27T17:00:00Z"/>
              </w:rPr>
            </w:pPr>
            <w:ins w:id="9234" w:author="Claude" w:date="2026-09-27T17:00:00Z">
              <w:r>
                <w:rPr>
                  <w:rStyle w:val="CodeChar"/>
                </w:rPr>
                <w:t xml:space="preserve">wlt</w:t>
              </w:r>
            </w:ins>
          </w:p>
        </w:tc>
        <w:tc>
          <w:tcPr>
            <w:tcW w:w="7197" w:type="dxa"/>
          </w:tcPr>
          <w:p>
            <w:pPr>
              <w:pStyle w:val="Normal"/>
              <w:rPr>
                <w:ins w:id="9235" w:author="Claude" w:date="2026-09-27T17:00:00Z"/>
              </w:rPr>
            </w:pPr>
            <w:ins w:id="9236" w:author="Claude" w:date="2026-09-27T17:00:00Z">
              <w:r>
                <w:t xml:space="preserve">Database wallet</w:t>
              </w:r>
            </w:ins>
          </w:p>
        </w:tc>
      </w:tr>
    </w:tbl>
    <w:p>
      <w:pPr>
        <w:pStyle w:val="Normal"/>
        <w:rPr>
          <w:ins w:id="9237" w:author="Claude" w:date="2026-09-27T17:00:00Z"/>
        </w:rPr>
      </w:pPr>
      <w:ins w:id="9238" w:author="Claude" w:date="2026-09-27T17:00:00Z">
        <w:r>
          <w:t xml:space="preserve">Never put the account name, username or target host in a secret name.</w:t>
        </w:r>
      </w:ins>
    </w:p>
    <w:p>
      <w:pPr>
        <w:pStyle w:val="Normal"/>
        <w:rPr>
          <w:ins w:id="9239" w:author="Claude" w:date="2026-09-27T17:00:00Z"/>
        </w:rPr>
      </w:pPr>
      <w:ins w:id="9240" w:author="Claude" w:date="2026-09-27T17:00:00Z">
        <w:r>
          <w:rPr>
            <w:b/>
          </w:rPr>
          <w:t xml:space="preserve">I. IAM role</w:t>
        </w:r>
        <w:r>
          <w:t xml:space="preserve"> — for </w:t>
        </w:r>
        <w:r>
          <w:rPr>
            <w:rStyle w:val="CodeChar"/>
          </w:rPr>
          <w:t xml:space="preserve">grp</w:t>
        </w:r>
        <w:r>
          <w:t xml:space="preserve"> and </w:t>
        </w:r>
        <w:r>
          <w:rPr>
            <w:rStyle w:val="CodeChar"/>
          </w:rPr>
          <w:t xml:space="preserve">pol</w:t>
        </w:r>
        <w:r>
          <w:t xml:space="preserve"> (Required)</w:t>
        </w:r>
      </w:ins>
    </w:p>
    <w:tbl>
      <w:tblPr>
        <w:tblStyle w:val="TableGrid"/>
        <w:tblW w:w="9360" w:type="dxa"/>
        <w:tblInd w:w="113" w:type="dxa"/>
        <w:tblLayout w:type="fixed"/>
        <w:tblLook w:val="04a0" w:firstRow="1"/>
      </w:tblPr>
      <w:tblGrid>
        <w:gridCol w:w="1956"/>
        <w:gridCol w:w="7404"/>
      </w:tblGrid>
      <w:tr>
        <w:trPr>
          <w:tblHeader w:val="true"/>
          <w:ins w:id="9241" w:author="Claude" w:date="2026-09-27T17:00:00Z"/>
        </w:trPr>
        <w:tc>
          <w:tcPr>
            <w:tcW w:w="1956" w:type="dxa"/>
            <w:shd w:val="clear" w:color="auto" w:fill="F2F2F2"/>
          </w:tcPr>
          <w:p>
            <w:pPr>
              <w:pStyle w:val="Normal"/>
              <w:rPr>
                <w:ins w:id="9242" w:author="Claude" w:date="2026-09-27T17:00:00Z"/>
              </w:rPr>
            </w:pPr>
            <w:ins w:id="9243" w:author="Claude" w:date="2026-09-27T17:00:00Z">
              <w:r>
                <w:t xml:space="preserve">Value</w:t>
              </w:r>
            </w:ins>
          </w:p>
        </w:tc>
        <w:tc>
          <w:tcPr>
            <w:tcW w:w="7404" w:type="dxa"/>
            <w:shd w:val="clear" w:color="auto" w:fill="F2F2F2"/>
          </w:tcPr>
          <w:p>
            <w:pPr>
              <w:pStyle w:val="Normal"/>
              <w:rPr>
                <w:ins w:id="9244" w:author="Claude" w:date="2026-09-27T17:00:00Z"/>
              </w:rPr>
            </w:pPr>
            <w:ins w:id="9245" w:author="Claude" w:date="2026-09-27T17:00:00Z">
              <w:r>
                <w:t xml:space="preserve">Meaning</w:t>
              </w:r>
            </w:ins>
          </w:p>
        </w:tc>
      </w:tr>
      <w:tr>
        <w:trPr>
          <w:ins w:id="9246" w:author="Claude" w:date="2026-09-27T17:00:00Z"/>
        </w:trPr>
        <w:tc>
          <w:tcPr>
            <w:tcW w:w="1956" w:type="dxa"/>
          </w:tcPr>
          <w:p>
            <w:pPr>
              <w:pStyle w:val="Normal"/>
              <w:rPr>
                <w:ins w:id="9247" w:author="Claude" w:date="2026-09-27T17:00:00Z"/>
              </w:rPr>
            </w:pPr>
            <w:ins w:id="9248" w:author="Claude" w:date="2026-09-27T17:00:00Z">
              <w:r>
                <w:rPr>
                  <w:rStyle w:val="CodeChar"/>
                </w:rPr>
                <w:t xml:space="preserve">admin</w:t>
              </w:r>
            </w:ins>
          </w:p>
        </w:tc>
        <w:tc>
          <w:tcPr>
            <w:tcW w:w="7404" w:type="dxa"/>
          </w:tcPr>
          <w:p>
            <w:pPr>
              <w:pStyle w:val="Normal"/>
              <w:rPr>
                <w:ins w:id="9249" w:author="Claude" w:date="2026-09-27T17:00:00Z"/>
              </w:rPr>
            </w:pPr>
            <w:ins w:id="9250" w:author="Claude" w:date="2026-09-27T17:00:00Z">
              <w:r>
                <w:t xml:space="preserve">Full management of the scope</w:t>
              </w:r>
            </w:ins>
          </w:p>
        </w:tc>
      </w:tr>
      <w:tr>
        <w:trPr>
          <w:ins w:id="9251" w:author="Claude" w:date="2026-09-27T17:00:00Z"/>
        </w:trPr>
        <w:tc>
          <w:tcPr>
            <w:tcW w:w="1956" w:type="dxa"/>
          </w:tcPr>
          <w:p>
            <w:pPr>
              <w:pStyle w:val="Normal"/>
              <w:rPr>
                <w:ins w:id="9252" w:author="Claude" w:date="2026-09-27T17:00:00Z"/>
              </w:rPr>
            </w:pPr>
            <w:ins w:id="9253" w:author="Claude" w:date="2026-09-27T17:00:00Z">
              <w:r>
                <w:rPr>
                  <w:rStyle w:val="CodeChar"/>
                </w:rPr>
                <w:t xml:space="preserve">oper</w:t>
              </w:r>
            </w:ins>
          </w:p>
        </w:tc>
        <w:tc>
          <w:tcPr>
            <w:tcW w:w="7404" w:type="dxa"/>
          </w:tcPr>
          <w:p>
            <w:pPr>
              <w:pStyle w:val="Normal"/>
              <w:rPr>
                <w:ins w:id="9254" w:author="Claude" w:date="2026-09-27T17:00:00Z"/>
              </w:rPr>
            </w:pPr>
            <w:ins w:id="9255" w:author="Claude" w:date="2026-09-27T17:00:00Z">
              <w:r>
                <w:t xml:space="preserve">Day-to-day operation (start, stop, scale, restore), no create/delete</w:t>
              </w:r>
            </w:ins>
          </w:p>
        </w:tc>
      </w:tr>
      <w:tr>
        <w:trPr>
          <w:ins w:id="9256" w:author="Claude" w:date="2026-09-27T17:00:00Z"/>
        </w:trPr>
        <w:tc>
          <w:tcPr>
            <w:tcW w:w="1956" w:type="dxa"/>
          </w:tcPr>
          <w:p>
            <w:pPr>
              <w:pStyle w:val="Normal"/>
              <w:rPr>
                <w:ins w:id="9257" w:author="Claude" w:date="2026-09-27T17:00:00Z"/>
              </w:rPr>
            </w:pPr>
            <w:ins w:id="9258" w:author="Claude" w:date="2026-09-27T17:00:00Z">
              <w:r>
                <w:rPr>
                  <w:rStyle w:val="CodeChar"/>
                </w:rPr>
                <w:t xml:space="preserve">read</w:t>
              </w:r>
            </w:ins>
          </w:p>
        </w:tc>
        <w:tc>
          <w:tcPr>
            <w:tcW w:w="7404" w:type="dxa"/>
          </w:tcPr>
          <w:p>
            <w:pPr>
              <w:pStyle w:val="Normal"/>
              <w:rPr>
                <w:ins w:id="9259" w:author="Claude" w:date="2026-09-27T17:00:00Z"/>
              </w:rPr>
            </w:pPr>
            <w:ins w:id="9260" w:author="Claude" w:date="2026-09-27T17:00:00Z">
              <w:r>
                <w:t xml:space="preserve">Read-only</w:t>
              </w:r>
            </w:ins>
          </w:p>
        </w:tc>
      </w:tr>
      <w:tr>
        <w:trPr>
          <w:ins w:id="9261" w:author="Claude" w:date="2026-09-27T17:00:00Z"/>
        </w:trPr>
        <w:tc>
          <w:tcPr>
            <w:tcW w:w="1956" w:type="dxa"/>
          </w:tcPr>
          <w:p>
            <w:pPr>
              <w:pStyle w:val="Normal"/>
              <w:rPr>
                <w:ins w:id="9262" w:author="Claude" w:date="2026-09-27T17:00:00Z"/>
              </w:rPr>
            </w:pPr>
            <w:ins w:id="9263" w:author="Claude" w:date="2026-09-27T17:00:00Z">
              <w:r>
                <w:rPr>
                  <w:rStyle w:val="CodeChar"/>
                </w:rPr>
                <w:t xml:space="preserve">audit</w:t>
              </w:r>
            </w:ins>
          </w:p>
        </w:tc>
        <w:tc>
          <w:tcPr>
            <w:tcW w:w="7404" w:type="dxa"/>
          </w:tcPr>
          <w:p>
            <w:pPr>
              <w:pStyle w:val="Normal"/>
              <w:rPr>
                <w:ins w:id="9264" w:author="Claude" w:date="2026-09-27T17:00:00Z"/>
              </w:rPr>
            </w:pPr>
            <w:ins w:id="9265" w:author="Claude" w:date="2026-09-27T17:00:00Z">
              <w:r>
                <w:t xml:space="preserve">Read-only plus audit and security logs</w:t>
              </w:r>
            </w:ins>
          </w:p>
        </w:tc>
      </w:tr>
      <w:tr>
        <w:trPr>
          <w:ins w:id="9266" w:author="Claude" w:date="2026-09-27T17:00:00Z"/>
        </w:trPr>
        <w:tc>
          <w:tcPr>
            <w:tcW w:w="1956" w:type="dxa"/>
          </w:tcPr>
          <w:p>
            <w:pPr>
              <w:pStyle w:val="Normal"/>
              <w:rPr>
                <w:ins w:id="9267" w:author="Claude" w:date="2026-09-27T17:00:00Z"/>
              </w:rPr>
            </w:pPr>
            <w:ins w:id="9268" w:author="Claude" w:date="2026-09-27T17:00:00Z">
              <w:r>
                <w:rPr>
                  <w:rStyle w:val="CodeChar"/>
                </w:rPr>
                <w:t xml:space="preserve">deploy</w:t>
              </w:r>
            </w:ins>
          </w:p>
        </w:tc>
        <w:tc>
          <w:tcPr>
            <w:tcW w:w="7404" w:type="dxa"/>
          </w:tcPr>
          <w:p>
            <w:pPr>
              <w:pStyle w:val="Normal"/>
              <w:rPr>
                <w:ins w:id="9269" w:author="Claude" w:date="2026-09-27T17:00:00Z"/>
              </w:rPr>
            </w:pPr>
            <w:ins w:id="9270" w:author="Claude" w:date="2026-09-27T17:00:00Z">
              <w:r>
                <w:t xml:space="preserve">Used by CI/CD pipelines to deploy</w:t>
              </w:r>
            </w:ins>
          </w:p>
        </w:tc>
      </w:tr>
      <w:tr>
        <w:trPr>
          <w:ins w:id="9271" w:author="Claude" w:date="2026-09-27T17:00:00Z"/>
        </w:trPr>
        <w:tc>
          <w:tcPr>
            <w:tcW w:w="1956" w:type="dxa"/>
          </w:tcPr>
          <w:p>
            <w:pPr>
              <w:pStyle w:val="Normal"/>
              <w:rPr>
                <w:ins w:id="9272" w:author="Claude" w:date="2026-09-27T17:00:00Z"/>
              </w:rPr>
            </w:pPr>
            <w:ins w:id="9273" w:author="Claude" w:date="2026-09-27T17:00:00Z">
              <w:r>
                <w:rPr>
                  <w:rStyle w:val="CodeChar"/>
                </w:rPr>
                <w:t xml:space="preserve">brkgl</w:t>
              </w:r>
            </w:ins>
          </w:p>
        </w:tc>
        <w:tc>
          <w:tcPr>
            <w:tcW w:w="7404" w:type="dxa"/>
          </w:tcPr>
          <w:p>
            <w:pPr>
              <w:pStyle w:val="Normal"/>
              <w:rPr>
                <w:ins w:id="9274" w:author="Claude" w:date="2026-09-27T17:00:00Z"/>
              </w:rPr>
            </w:pPr>
            <w:ins w:id="9275" w:author="Claude" w:date="2026-09-27T17:00:00Z">
              <w:r>
                <w:t xml:space="preserve">Break-glass emergency access</w:t>
              </w:r>
            </w:ins>
          </w:p>
        </w:tc>
      </w:tr>
    </w:tbl>
    <w:p>
      <w:pPr>
        <w:pStyle w:val="Normal"/>
        <w:rPr>
          <w:ins w:id="9276" w:author="Claude" w:date="2026-09-27T17:00:00Z"/>
        </w:rPr>
      </w:pPr>
      <w:ins w:id="9277" w:author="Claude" w:date="2026-09-27T17:00:00Z">
        <w:r>
          <w:rPr>
            <w:b/>
          </w:rPr>
          <w:t xml:space="preserve">J. Dynamic group members</w:t>
        </w:r>
        <w:r>
          <w:t xml:space="preserve"> — for </w:t>
        </w:r>
        <w:r>
          <w:rPr>
            <w:rStyle w:val="CodeChar"/>
          </w:rPr>
          <w:t xml:space="preserve">dgp</w:t>
        </w:r>
        <w:r>
          <w:t xml:space="preserve"> (Required): </w:t>
        </w:r>
        <w:r>
          <w:rPr>
            <w:rStyle w:val="CodeChar"/>
          </w:rPr>
          <w:t xml:space="preserve">fn</w:t>
        </w:r>
        <w:r>
          <w:t xml:space="preserve"> (Functions), </w:t>
        </w:r>
        <w:r>
          <w:rPr>
            <w:rStyle w:val="CodeChar"/>
          </w:rPr>
          <w:t xml:space="preserve">vm</w:t>
        </w:r>
        <w:r>
          <w:t xml:space="preserve"> (instances), </w:t>
        </w:r>
        <w:r>
          <w:rPr>
            <w:rStyle w:val="CodeChar"/>
          </w:rPr>
          <w:t xml:space="preserve">oke</w:t>
        </w:r>
        <w:r>
          <w:t xml:space="preserve"> (OKE workloads), </w:t>
        </w:r>
        <w:r>
          <w:rPr>
            <w:rStyle w:val="CodeChar"/>
          </w:rPr>
          <w:t xml:space="preserve">adb</w:t>
        </w:r>
        <w:r>
          <w:t xml:space="preserve"> (Autonomous Databases), </w:t>
        </w:r>
        <w:r>
          <w:rPr>
            <w:rStyle w:val="CodeChar"/>
          </w:rPr>
          <w:t xml:space="preserve">dis</w:t>
        </w:r>
        <w:r>
          <w:t xml:space="preserve"> (Data Integration), </w:t>
        </w:r>
        <w:r>
          <w:rPr>
            <w:rStyle w:val="CodeChar"/>
          </w:rPr>
          <w:t xml:space="preserve">dfa</w:t>
        </w:r>
        <w:r>
          <w:t xml:space="preserve"> (Data Flow), </w:t>
        </w:r>
        <w:r>
          <w:rPr>
            <w:rStyle w:val="CodeChar"/>
          </w:rPr>
          <w:t xml:space="preserve">apg</w:t>
        </w:r>
        <w:r>
          <w:t xml:space="preserve"> (API Gateways).</w:t>
        </w:r>
      </w:ins>
    </w:p>
    <w:p>
      <w:pPr>
        <w:pStyle w:val="Normal"/>
        <w:rPr>
          <w:ins w:id="9278" w:author="Claude" w:date="2026-09-27T17:00:00Z"/>
        </w:rPr>
      </w:pPr>
      <w:ins w:id="9279" w:author="Claude" w:date="2026-09-27T17:00:00Z">
        <w:r>
          <w:rPr>
            <w:b/>
          </w:rPr>
          <w:t xml:space="preserve">K. Log source</w:t>
        </w:r>
        <w:r>
          <w:t xml:space="preserve"> — for </w:t>
        </w:r>
        <w:r>
          <w:rPr>
            <w:rStyle w:val="CodeChar"/>
          </w:rPr>
          <w:t xml:space="preserve">log</w:t>
        </w:r>
        <w:r>
          <w:t xml:space="preserve"> (Required): </w:t>
        </w:r>
        <w:r>
          <w:rPr>
            <w:rStyle w:val="CodeChar"/>
          </w:rPr>
          <w:t xml:space="preserve">flow</w:t>
        </w:r>
        <w:r>
          <w:t xml:space="preserve"> (VCN flow logs), </w:t>
        </w:r>
        <w:r>
          <w:rPr>
            <w:rStyle w:val="CodeChar"/>
          </w:rPr>
          <w:t xml:space="preserve">lb</w:t>
        </w:r>
        <w:r>
          <w:t xml:space="preserve"> (load balancer), </w:t>
        </w:r>
        <w:r>
          <w:rPr>
            <w:rStyle w:val="CodeChar"/>
          </w:rPr>
          <w:t xml:space="preserve">apg</w:t>
        </w:r>
        <w:r>
          <w:t xml:space="preserve"> (API Gateway), </w:t>
        </w:r>
        <w:r>
          <w:rPr>
            <w:rStyle w:val="CodeChar"/>
          </w:rPr>
          <w:t xml:space="preserve">fn</w:t>
        </w:r>
        <w:r>
          <w:t xml:space="preserve"> (Functions), </w:t>
        </w:r>
        <w:r>
          <w:rPr>
            <w:rStyle w:val="CodeChar"/>
          </w:rPr>
          <w:t xml:space="preserve">waf</w:t>
        </w:r>
        <w:r>
          <w:t xml:space="preserve"> (WAF), </w:t>
        </w:r>
        <w:r>
          <w:rPr>
            <w:rStyle w:val="CodeChar"/>
          </w:rPr>
          <w:t xml:space="preserve">os</w:t>
        </w:r>
        <w:r>
          <w:t xml:space="preserve"> (operating system / agent), </w:t>
        </w:r>
        <w:r>
          <w:rPr>
            <w:rStyle w:val="CodeChar"/>
          </w:rPr>
          <w:t xml:space="preserve">app</w:t>
        </w:r>
        <w:r>
          <w:t xml:space="preserve"> (application custom logs), </w:t>
        </w:r>
        <w:r>
          <w:rPr>
            <w:rStyle w:val="CodeChar"/>
          </w:rPr>
          <w:t xml:space="preserve">oke</w:t>
        </w:r>
        <w:r>
          <w:t xml:space="preserve"> (Kubernetes), </w:t>
        </w:r>
        <w:r>
          <w:rPr>
            <w:rStyle w:val="CodeChar"/>
          </w:rPr>
          <w:t xml:space="preserve">aud</w:t>
        </w:r>
        <w:r>
          <w:t xml:space="preserve"> (audit).</w:t>
        </w:r>
      </w:ins>
    </w:p>
    <w:p>
      <w:pPr>
        <w:pStyle w:val="Normal"/>
        <w:rPr>
          <w:ins w:id="9280" w:author="Claude" w:date="2026-09-27T17:00:00Z"/>
        </w:rPr>
      </w:pPr>
      <w:ins w:id="9281" w:author="Claude" w:date="2026-09-27T17:00:00Z">
        <w:r>
          <w:rPr>
            <w:b/>
          </w:rPr>
          <w:t xml:space="preserve">L. Alarm signal</w:t>
        </w:r>
        <w:r>
          <w:t xml:space="preserve"> — for </w:t>
        </w:r>
        <w:r>
          <w:rPr>
            <w:rStyle w:val="CodeChar"/>
          </w:rPr>
          <w:t xml:space="preserve">alm</w:t>
        </w:r>
        <w:r>
          <w:t xml:space="preserve"> (Required): </w:t>
        </w:r>
        <w:r>
          <w:rPr>
            <w:rStyle w:val="CodeChar"/>
          </w:rPr>
          <w:t xml:space="preserve">cpu</w:t>
        </w:r>
        <w:r>
          <w:t xml:space="preserve">, </w:t>
        </w:r>
        <w:r>
          <w:rPr>
            <w:rStyle w:val="CodeChar"/>
          </w:rPr>
          <w:t xml:space="preserve">mem</w:t>
        </w:r>
        <w:r>
          <w:t xml:space="preserve"> (memory), </w:t>
        </w:r>
        <w:r>
          <w:rPr>
            <w:rStyle w:val="CodeChar"/>
          </w:rPr>
          <w:t xml:space="preserve">dsk</w:t>
        </w:r>
        <w:r>
          <w:t xml:space="preserve"> (disk), </w:t>
        </w:r>
        <w:r>
          <w:rPr>
            <w:rStyle w:val="CodeChar"/>
          </w:rPr>
          <w:t xml:space="preserve">lat</w:t>
        </w:r>
        <w:r>
          <w:t xml:space="preserve"> (latency), </w:t>
        </w:r>
        <w:r>
          <w:rPr>
            <w:rStyle w:val="CodeChar"/>
          </w:rPr>
          <w:t xml:space="preserve">err</w:t>
        </w:r>
        <w:r>
          <w:t xml:space="preserve"> (errors), </w:t>
        </w:r>
        <w:r>
          <w:rPr>
            <w:rStyle w:val="CodeChar"/>
          </w:rPr>
          <w:t xml:space="preserve">avl</w:t>
        </w:r>
        <w:r>
          <w:t xml:space="preserve"> (availability), </w:t>
        </w:r>
        <w:r>
          <w:rPr>
            <w:rStyle w:val="CodeChar"/>
          </w:rPr>
          <w:t xml:space="preserve">cap</w:t>
        </w:r>
        <w:r>
          <w:t xml:space="preserve"> (capacity), </w:t>
        </w:r>
        <w:r>
          <w:rPr>
            <w:rStyle w:val="CodeChar"/>
          </w:rPr>
          <w:t xml:space="preserve">lag</w:t>
        </w:r>
        <w:r>
          <w:t xml:space="preserve"> (replication lag).</w:t>
        </w:r>
      </w:ins>
    </w:p>
    <w:p>
      <w:pPr>
        <w:pStyle w:val="Normal"/>
        <w:rPr>
          <w:ins w:id="9282" w:author="Claude" w:date="2026-09-27T17:00:00Z"/>
        </w:rPr>
      </w:pPr>
      <w:ins w:id="9283" w:author="Claude" w:date="2026-09-27T17:00:00Z">
        <w:r>
          <w:rPr>
            <w:b/>
          </w:rPr>
          <w:t xml:space="preserve">M. Peer region</w:t>
        </w:r>
        <w:r>
          <w:t xml:space="preserve"> — for </w:t>
        </w:r>
        <w:r>
          <w:rPr>
            <w:rStyle w:val="CodeChar"/>
          </w:rPr>
          <w:t xml:space="preserve">rpc</w:t>
        </w:r>
        <w:r>
          <w:t xml:space="preserve"> (Required): the region of the other side, </w:t>
        </w:r>
        <w:r>
          <w:rPr>
            <w:rStyle w:val="CodeChar"/>
          </w:rPr>
          <w:t xml:space="preserve">cas</w:t>
        </w:r>
        <w:r>
          <w:t xml:space="preserve"> or </w:t>
        </w:r>
        <w:r>
          <w:rPr>
            <w:rStyle w:val="CodeChar"/>
          </w:rPr>
          <w:t xml:space="preserve">jnb</w:t>
        </w:r>
        <w:r>
          <w:t xml:space="preserve">.</w:t>
        </w:r>
      </w:ins>
    </w:p>
    <w:p>
      <w:pPr>
        <w:pStyle w:val="Normal"/>
        <w:rPr>
          <w:ins w:id="9284" w:author="Claude" w:date="2026-09-27T17:00:00Z"/>
        </w:rPr>
      </w:pPr>
      <w:ins w:id="9285" w:author="Claude" w:date="2026-09-27T17:00:00Z">
        <w:r>
          <w:rPr>
            <w:b/>
          </w:rPr>
          <w:t xml:space="preserve">N. Attached network</w:t>
        </w:r>
        <w:r>
          <w:t xml:space="preserve"> — for </w:t>
        </w:r>
        <w:r>
          <w:rPr>
            <w:rStyle w:val="CodeChar"/>
          </w:rPr>
          <w:t xml:space="preserve">dra</w:t>
        </w:r>
        <w:r>
          <w:t xml:space="preserve"> (Required): </w:t>
        </w:r>
        <w:r>
          <w:rPr>
            <w:rStyle w:val="CodeChar"/>
          </w:rPr>
          <w:t xml:space="preserve">vcn</w:t>
        </w:r>
        <w:r>
          <w:t xml:space="preserve">, </w:t>
        </w:r>
        <w:r>
          <w:rPr>
            <w:rStyle w:val="CodeChar"/>
          </w:rPr>
          <w:t xml:space="preserve">fcv</w:t>
        </w:r>
        <w:r>
          <w:t xml:space="preserve"> (FastConnect), </w:t>
        </w:r>
        <w:r>
          <w:rPr>
            <w:rStyle w:val="CodeChar"/>
          </w:rPr>
          <w:t xml:space="preserve">ips</w:t>
        </w:r>
        <w:r>
          <w:t xml:space="preserve"> (IPSec VPN), </w:t>
        </w:r>
        <w:r>
          <w:rPr>
            <w:rStyle w:val="CodeChar"/>
          </w:rPr>
          <w:t xml:space="preserve">rpc</w:t>
        </w:r>
        <w:r>
          <w:t xml:space="preserve"> (remote peering).</w:t>
        </w:r>
      </w:ins>
    </w:p>
    <w:p>
      <w:pPr>
        <w:pStyle w:val="Normal"/>
        <w:rPr>
          <w:ins w:id="9286" w:author="Claude" w:date="2026-09-27T17:00:00Z"/>
        </w:rPr>
      </w:pPr>
      <w:ins w:id="9287" w:author="Claude" w:date="2026-09-27T17:00:00Z">
        <w:r>
          <w:rPr>
            <w:b/>
          </w:rPr>
          <w:t xml:space="preserve">O. Optional qualifiers</w:t>
        </w:r>
      </w:ins>
    </w:p>
    <w:tbl>
      <w:tblPr>
        <w:tblStyle w:val="TableGrid"/>
        <w:tblW w:w="9360" w:type="dxa"/>
        <w:tblInd w:w="113" w:type="dxa"/>
        <w:tblLayout w:type="fixed"/>
        <w:tblLook w:val="04a0" w:firstRow="1"/>
      </w:tblPr>
      <w:tblGrid>
        <w:gridCol w:w="2622"/>
        <w:gridCol w:w="3716"/>
        <w:gridCol w:w="3022"/>
      </w:tblGrid>
      <w:tr>
        <w:trPr>
          <w:tblHeader w:val="true"/>
          <w:ins w:id="9288" w:author="Claude" w:date="2026-09-27T17:00:00Z"/>
        </w:trPr>
        <w:tc>
          <w:tcPr>
            <w:tcW w:w="2622" w:type="dxa"/>
            <w:shd w:val="clear" w:color="auto" w:fill="F2F2F2"/>
          </w:tcPr>
          <w:p>
            <w:pPr>
              <w:pStyle w:val="Normal"/>
              <w:rPr>
                <w:ins w:id="9289" w:author="Claude" w:date="2026-09-27T17:00:00Z"/>
              </w:rPr>
            </w:pPr>
            <w:ins w:id="9290" w:author="Claude" w:date="2026-09-27T17:00:00Z">
              <w:r>
                <w:t xml:space="preserve">Types</w:t>
              </w:r>
            </w:ins>
          </w:p>
        </w:tc>
        <w:tc>
          <w:tcPr>
            <w:tcW w:w="3716" w:type="dxa"/>
            <w:shd w:val="clear" w:color="auto" w:fill="F2F2F2"/>
          </w:tcPr>
          <w:p>
            <w:pPr>
              <w:pStyle w:val="Normal"/>
              <w:rPr>
                <w:ins w:id="9291" w:author="Claude" w:date="2026-09-27T17:00:00Z"/>
              </w:rPr>
            </w:pPr>
            <w:ins w:id="9292" w:author="Claude" w:date="2026-09-27T17:00:00Z">
              <w:r>
                <w:t xml:space="preserve">Values</w:t>
              </w:r>
            </w:ins>
          </w:p>
        </w:tc>
        <w:tc>
          <w:tcPr>
            <w:tcW w:w="3022" w:type="dxa"/>
            <w:shd w:val="clear" w:color="auto" w:fill="F2F2F2"/>
          </w:tcPr>
          <w:p>
            <w:pPr>
              <w:pStyle w:val="Normal"/>
              <w:rPr>
                <w:ins w:id="9293" w:author="Claude" w:date="2026-09-27T17:00:00Z"/>
              </w:rPr>
            </w:pPr>
            <w:ins w:id="9294" w:author="Claude" w:date="2026-09-27T17:00:00Z">
              <w:r>
                <w:t xml:space="preserve">Use when</w:t>
              </w:r>
            </w:ins>
          </w:p>
        </w:tc>
      </w:tr>
      <w:tr>
        <w:trPr>
          <w:ins w:id="9295" w:author="Claude" w:date="2026-09-27T17:00:00Z"/>
        </w:trPr>
        <w:tc>
          <w:tcPr>
            <w:tcW w:w="2622" w:type="dxa"/>
          </w:tcPr>
          <w:p>
            <w:pPr>
              <w:pStyle w:val="Normal"/>
              <w:rPr>
                <w:ins w:id="9296" w:author="Claude" w:date="2026-09-27T17:00:00Z"/>
              </w:rPr>
            </w:pPr>
            <w:ins w:id="9297" w:author="Claude" w:date="2026-09-27T17:00:00Z">
              <w:r>
                <w:rPr>
                  <w:rStyle w:val="CodeChar"/>
                </w:rPr>
                <w:t xml:space="preserve">onp</w:t>
              </w:r>
              <w:r>
                <w:t xml:space="preserve">, </w:t>
              </w:r>
              <w:r>
                <w:rPr>
                  <w:rStyle w:val="CodeChar"/>
                </w:rPr>
                <w:t xml:space="preserve">vnp</w:t>
              </w:r>
              <w:r>
                <w:t xml:space="preserve"> (node pools)</w:t>
              </w:r>
            </w:ins>
          </w:p>
        </w:tc>
        <w:tc>
          <w:tcPr>
            <w:tcW w:w="3716" w:type="dxa"/>
          </w:tcPr>
          <w:p>
            <w:pPr>
              <w:pStyle w:val="Normal"/>
              <w:rPr>
                <w:ins w:id="9298" w:author="Claude" w:date="2026-09-27T17:00:00Z"/>
              </w:rPr>
            </w:pPr>
            <w:ins w:id="9299" w:author="Claude" w:date="2026-09-27T17:00:00Z">
              <w:r>
                <w:rPr>
                  <w:rStyle w:val="CodeChar"/>
                </w:rPr>
                <w:t xml:space="preserve">sys</w:t>
              </w:r>
              <w:r>
                <w:t xml:space="preserve"> system add-ons, </w:t>
              </w:r>
              <w:r>
                <w:rPr>
                  <w:rStyle w:val="CodeChar"/>
                </w:rPr>
                <w:t xml:space="preserve">app</w:t>
              </w:r>
              <w:r>
                <w:t xml:space="preserve"> application workloads, </w:t>
              </w:r>
              <w:r>
                <w:rPr>
                  <w:rStyle w:val="CodeChar"/>
                </w:rPr>
                <w:t xml:space="preserve">gpu</w:t>
              </w:r>
              <w:r>
                <w:t xml:space="preserve"> GPU, </w:t>
              </w:r>
              <w:r>
                <w:rPr>
                  <w:rStyle w:val="CodeChar"/>
                </w:rPr>
                <w:t xml:space="preserve">batch</w:t>
              </w:r>
              <w:r>
                <w:t xml:space="preserve"> batch jobs</w:t>
              </w:r>
            </w:ins>
          </w:p>
        </w:tc>
        <w:tc>
          <w:tcPr>
            <w:tcW w:w="3022" w:type="dxa"/>
          </w:tcPr>
          <w:p>
            <w:pPr>
              <w:pStyle w:val="Normal"/>
              <w:rPr>
                <w:ins w:id="9300" w:author="Claude" w:date="2026-09-27T17:00:00Z"/>
              </w:rPr>
            </w:pPr>
            <w:ins w:id="9301" w:author="Claude" w:date="2026-09-27T17:00:00Z">
              <w:r>
                <w:t xml:space="preserve">A cluster has more than one pool</w:t>
              </w:r>
            </w:ins>
          </w:p>
        </w:tc>
      </w:tr>
      <w:tr>
        <w:trPr>
          <w:ins w:id="9302" w:author="Claude" w:date="2026-09-27T17:00:00Z"/>
        </w:trPr>
        <w:tc>
          <w:tcPr>
            <w:tcW w:w="2622" w:type="dxa"/>
          </w:tcPr>
          <w:p>
            <w:pPr>
              <w:pStyle w:val="Normal"/>
              <w:rPr>
                <w:ins w:id="9303" w:author="Claude" w:date="2026-09-27T17:00:00Z"/>
              </w:rPr>
            </w:pPr>
            <w:ins w:id="9304" w:author="Claude" w:date="2026-09-27T17:00:00Z">
              <w:r>
                <w:rPr>
                  <w:rStyle w:val="CodeChar"/>
                </w:rPr>
                <w:t xml:space="preserve">blv</w:t>
              </w:r>
              <w:r>
                <w:t xml:space="preserve"> (block volumes)</w:t>
              </w:r>
            </w:ins>
          </w:p>
        </w:tc>
        <w:tc>
          <w:tcPr>
            <w:tcW w:w="3716" w:type="dxa"/>
          </w:tcPr>
          <w:p>
            <w:pPr>
              <w:pStyle w:val="Normal"/>
              <w:rPr>
                <w:ins w:id="9305" w:author="Claude" w:date="2026-09-27T17:00:00Z"/>
              </w:rPr>
            </w:pPr>
            <w:ins w:id="9306" w:author="Claude" w:date="2026-09-27T17:00:00Z">
              <w:r>
                <w:rPr>
                  <w:rStyle w:val="CodeChar"/>
                </w:rPr>
                <w:t xml:space="preserve">data</w:t>
              </w:r>
              <w:r>
                <w:t xml:space="preserve">, </w:t>
              </w:r>
              <w:r>
                <w:rPr>
                  <w:rStyle w:val="CodeChar"/>
                </w:rPr>
                <w:t xml:space="preserve">log</w:t>
              </w:r>
              <w:r>
                <w:t xml:space="preserve">, </w:t>
              </w:r>
              <w:r>
                <w:rPr>
                  <w:rStyle w:val="CodeChar"/>
                </w:rPr>
                <w:t xml:space="preserve">redo</w:t>
              </w:r>
              <w:r>
                <w:t xml:space="preserve">, </w:t>
              </w:r>
              <w:r>
                <w:rPr>
                  <w:rStyle w:val="CodeChar"/>
                </w:rPr>
                <w:t xml:space="preserve">arc</w:t>
              </w:r>
              <w:r>
                <w:t xml:space="preserve"> archive logs, </w:t>
              </w:r>
              <w:r>
                <w:rPr>
                  <w:rStyle w:val="CodeChar"/>
                </w:rPr>
                <w:t xml:space="preserve">bin</w:t>
              </w:r>
              <w:r>
                <w:t xml:space="preserve"> binaries</w:t>
              </w:r>
            </w:ins>
          </w:p>
        </w:tc>
        <w:tc>
          <w:tcPr>
            <w:tcW w:w="3022" w:type="dxa"/>
          </w:tcPr>
          <w:p>
            <w:pPr>
              <w:pStyle w:val="Normal"/>
              <w:rPr>
                <w:ins w:id="9307" w:author="Claude" w:date="2026-09-27T17:00:00Z"/>
              </w:rPr>
            </w:pPr>
            <w:ins w:id="9308" w:author="Claude" w:date="2026-09-27T17:00:00Z">
              <w:r>
                <w:t xml:space="preserve">An instance has more than one volume</w:t>
              </w:r>
            </w:ins>
          </w:p>
        </w:tc>
      </w:tr>
      <w:tr>
        <w:trPr>
          <w:ins w:id="9309" w:author="Claude" w:date="2026-09-27T17:00:00Z"/>
        </w:trPr>
        <w:tc>
          <w:tcPr>
            <w:tcW w:w="2622" w:type="dxa"/>
          </w:tcPr>
          <w:p>
            <w:pPr>
              <w:pStyle w:val="Normal"/>
              <w:rPr>
                <w:ins w:id="9310" w:author="Claude" w:date="2026-09-27T17:00:00Z"/>
              </w:rPr>
            </w:pPr>
            <w:ins w:id="9311" w:author="Claude" w:date="2026-09-27T17:00:00Z">
              <w:r>
                <w:rPr>
                  <w:rStyle w:val="CodeChar"/>
                </w:rPr>
                <w:t xml:space="preserve">stm</w:t>
              </w:r>
              <w:r>
                <w:t xml:space="preserve">, </w:t>
              </w:r>
              <w:r>
                <w:rPr>
                  <w:rStyle w:val="CodeChar"/>
                </w:rPr>
                <w:t xml:space="preserve">que</w:t>
              </w:r>
              <w:r>
                <w:t xml:space="preserve">, </w:t>
              </w:r>
              <w:r>
                <w:rPr>
                  <w:rStyle w:val="CodeChar"/>
                </w:rPr>
                <w:t xml:space="preserve">ons</w:t>
              </w:r>
              <w:r>
                <w:t xml:space="preserve"> (streams, queues, topics)</w:t>
              </w:r>
            </w:ins>
          </w:p>
        </w:tc>
        <w:tc>
          <w:tcPr>
            <w:tcW w:w="3716" w:type="dxa"/>
          </w:tcPr>
          <w:p>
            <w:pPr>
              <w:pStyle w:val="Normal"/>
              <w:rPr>
                <w:ins w:id="9312" w:author="Claude" w:date="2026-09-27T17:00:00Z"/>
              </w:rPr>
            </w:pPr>
            <w:ins w:id="9313" w:author="Claude" w:date="2026-09-27T17:00:00Z">
              <w:r>
                <w:rPr>
                  <w:rStyle w:val="CodeChar"/>
                </w:rPr>
                <w:t xml:space="preserve">evt</w:t>
              </w:r>
              <w:r>
                <w:t xml:space="preserve"> events, </w:t>
              </w:r>
              <w:r>
                <w:rPr>
                  <w:rStyle w:val="CodeChar"/>
                </w:rPr>
                <w:t xml:space="preserve">txn</w:t>
              </w:r>
              <w:r>
                <w:t xml:space="preserve"> transactions, </w:t>
              </w:r>
              <w:r>
                <w:rPr>
                  <w:rStyle w:val="CodeChar"/>
                </w:rPr>
                <w:t xml:space="preserve">ops</w:t>
              </w:r>
              <w:r>
                <w:t xml:space="preserve"> operations alerts, </w:t>
              </w:r>
              <w:r>
                <w:rPr>
                  <w:rStyle w:val="CodeChar"/>
                </w:rPr>
                <w:t xml:space="preserve">soc</w:t>
              </w:r>
              <w:r>
                <w:t xml:space="preserve"> security alerts, </w:t>
              </w:r>
              <w:r>
                <w:rPr>
                  <w:rStyle w:val="CodeChar"/>
                </w:rPr>
                <w:t xml:space="preserve">fin</w:t>
              </w:r>
              <w:r>
                <w:t xml:space="preserve"> cost alerts</w:t>
              </w:r>
            </w:ins>
          </w:p>
        </w:tc>
        <w:tc>
          <w:tcPr>
            <w:tcW w:w="3022" w:type="dxa"/>
          </w:tcPr>
          <w:p>
            <w:pPr>
              <w:pStyle w:val="Normal"/>
              <w:rPr>
                <w:ins w:id="9314" w:author="Claude" w:date="2026-09-27T17:00:00Z"/>
              </w:rPr>
            </w:pPr>
            <w:ins w:id="9315" w:author="Claude" w:date="2026-09-27T17:00:00Z">
              <w:r>
                <w:t xml:space="preserve">More than one exists for the same application</w:t>
              </w:r>
            </w:ins>
          </w:p>
        </w:tc>
      </w:tr>
    </w:tbl>
    <w:p>
      <w:pPr>
        <w:pStyle w:val="Heading2"/>
        <w:rPr>
          <w:ins w:id="9316" w:author="Claude" w:date="2026-09-27T17:00:00Z"/>
        </w:rPr>
      </w:pPr>
      <w:ins w:id="9317" w:author="Claude" w:date="2026-09-27T17:00:00Z">
        <w:r>
          <w:t xml:space="preserve">7. Environment Codes</w:t>
        </w:r>
      </w:ins>
    </w:p>
    <w:p>
      <w:pPr>
        <w:pStyle w:val="Normal"/>
        <w:rPr>
          <w:ins w:id="9318" w:author="Claude" w:date="2026-09-27T17:00:00Z"/>
        </w:rPr>
      </w:pPr>
      <w:ins w:id="9319" w:author="Claude" w:date="2026-09-27T17:00:00Z">
        <w:r>
          <w:t xml:space="preserve">Only three environment values exist. Every resource must use exactly one of them.</w:t>
        </w:r>
      </w:ins>
    </w:p>
    <w:tbl>
      <w:tblPr>
        <w:tblStyle w:val="TableGrid"/>
        <w:tblW w:w="9360" w:type="dxa"/>
        <w:tblInd w:w="113" w:type="dxa"/>
        <w:tblLayout w:type="fixed"/>
        <w:tblLook w:val="04a0" w:firstRow="1"/>
      </w:tblPr>
      <w:tblGrid>
        <w:gridCol w:w="1034"/>
        <w:gridCol w:w="1169"/>
        <w:gridCol w:w="1654"/>
        <w:gridCol w:w="2302"/>
        <w:gridCol w:w="1610"/>
        <w:gridCol w:w="1591"/>
      </w:tblGrid>
      <w:tr>
        <w:trPr>
          <w:tblHeader w:val="true"/>
          <w:ins w:id="9320" w:author="Claude" w:date="2026-09-27T17:00:00Z"/>
        </w:trPr>
        <w:tc>
          <w:tcPr>
            <w:tcW w:w="1034" w:type="dxa"/>
            <w:shd w:val="clear" w:color="auto" w:fill="F2F2F2"/>
          </w:tcPr>
          <w:p>
            <w:pPr>
              <w:pStyle w:val="Normal"/>
              <w:rPr>
                <w:ins w:id="9321" w:author="Claude" w:date="2026-09-27T17:00:00Z"/>
              </w:rPr>
            </w:pPr>
            <w:ins w:id="9322" w:author="Claude" w:date="2026-09-27T17:00:00Z">
              <w:r>
                <w:t xml:space="preserve">Value</w:t>
              </w:r>
            </w:ins>
          </w:p>
        </w:tc>
        <w:tc>
          <w:tcPr>
            <w:tcW w:w="1169" w:type="dxa"/>
            <w:shd w:val="clear" w:color="auto" w:fill="F2F2F2"/>
          </w:tcPr>
          <w:p>
            <w:pPr>
              <w:pStyle w:val="Normal"/>
              <w:rPr>
                <w:ins w:id="9323" w:author="Claude" w:date="2026-09-27T17:00:00Z"/>
              </w:rPr>
            </w:pPr>
            <w:ins w:id="9324" w:author="Claude" w:date="2026-09-27T17:00:00Z">
              <w:r>
                <w:t xml:space="preserve">Compact letter</w:t>
              </w:r>
            </w:ins>
          </w:p>
        </w:tc>
        <w:tc>
          <w:tcPr>
            <w:tcW w:w="1654" w:type="dxa"/>
            <w:shd w:val="clear" w:color="auto" w:fill="F2F2F2"/>
          </w:tcPr>
          <w:p>
            <w:pPr>
              <w:pStyle w:val="Normal"/>
              <w:rPr>
                <w:ins w:id="9325" w:author="Claude" w:date="2026-09-27T17:00:00Z"/>
              </w:rPr>
            </w:pPr>
            <w:ins w:id="9326" w:author="Claude" w:date="2026-09-27T17:00:00Z">
              <w:r>
                <w:t xml:space="preserve">Environment</w:t>
              </w:r>
            </w:ins>
          </w:p>
        </w:tc>
        <w:tc>
          <w:tcPr>
            <w:tcW w:w="2302" w:type="dxa"/>
            <w:shd w:val="clear" w:color="auto" w:fill="F2F2F2"/>
          </w:tcPr>
          <w:p>
            <w:pPr>
              <w:pStyle w:val="Normal"/>
              <w:rPr>
                <w:ins w:id="9327" w:author="Claude" w:date="2026-09-27T17:00:00Z"/>
              </w:rPr>
            </w:pPr>
            <w:ins w:id="9328" w:author="Claude" w:date="2026-09-27T17:00:00Z">
              <w:r>
                <w:t xml:space="preserve">What runs here</w:t>
              </w:r>
            </w:ins>
          </w:p>
        </w:tc>
        <w:tc>
          <w:tcPr>
            <w:tcW w:w="1610" w:type="dxa"/>
            <w:shd w:val="clear" w:color="auto" w:fill="F2F2F2"/>
          </w:tcPr>
          <w:p>
            <w:pPr>
              <w:pStyle w:val="Normal"/>
              <w:rPr>
                <w:ins w:id="9329" w:author="Claude" w:date="2026-09-27T17:00:00Z"/>
              </w:rPr>
            </w:pPr>
            <w:ins w:id="9330" w:author="Claude" w:date="2026-09-27T17:00:00Z">
              <w:r>
                <w:t xml:space="preserve">Data allowed</w:t>
              </w:r>
            </w:ins>
          </w:p>
        </w:tc>
        <w:tc>
          <w:tcPr>
            <w:tcW w:w="1591" w:type="dxa"/>
            <w:shd w:val="clear" w:color="auto" w:fill="F2F2F2"/>
          </w:tcPr>
          <w:p>
            <w:pPr>
              <w:pStyle w:val="Normal"/>
              <w:rPr>
                <w:ins w:id="9331" w:author="Claude" w:date="2026-09-27T17:00:00Z"/>
              </w:rPr>
            </w:pPr>
            <w:ins w:id="9332" w:author="Claude" w:date="2026-09-27T17:00:00Z">
              <w:r>
                <w:t xml:space="preserve">Compartment tier</w:t>
              </w:r>
            </w:ins>
          </w:p>
        </w:tc>
      </w:tr>
      <w:tr>
        <w:trPr>
          <w:ins w:id="9333" w:author="Claude" w:date="2026-09-27T17:00:00Z"/>
        </w:trPr>
        <w:tc>
          <w:tcPr>
            <w:tcW w:w="1034" w:type="dxa"/>
          </w:tcPr>
          <w:p>
            <w:pPr>
              <w:pStyle w:val="Normal"/>
              <w:rPr>
                <w:ins w:id="9334" w:author="Claude" w:date="2026-09-27T17:00:00Z"/>
              </w:rPr>
            </w:pPr>
            <w:ins w:id="9335" w:author="Claude" w:date="2026-09-27T17:00:00Z">
              <w:r>
                <w:rPr>
                  <w:rStyle w:val="CodeChar"/>
                </w:rPr>
                <w:t xml:space="preserve">dev</w:t>
              </w:r>
            </w:ins>
          </w:p>
        </w:tc>
        <w:tc>
          <w:tcPr>
            <w:tcW w:w="1169" w:type="dxa"/>
          </w:tcPr>
          <w:p>
            <w:pPr>
              <w:pStyle w:val="Normal"/>
              <w:rPr>
                <w:ins w:id="9336" w:author="Claude" w:date="2026-09-27T17:00:00Z"/>
              </w:rPr>
            </w:pPr>
            <w:ins w:id="9337" w:author="Claude" w:date="2026-09-27T17:00:00Z">
              <w:r>
                <w:rPr>
                  <w:rStyle w:val="CodeChar"/>
                </w:rPr>
                <w:t xml:space="preserve">d</w:t>
              </w:r>
            </w:ins>
          </w:p>
        </w:tc>
        <w:tc>
          <w:tcPr>
            <w:tcW w:w="1654" w:type="dxa"/>
          </w:tcPr>
          <w:p>
            <w:pPr>
              <w:pStyle w:val="Normal"/>
              <w:rPr>
                <w:ins w:id="9338" w:author="Claude" w:date="2026-09-27T17:00:00Z"/>
              </w:rPr>
            </w:pPr>
            <w:ins w:id="9339" w:author="Claude" w:date="2026-09-27T17:00:00Z">
              <w:r>
                <w:t xml:space="preserve">Development</w:t>
              </w:r>
            </w:ins>
          </w:p>
        </w:tc>
        <w:tc>
          <w:tcPr>
            <w:tcW w:w="2302" w:type="dxa"/>
          </w:tcPr>
          <w:p>
            <w:pPr>
              <w:pStyle w:val="Normal"/>
              <w:rPr>
                <w:ins w:id="9340" w:author="Claude" w:date="2026-09-27T17:00:00Z"/>
              </w:rPr>
            </w:pPr>
            <w:ins w:id="9341" w:author="Claude" w:date="2026-09-27T17:00:00Z">
              <w:r>
                <w:t xml:space="preserve">Developer builds, unit and integration testing, experiments</w:t>
              </w:r>
            </w:ins>
          </w:p>
        </w:tc>
        <w:tc>
          <w:tcPr>
            <w:tcW w:w="1610" w:type="dxa"/>
          </w:tcPr>
          <w:p>
            <w:pPr>
              <w:pStyle w:val="Normal"/>
              <w:rPr>
                <w:ins w:id="9342" w:author="Claude" w:date="2026-09-27T17:00:00Z"/>
              </w:rPr>
            </w:pPr>
            <w:ins w:id="9343" w:author="Claude" w:date="2026-09-27T17:00:00Z">
              <w:r>
                <w:t xml:space="preserve">Synthetic test data only</w:t>
              </w:r>
            </w:ins>
          </w:p>
        </w:tc>
        <w:tc>
          <w:tcPr>
            <w:tcW w:w="1591" w:type="dxa"/>
          </w:tcPr>
          <w:p>
            <w:pPr>
              <w:pStyle w:val="Normal"/>
              <w:rPr>
                <w:ins w:id="9344" w:author="Claude" w:date="2026-09-27T17:00:00Z"/>
              </w:rPr>
            </w:pPr>
            <w:ins w:id="9345" w:author="Claude" w:date="2026-09-27T17:00:00Z">
              <w:r>
                <w:rPr>
                  <w:rStyle w:val="CodeChar"/>
                </w:rPr>
                <w:t xml:space="preserve">cmr-npd</w:t>
              </w:r>
            </w:ins>
          </w:p>
        </w:tc>
      </w:tr>
      <w:tr>
        <w:trPr>
          <w:ins w:id="9346" w:author="Claude" w:date="2026-09-27T17:00:00Z"/>
        </w:trPr>
        <w:tc>
          <w:tcPr>
            <w:tcW w:w="1034" w:type="dxa"/>
          </w:tcPr>
          <w:p>
            <w:pPr>
              <w:pStyle w:val="Normal"/>
              <w:rPr>
                <w:ins w:id="9347" w:author="Claude" w:date="2026-09-27T17:00:00Z"/>
              </w:rPr>
            </w:pPr>
            <w:ins w:id="9348" w:author="Claude" w:date="2026-09-27T17:00:00Z">
              <w:r>
                <w:rPr>
                  <w:rStyle w:val="CodeChar"/>
                </w:rPr>
                <w:t xml:space="preserve">uat</w:t>
              </w:r>
            </w:ins>
          </w:p>
        </w:tc>
        <w:tc>
          <w:tcPr>
            <w:tcW w:w="1169" w:type="dxa"/>
          </w:tcPr>
          <w:p>
            <w:pPr>
              <w:pStyle w:val="Normal"/>
              <w:rPr>
                <w:ins w:id="9349" w:author="Claude" w:date="2026-09-27T17:00:00Z"/>
              </w:rPr>
            </w:pPr>
            <w:ins w:id="9350" w:author="Claude" w:date="2026-09-27T17:00:00Z">
              <w:r>
                <w:rPr>
                  <w:rStyle w:val="CodeChar"/>
                </w:rPr>
                <w:t xml:space="preserve">u</w:t>
              </w:r>
            </w:ins>
          </w:p>
        </w:tc>
        <w:tc>
          <w:tcPr>
            <w:tcW w:w="1654" w:type="dxa"/>
          </w:tcPr>
          <w:p>
            <w:pPr>
              <w:pStyle w:val="Normal"/>
              <w:rPr>
                <w:ins w:id="9351" w:author="Claude" w:date="2026-09-27T17:00:00Z"/>
              </w:rPr>
            </w:pPr>
            <w:ins w:id="9352" w:author="Claude" w:date="2026-09-27T17:00:00Z">
              <w:r>
                <w:t xml:space="preserve">User acceptance testing</w:t>
              </w:r>
            </w:ins>
          </w:p>
        </w:tc>
        <w:tc>
          <w:tcPr>
            <w:tcW w:w="2302" w:type="dxa"/>
          </w:tcPr>
          <w:p>
            <w:pPr>
              <w:pStyle w:val="Normal"/>
              <w:rPr>
                <w:ins w:id="9353" w:author="Claude" w:date="2026-09-27T17:00:00Z"/>
              </w:rPr>
            </w:pPr>
            <w:ins w:id="9354" w:author="Claude" w:date="2026-09-27T17:00:00Z">
              <w:r>
                <w:t xml:space="preserve">Business acceptance, system integration, performance and pre-production testing</w:t>
              </w:r>
            </w:ins>
          </w:p>
        </w:tc>
        <w:tc>
          <w:tcPr>
            <w:tcW w:w="1610" w:type="dxa"/>
          </w:tcPr>
          <w:p>
            <w:pPr>
              <w:pStyle w:val="Normal"/>
              <w:rPr>
                <w:ins w:id="9355" w:author="Claude" w:date="2026-09-27T17:00:00Z"/>
              </w:rPr>
            </w:pPr>
            <w:ins w:id="9356" w:author="Claude" w:date="2026-09-27T17:00:00Z">
              <w:r>
                <w:t xml:space="preserve">Masked or synthetic data only</w:t>
              </w:r>
            </w:ins>
          </w:p>
        </w:tc>
        <w:tc>
          <w:tcPr>
            <w:tcW w:w="1591" w:type="dxa"/>
          </w:tcPr>
          <w:p>
            <w:pPr>
              <w:pStyle w:val="Normal"/>
              <w:rPr>
                <w:ins w:id="9357" w:author="Claude" w:date="2026-09-27T17:00:00Z"/>
              </w:rPr>
            </w:pPr>
            <w:ins w:id="9358" w:author="Claude" w:date="2026-09-27T17:00:00Z">
              <w:r>
                <w:rPr>
                  <w:rStyle w:val="CodeChar"/>
                </w:rPr>
                <w:t xml:space="preserve">cmr-npd</w:t>
              </w:r>
            </w:ins>
          </w:p>
        </w:tc>
      </w:tr>
      <w:tr>
        <w:trPr>
          <w:ins w:id="9359" w:author="Claude" w:date="2026-09-27T17:00:00Z"/>
        </w:trPr>
        <w:tc>
          <w:tcPr>
            <w:tcW w:w="1034" w:type="dxa"/>
          </w:tcPr>
          <w:p>
            <w:pPr>
              <w:pStyle w:val="Normal"/>
              <w:rPr>
                <w:ins w:id="9360" w:author="Claude" w:date="2026-09-27T17:00:00Z"/>
              </w:rPr>
            </w:pPr>
            <w:ins w:id="9361" w:author="Claude" w:date="2026-09-27T17:00:00Z">
              <w:r>
                <w:rPr>
                  <w:rStyle w:val="CodeChar"/>
                </w:rPr>
                <w:t xml:space="preserve">prd</w:t>
              </w:r>
            </w:ins>
          </w:p>
        </w:tc>
        <w:tc>
          <w:tcPr>
            <w:tcW w:w="1169" w:type="dxa"/>
          </w:tcPr>
          <w:p>
            <w:pPr>
              <w:pStyle w:val="Normal"/>
              <w:rPr>
                <w:ins w:id="9362" w:author="Claude" w:date="2026-09-27T17:00:00Z"/>
              </w:rPr>
            </w:pPr>
            <w:ins w:id="9363" w:author="Claude" w:date="2026-09-27T17:00:00Z">
              <w:r>
                <w:rPr>
                  <w:rStyle w:val="CodeChar"/>
                </w:rPr>
                <w:t xml:space="preserve">p</w:t>
              </w:r>
            </w:ins>
          </w:p>
        </w:tc>
        <w:tc>
          <w:tcPr>
            <w:tcW w:w="1654" w:type="dxa"/>
          </w:tcPr>
          <w:p>
            <w:pPr>
              <w:pStyle w:val="Normal"/>
              <w:rPr>
                <w:ins w:id="9364" w:author="Claude" w:date="2026-09-27T17:00:00Z"/>
              </w:rPr>
            </w:pPr>
            <w:ins w:id="9365" w:author="Claude" w:date="2026-09-27T17:00:00Z">
              <w:r>
                <w:t xml:space="preserve">Production</w:t>
              </w:r>
            </w:ins>
          </w:p>
        </w:tc>
        <w:tc>
          <w:tcPr>
            <w:tcW w:w="2302" w:type="dxa"/>
          </w:tcPr>
          <w:p>
            <w:pPr>
              <w:pStyle w:val="Normal"/>
              <w:rPr>
                <w:ins w:id="9366" w:author="Claude" w:date="2026-09-27T17:00:00Z"/>
              </w:rPr>
            </w:pPr>
            <w:ins w:id="9367" w:author="Claude" w:date="2026-09-27T17:00:00Z">
              <w:r>
                <w:t xml:space="preserve">Live customer services and their DR copies in the other region</w:t>
              </w:r>
            </w:ins>
          </w:p>
        </w:tc>
        <w:tc>
          <w:tcPr>
            <w:tcW w:w="1610" w:type="dxa"/>
          </w:tcPr>
          <w:p>
            <w:pPr>
              <w:pStyle w:val="Normal"/>
              <w:rPr>
                <w:ins w:id="9368" w:author="Claude" w:date="2026-09-27T17:00:00Z"/>
              </w:rPr>
            </w:pPr>
            <w:ins w:id="9369" w:author="Claude" w:date="2026-09-27T17:00:00Z">
              <w:r>
                <w:t xml:space="preserve">Production data</w:t>
              </w:r>
            </w:ins>
          </w:p>
        </w:tc>
        <w:tc>
          <w:tcPr>
            <w:tcW w:w="1591" w:type="dxa"/>
          </w:tcPr>
          <w:p>
            <w:pPr>
              <w:pStyle w:val="Normal"/>
              <w:rPr>
                <w:ins w:id="9370" w:author="Claude" w:date="2026-09-27T17:00:00Z"/>
              </w:rPr>
            </w:pPr>
            <w:ins w:id="9371" w:author="Claude" w:date="2026-09-27T17:00:00Z">
              <w:r>
                <w:rPr>
                  <w:rStyle w:val="CodeChar"/>
                </w:rPr>
                <w:t xml:space="preserve">cmr-prd</w:t>
              </w:r>
            </w:ins>
          </w:p>
        </w:tc>
      </w:tr>
    </w:tbl>
    <w:p>
      <w:pPr>
        <w:pStyle w:val="Normal"/>
        <w:rPr>
          <w:ins w:id="9372" w:author="Claude" w:date="2026-09-27T17:00:00Z"/>
        </w:rPr>
      </w:pPr>
      <w:ins w:id="9373" w:author="Claude" w:date="2026-09-27T17:00:00Z">
        <w:r>
          <w:rPr>
            <w:b/>
          </w:rPr>
          <w:t xml:space="preserve">How to choose:</w:t>
        </w:r>
      </w:ins>
    </w:p>
    <w:p>
      <w:pPr>
        <w:pStyle w:val="ListParagraph"/>
        <w:numPr>
          <w:ilvl w:val="0"/>
          <w:numId w:val="1"/>
        </w:numPr>
        <w:rPr>
          <w:ins w:id="9374" w:author="Claude" w:date="2026-09-27T17:00:00Z"/>
        </w:rPr>
      </w:pPr>
      <w:ins w:id="9375" w:author="Claude" w:date="2026-09-27T17:00:00Z">
        <w:r>
          <w:t xml:space="preserve">Serves live customers or holds production data → </w:t>
        </w:r>
        <w:r>
          <w:rPr>
            <w:rStyle w:val="CodeChar"/>
          </w:rPr>
          <w:t xml:space="preserve">prd</w:t>
        </w:r>
        <w:r>
          <w:t xml:space="preserve">.</w:t>
        </w:r>
      </w:ins>
    </w:p>
    <w:p>
      <w:pPr>
        <w:pStyle w:val="ListParagraph"/>
        <w:numPr>
          <w:ilvl w:val="0"/>
          <w:numId w:val="1"/>
        </w:numPr>
        <w:rPr>
          <w:ins w:id="9376" w:author="Claude" w:date="2026-09-27T17:00:00Z"/>
        </w:rPr>
      </w:pPr>
      <w:ins w:id="9377" w:author="Claude" w:date="2026-09-27T17:00:00Z">
        <w:r>
          <w:t xml:space="preserve">Serves both dev and uat (for example a shared non-production hub VCN) → </w:t>
        </w:r>
        <w:r>
          <w:rPr>
            <w:rStyle w:val="CodeChar"/>
          </w:rPr>
          <w:t xml:space="preserve">uat</w:t>
        </w:r>
        <w:r>
          <w:t xml:space="preserve">, the stricter of the two.</w:t>
        </w:r>
      </w:ins>
    </w:p>
    <w:p>
      <w:pPr>
        <w:pStyle w:val="ListParagraph"/>
        <w:numPr>
          <w:ilvl w:val="0"/>
          <w:numId w:val="1"/>
        </w:numPr>
        <w:rPr>
          <w:ins w:id="9378" w:author="Claude" w:date="2026-09-27T17:00:00Z"/>
        </w:rPr>
      </w:pPr>
      <w:ins w:id="9379" w:author="Claude" w:date="2026-09-27T17:00:00Z">
        <w:r>
          <w:t xml:space="preserve">Serves every environment (production hub, golden image factory, SIEM connectors) → </w:t>
        </w:r>
        <w:r>
          <w:rPr>
            <w:rStyle w:val="CodeChar"/>
          </w:rPr>
          <w:t xml:space="preserve">prd</w:t>
        </w:r>
        <w:r>
          <w:t xml:space="preserve">. If a change to it can break production, it is production.</w:t>
        </w:r>
      </w:ins>
    </w:p>
    <w:p>
      <w:pPr>
        <w:pStyle w:val="ListParagraph"/>
        <w:numPr>
          <w:ilvl w:val="0"/>
          <w:numId w:val="1"/>
        </w:numPr>
        <w:rPr>
          <w:ins w:id="9380" w:author="Claude" w:date="2026-09-27T17:00:00Z"/>
        </w:rPr>
      </w:pPr>
      <w:ins w:id="9381" w:author="Claude" w:date="2026-09-27T17:00:00Z">
        <w:r>
          <w:t xml:space="preserve">DR copy of a production resource → </w:t>
        </w:r>
        <w:r>
          <w:rPr>
            <w:rStyle w:val="CodeChar"/>
          </w:rPr>
          <w:t xml:space="preserve">prd</w:t>
        </w:r>
        <w:r>
          <w:t xml:space="preserve">, with the other region code. DR is never an environment (section 19).</w:t>
        </w:r>
      </w:ins>
    </w:p>
    <w:p>
      <w:pPr>
        <w:pStyle w:val="Normal"/>
        <w:rPr>
          <w:ins w:id="9382" w:author="Claude" w:date="2026-09-27T17:00:00Z"/>
        </w:rPr>
      </w:pPr>
      <w:ins w:id="9383" w:author="Claude" w:date="2026-09-27T17:00:00Z">
        <w:r>
          <w:rPr>
            <w:b/>
          </w:rPr>
          <w:t xml:space="preserve">Not allowed:</w:t>
        </w:r>
        <w:r>
          <w:t xml:space="preserve"> </w:t>
        </w:r>
        <w:r>
          <w:rPr>
            <w:rStyle w:val="CodeChar"/>
          </w:rPr>
          <w:t xml:space="preserve">prod</w:t>
        </w:r>
        <w:r>
          <w:t xml:space="preserve">, </w:t>
        </w:r>
        <w:r>
          <w:rPr>
            <w:rStyle w:val="CodeChar"/>
          </w:rPr>
          <w:t xml:space="preserve">p</w:t>
        </w:r>
        <w:r>
          <w:t xml:space="preserve">, </w:t>
        </w:r>
        <w:r>
          <w:rPr>
            <w:rStyle w:val="CodeChar"/>
          </w:rPr>
          <w:t xml:space="preserve">pp</w:t>
        </w:r>
        <w:r>
          <w:t xml:space="preserve">, </w:t>
        </w:r>
        <w:r>
          <w:rPr>
            <w:rStyle w:val="CodeChar"/>
          </w:rPr>
          <w:t xml:space="preserve">d</w:t>
        </w:r>
        <w:r>
          <w:t xml:space="preserve">, </w:t>
        </w:r>
        <w:r>
          <w:rPr>
            <w:rStyle w:val="CodeChar"/>
          </w:rPr>
          <w:t xml:space="preserve">t1</w:t>
        </w:r>
        <w:r>
          <w:t xml:space="preserve">, </w:t>
        </w:r>
        <w:r>
          <w:rPr>
            <w:rStyle w:val="CodeChar"/>
          </w:rPr>
          <w:t xml:space="preserve">t2</w:t>
        </w:r>
        <w:r>
          <w:t xml:space="preserve">, </w:t>
        </w:r>
        <w:r>
          <w:rPr>
            <w:rStyle w:val="CodeChar"/>
          </w:rPr>
          <w:t xml:space="preserve">test</w:t>
        </w:r>
        <w:r>
          <w:t xml:space="preserve">, </w:t>
        </w:r>
        <w:r>
          <w:rPr>
            <w:rStyle w:val="CodeChar"/>
          </w:rPr>
          <w:t xml:space="preserve">sit</w:t>
        </w:r>
        <w:r>
          <w:t xml:space="preserve">, </w:t>
        </w:r>
        <w:r>
          <w:rPr>
            <w:rStyle w:val="CodeChar"/>
          </w:rPr>
          <w:t xml:space="preserve">qa</w:t>
        </w:r>
        <w:r>
          <w:t xml:space="preserve">, </w:t>
        </w:r>
        <w:r>
          <w:rPr>
            <w:rStyle w:val="CodeChar"/>
          </w:rPr>
          <w:t xml:space="preserve">stg</w:t>
        </w:r>
        <w:r>
          <w:t xml:space="preserve">, </w:t>
        </w:r>
        <w:r>
          <w:rPr>
            <w:rStyle w:val="CodeChar"/>
          </w:rPr>
          <w:t xml:space="preserve">preprod</w:t>
        </w:r>
        <w:r>
          <w:t xml:space="preserve">, </w:t>
        </w:r>
        <w:r>
          <w:rPr>
            <w:rStyle w:val="CodeChar"/>
          </w:rPr>
          <w:t xml:space="preserve">dr</w:t>
        </w:r>
        <w:r>
          <w:t xml:space="preserve">, </w:t>
        </w:r>
        <w:r>
          <w:rPr>
            <w:rStyle w:val="CodeChar"/>
          </w:rPr>
          <w:t xml:space="preserve">sandbox</w:t>
        </w:r>
        <w:r>
          <w:t xml:space="preserve">. System integration, performance and pre-production testing all run in </w:t>
        </w:r>
        <w:r>
          <w:rPr>
            <w:rStyle w:val="CodeChar"/>
          </w:rPr>
          <w:t xml:space="preserve">uat</w:t>
        </w:r>
        <w:r>
          <w:t xml:space="preserve">.</w:t>
        </w:r>
      </w:ins>
    </w:p>
    <w:p>
      <w:pPr>
        <w:pStyle w:val="Heading2"/>
        <w:rPr>
          <w:ins w:id="9384" w:author="Claude" w:date="2026-09-27T17:00:00Z"/>
        </w:rPr>
      </w:pPr>
      <w:ins w:id="9385" w:author="Claude" w:date="2026-09-27T17:00:00Z">
        <w:r>
          <w:t xml:space="preserve">8. Resource-Type Codes</w:t>
        </w:r>
      </w:ins>
    </w:p>
    <w:p>
      <w:pPr>
        <w:pStyle w:val="Normal"/>
        <w:rPr>
          <w:ins w:id="9386" w:author="Claude" w:date="2026-09-27T17:00:00Z"/>
        </w:rPr>
      </w:pPr>
      <w:ins w:id="9387" w:author="Claude" w:date="2026-09-27T17:00:00Z">
        <w:r>
          <w:t xml:space="preserve">Find the resource in the tables below and copy its code into the </w:t>
        </w:r>
        <w:r>
          <w:rPr>
            <w:rStyle w:val="CodeChar"/>
          </w:rPr>
          <w:t xml:space="preserve">type</w:t>
        </w:r>
        <w:r>
          <w:t xml:space="preserve"> field. The Qualifier column says what goes in the </w:t>
        </w:r>
        <w:r>
          <w:rPr>
            <w:rStyle w:val="CodeChar"/>
          </w:rPr>
          <w:t xml:space="preserve">qual</w:t>
        </w:r>
        <w:r>
          <w:t xml:space="preserve"> field (lists A–O in section 6.5). Scope G means global: no region field. Examples show production in Casablanca.</w:t>
        </w:r>
      </w:ins>
    </w:p>
    <w:p>
      <w:pPr>
        <w:pStyle w:val="Normal"/>
        <w:rPr>
          <w:ins w:id="9388" w:author="Claude" w:date="2026-09-27T17:00:00Z"/>
        </w:rPr>
      </w:pPr>
      <w:ins w:id="9389" w:author="Claude" w:date="2026-09-27T17:00:00Z">
        <w:r>
          <w:rPr>
            <w:b/>
          </w:rPr>
          <w:t xml:space="preserve">Identity and governance</w:t>
        </w:r>
      </w:ins>
    </w:p>
    <w:tbl>
      <w:tblPr>
        <w:tblStyle w:val="TableGrid"/>
        <w:tblW w:w="9360" w:type="dxa"/>
        <w:tblInd w:w="113" w:type="dxa"/>
        <w:tblLayout w:type="fixed"/>
        <w:tblLook w:val="04a0" w:firstRow="1"/>
      </w:tblPr>
      <w:tblGrid>
        <w:gridCol w:w="975"/>
        <w:gridCol w:w="1170"/>
        <w:gridCol w:w="1564"/>
        <w:gridCol w:w="978"/>
        <w:gridCol w:w="1280"/>
        <w:gridCol w:w="3393"/>
      </w:tblGrid>
      <w:tr>
        <w:trPr>
          <w:tblHeader w:val="true"/>
          <w:ins w:id="9390" w:author="Claude" w:date="2026-09-27T17:00:00Z"/>
        </w:trPr>
        <w:tc>
          <w:tcPr>
            <w:tcW w:w="975" w:type="dxa"/>
            <w:shd w:val="clear" w:color="auto" w:fill="F2F2F2"/>
          </w:tcPr>
          <w:p>
            <w:pPr>
              <w:pStyle w:val="Normal"/>
              <w:rPr>
                <w:ins w:id="9391" w:author="Claude" w:date="2026-09-27T17:00:00Z"/>
              </w:rPr>
            </w:pPr>
            <w:ins w:id="9392" w:author="Claude" w:date="2026-09-27T17:00:00Z">
              <w:r>
                <w:t xml:space="preserve">Code</w:t>
              </w:r>
            </w:ins>
          </w:p>
        </w:tc>
        <w:tc>
          <w:tcPr>
            <w:tcW w:w="1170" w:type="dxa"/>
            <w:shd w:val="clear" w:color="auto" w:fill="F2F2F2"/>
          </w:tcPr>
          <w:p>
            <w:pPr>
              <w:pStyle w:val="Normal"/>
              <w:rPr>
                <w:ins w:id="9393" w:author="Claude" w:date="2026-09-27T17:00:00Z"/>
              </w:rPr>
            </w:pPr>
            <w:ins w:id="9394" w:author="Claude" w:date="2026-09-27T17:00:00Z">
              <w:r>
                <w:t xml:space="preserve">OCI resource</w:t>
              </w:r>
            </w:ins>
          </w:p>
        </w:tc>
        <w:tc>
          <w:tcPr>
            <w:tcW w:w="1564" w:type="dxa"/>
            <w:shd w:val="clear" w:color="auto" w:fill="F2F2F2"/>
          </w:tcPr>
          <w:p>
            <w:pPr>
              <w:pStyle w:val="Normal"/>
              <w:rPr>
                <w:ins w:id="9395" w:author="Claude" w:date="2026-09-27T17:00:00Z"/>
              </w:rPr>
            </w:pPr>
            <w:ins w:id="9396" w:author="Claude" w:date="2026-09-27T17:00:00Z">
              <w:r>
                <w:t xml:space="preserve">What it is</w:t>
              </w:r>
            </w:ins>
          </w:p>
        </w:tc>
        <w:tc>
          <w:tcPr>
            <w:tcW w:w="978" w:type="dxa"/>
            <w:shd w:val="clear" w:color="auto" w:fill="F2F2F2"/>
          </w:tcPr>
          <w:p>
            <w:pPr>
              <w:pStyle w:val="Normal"/>
              <w:rPr>
                <w:ins w:id="9397" w:author="Claude" w:date="2026-09-27T17:00:00Z"/>
              </w:rPr>
            </w:pPr>
            <w:ins w:id="9398" w:author="Claude" w:date="2026-09-27T17:00:00Z">
              <w:r>
                <w:t xml:space="preserve">Scope</w:t>
              </w:r>
            </w:ins>
          </w:p>
        </w:tc>
        <w:tc>
          <w:tcPr>
            <w:tcW w:w="1280" w:type="dxa"/>
            <w:shd w:val="clear" w:color="auto" w:fill="F2F2F2"/>
          </w:tcPr>
          <w:p>
            <w:pPr>
              <w:pStyle w:val="Normal"/>
              <w:rPr>
                <w:ins w:id="9399" w:author="Claude" w:date="2026-09-27T17:00:00Z"/>
              </w:rPr>
            </w:pPr>
            <w:ins w:id="9400" w:author="Claude" w:date="2026-09-27T17:00:00Z">
              <w:r>
                <w:t xml:space="preserve">Qualifier</w:t>
              </w:r>
            </w:ins>
          </w:p>
        </w:tc>
        <w:tc>
          <w:tcPr>
            <w:tcW w:w="3393" w:type="dxa"/>
            <w:shd w:val="clear" w:color="auto" w:fill="F2F2F2"/>
          </w:tcPr>
          <w:p>
            <w:pPr>
              <w:pStyle w:val="Normal"/>
              <w:rPr>
                <w:ins w:id="9401" w:author="Claude" w:date="2026-09-27T17:00:00Z"/>
              </w:rPr>
            </w:pPr>
            <w:ins w:id="9402" w:author="Claude" w:date="2026-09-27T17:00:00Z">
              <w:r>
                <w:t xml:space="preserve">Example</w:t>
              </w:r>
            </w:ins>
          </w:p>
        </w:tc>
      </w:tr>
      <w:tr>
        <w:trPr>
          <w:ins w:id="9403" w:author="Claude" w:date="2026-09-27T17:00:00Z"/>
        </w:trPr>
        <w:tc>
          <w:tcPr>
            <w:tcW w:w="975" w:type="dxa"/>
          </w:tcPr>
          <w:p>
            <w:pPr>
              <w:pStyle w:val="Normal"/>
              <w:rPr>
                <w:ins w:id="9404" w:author="Claude" w:date="2026-09-27T17:00:00Z"/>
              </w:rPr>
            </w:pPr>
            <w:ins w:id="9405" w:author="Claude" w:date="2026-09-27T17:00:00Z">
              <w:r>
                <w:rPr>
                  <w:rStyle w:val="CodeChar"/>
                </w:rPr>
                <w:t xml:space="preserve">pol</w:t>
              </w:r>
            </w:ins>
          </w:p>
        </w:tc>
        <w:tc>
          <w:tcPr>
            <w:tcW w:w="1170" w:type="dxa"/>
          </w:tcPr>
          <w:p>
            <w:pPr>
              <w:pStyle w:val="Normal"/>
              <w:rPr>
                <w:ins w:id="9406" w:author="Claude" w:date="2026-09-27T17:00:00Z"/>
              </w:rPr>
            </w:pPr>
            <w:ins w:id="9407" w:author="Claude" w:date="2026-09-27T17:00:00Z">
              <w:r>
                <w:t xml:space="preserve">IAM policy</w:t>
              </w:r>
            </w:ins>
          </w:p>
        </w:tc>
        <w:tc>
          <w:tcPr>
            <w:tcW w:w="1564" w:type="dxa"/>
          </w:tcPr>
          <w:p>
            <w:pPr>
              <w:pStyle w:val="Normal"/>
              <w:rPr>
                <w:ins w:id="9408" w:author="Claude" w:date="2026-09-27T17:00:00Z"/>
              </w:rPr>
            </w:pPr>
            <w:ins w:id="9409" w:author="Claude" w:date="2026-09-27T17:00:00Z">
              <w:r>
                <w:t xml:space="preserve">A set of permission statements</w:t>
              </w:r>
            </w:ins>
          </w:p>
        </w:tc>
        <w:tc>
          <w:tcPr>
            <w:tcW w:w="978" w:type="dxa"/>
          </w:tcPr>
          <w:p>
            <w:pPr>
              <w:pStyle w:val="Normal"/>
              <w:rPr>
                <w:ins w:id="9410" w:author="Claude" w:date="2026-09-27T17:00:00Z"/>
              </w:rPr>
            </w:pPr>
            <w:ins w:id="9411" w:author="Claude" w:date="2026-09-27T17:00:00Z">
              <w:r>
                <w:t xml:space="preserve">G</w:t>
              </w:r>
            </w:ins>
          </w:p>
        </w:tc>
        <w:tc>
          <w:tcPr>
            <w:tcW w:w="1280" w:type="dxa"/>
          </w:tcPr>
          <w:p>
            <w:pPr>
              <w:pStyle w:val="Normal"/>
              <w:rPr>
                <w:ins w:id="9412" w:author="Claude" w:date="2026-09-27T17:00:00Z"/>
              </w:rPr>
            </w:pPr>
            <w:ins w:id="9413" w:author="Claude" w:date="2026-09-27T17:00:00Z">
              <w:r>
                <w:t xml:space="preserve">Required: I (role)</w:t>
              </w:r>
            </w:ins>
          </w:p>
        </w:tc>
        <w:tc>
          <w:tcPr>
            <w:tcW w:w="3393" w:type="dxa"/>
          </w:tcPr>
          <w:p>
            <w:pPr>
              <w:pStyle w:val="Normal"/>
              <w:rPr>
                <w:ins w:id="9414" w:author="Claude" w:date="2026-09-27T17:00:00Z"/>
              </w:rPr>
            </w:pPr>
            <w:ins w:id="9415" w:author="Claude" w:date="2026-09-27T17:00:00Z">
              <w:r>
                <w:rPr>
                  <w:rStyle w:val="CodeChar"/>
                </w:rPr>
                <w:t xml:space="preserve">cmr-prd-pol-cbs-oper-01</w:t>
              </w:r>
            </w:ins>
          </w:p>
        </w:tc>
      </w:tr>
      <w:tr>
        <w:trPr>
          <w:ins w:id="9416" w:author="Claude" w:date="2026-09-27T17:00:00Z"/>
        </w:trPr>
        <w:tc>
          <w:tcPr>
            <w:tcW w:w="975" w:type="dxa"/>
          </w:tcPr>
          <w:p>
            <w:pPr>
              <w:pStyle w:val="Normal"/>
              <w:rPr>
                <w:ins w:id="9417" w:author="Claude" w:date="2026-09-27T17:00:00Z"/>
              </w:rPr>
            </w:pPr>
            <w:ins w:id="9418" w:author="Claude" w:date="2026-09-27T17:00:00Z">
              <w:r>
                <w:rPr>
                  <w:rStyle w:val="CodeChar"/>
                </w:rPr>
                <w:t xml:space="preserve">grp</w:t>
              </w:r>
            </w:ins>
          </w:p>
        </w:tc>
        <w:tc>
          <w:tcPr>
            <w:tcW w:w="1170" w:type="dxa"/>
          </w:tcPr>
          <w:p>
            <w:pPr>
              <w:pStyle w:val="Normal"/>
              <w:rPr>
                <w:ins w:id="9419" w:author="Claude" w:date="2026-09-27T17:00:00Z"/>
              </w:rPr>
            </w:pPr>
            <w:ins w:id="9420" w:author="Claude" w:date="2026-09-27T17:00:00Z">
              <w:r>
                <w:t xml:space="preserve">IAM group</w:t>
              </w:r>
            </w:ins>
          </w:p>
        </w:tc>
        <w:tc>
          <w:tcPr>
            <w:tcW w:w="1564" w:type="dxa"/>
          </w:tcPr>
          <w:p>
            <w:pPr>
              <w:pStyle w:val="Normal"/>
              <w:rPr>
                <w:ins w:id="9421" w:author="Claude" w:date="2026-09-27T17:00:00Z"/>
              </w:rPr>
            </w:pPr>
            <w:ins w:id="9422" w:author="Claude" w:date="2026-09-27T17:00:00Z">
              <w:r>
                <w:t xml:space="preserve">A group of users</w:t>
              </w:r>
            </w:ins>
          </w:p>
        </w:tc>
        <w:tc>
          <w:tcPr>
            <w:tcW w:w="978" w:type="dxa"/>
          </w:tcPr>
          <w:p>
            <w:pPr>
              <w:pStyle w:val="Normal"/>
              <w:rPr>
                <w:ins w:id="9423" w:author="Claude" w:date="2026-09-27T17:00:00Z"/>
              </w:rPr>
            </w:pPr>
            <w:ins w:id="9424" w:author="Claude" w:date="2026-09-27T17:00:00Z">
              <w:r>
                <w:t xml:space="preserve">G</w:t>
              </w:r>
            </w:ins>
          </w:p>
        </w:tc>
        <w:tc>
          <w:tcPr>
            <w:tcW w:w="1280" w:type="dxa"/>
          </w:tcPr>
          <w:p>
            <w:pPr>
              <w:pStyle w:val="Normal"/>
              <w:rPr>
                <w:ins w:id="9425" w:author="Claude" w:date="2026-09-27T17:00:00Z"/>
              </w:rPr>
            </w:pPr>
            <w:ins w:id="9426" w:author="Claude" w:date="2026-09-27T17:00:00Z">
              <w:r>
                <w:t xml:space="preserve">Required: I (role)</w:t>
              </w:r>
            </w:ins>
          </w:p>
        </w:tc>
        <w:tc>
          <w:tcPr>
            <w:tcW w:w="3393" w:type="dxa"/>
          </w:tcPr>
          <w:p>
            <w:pPr>
              <w:pStyle w:val="Normal"/>
              <w:rPr>
                <w:ins w:id="9427" w:author="Claude" w:date="2026-09-27T17:00:00Z"/>
              </w:rPr>
            </w:pPr>
            <w:ins w:id="9428" w:author="Claude" w:date="2026-09-27T17:00:00Z">
              <w:r>
                <w:rPr>
                  <w:rStyle w:val="CodeChar"/>
                </w:rPr>
                <w:t xml:space="preserve">cmr-prd-grp-cbs-admin-01</w:t>
              </w:r>
            </w:ins>
          </w:p>
        </w:tc>
      </w:tr>
      <w:tr>
        <w:trPr>
          <w:ins w:id="9429" w:author="Claude" w:date="2026-09-27T17:00:00Z"/>
        </w:trPr>
        <w:tc>
          <w:tcPr>
            <w:tcW w:w="975" w:type="dxa"/>
          </w:tcPr>
          <w:p>
            <w:pPr>
              <w:pStyle w:val="Normal"/>
              <w:rPr>
                <w:ins w:id="9430" w:author="Claude" w:date="2026-09-27T17:00:00Z"/>
              </w:rPr>
            </w:pPr>
            <w:ins w:id="9431" w:author="Claude" w:date="2026-09-27T17:00:00Z">
              <w:r>
                <w:rPr>
                  <w:rStyle w:val="CodeChar"/>
                </w:rPr>
                <w:t xml:space="preserve">dgp</w:t>
              </w:r>
            </w:ins>
          </w:p>
        </w:tc>
        <w:tc>
          <w:tcPr>
            <w:tcW w:w="1170" w:type="dxa"/>
          </w:tcPr>
          <w:p>
            <w:pPr>
              <w:pStyle w:val="Normal"/>
              <w:rPr>
                <w:ins w:id="9432" w:author="Claude" w:date="2026-09-27T17:00:00Z"/>
              </w:rPr>
            </w:pPr>
            <w:ins w:id="9433" w:author="Claude" w:date="2026-09-27T17:00:00Z">
              <w:r>
                <w:t xml:space="preserve">Dynamic group</w:t>
              </w:r>
            </w:ins>
          </w:p>
        </w:tc>
        <w:tc>
          <w:tcPr>
            <w:tcW w:w="1564" w:type="dxa"/>
          </w:tcPr>
          <w:p>
            <w:pPr>
              <w:pStyle w:val="Normal"/>
              <w:rPr>
                <w:ins w:id="9434" w:author="Claude" w:date="2026-09-27T17:00:00Z"/>
              </w:rPr>
            </w:pPr>
            <w:ins w:id="9435" w:author="Claude" w:date="2026-09-27T17:00:00Z">
              <w:r>
                <w:t xml:space="preserve">A group of OCI resources that act as principals</w:t>
              </w:r>
            </w:ins>
          </w:p>
        </w:tc>
        <w:tc>
          <w:tcPr>
            <w:tcW w:w="978" w:type="dxa"/>
          </w:tcPr>
          <w:p>
            <w:pPr>
              <w:pStyle w:val="Normal"/>
              <w:rPr>
                <w:ins w:id="9436" w:author="Claude" w:date="2026-09-27T17:00:00Z"/>
              </w:rPr>
            </w:pPr>
            <w:ins w:id="9437" w:author="Claude" w:date="2026-09-27T17:00:00Z">
              <w:r>
                <w:t xml:space="preserve">G</w:t>
              </w:r>
            </w:ins>
          </w:p>
        </w:tc>
        <w:tc>
          <w:tcPr>
            <w:tcW w:w="1280" w:type="dxa"/>
          </w:tcPr>
          <w:p>
            <w:pPr>
              <w:pStyle w:val="Normal"/>
              <w:rPr>
                <w:ins w:id="9438" w:author="Claude" w:date="2026-09-27T17:00:00Z"/>
              </w:rPr>
            </w:pPr>
            <w:ins w:id="9439" w:author="Claude" w:date="2026-09-27T17:00:00Z">
              <w:r>
                <w:t xml:space="preserve">Required: J (members)</w:t>
              </w:r>
            </w:ins>
          </w:p>
        </w:tc>
        <w:tc>
          <w:tcPr>
            <w:tcW w:w="3393" w:type="dxa"/>
          </w:tcPr>
          <w:p>
            <w:pPr>
              <w:pStyle w:val="Normal"/>
              <w:rPr>
                <w:ins w:id="9440" w:author="Claude" w:date="2026-09-27T17:00:00Z"/>
              </w:rPr>
            </w:pPr>
            <w:ins w:id="9441" w:author="Claude" w:date="2026-09-27T17:00:00Z">
              <w:r>
                <w:rPr>
                  <w:rStyle w:val="CodeChar"/>
                </w:rPr>
                <w:t xml:space="preserve">cmr-prd-dgp-pay-fn-01</w:t>
              </w:r>
            </w:ins>
          </w:p>
        </w:tc>
      </w:tr>
      <w:tr>
        <w:trPr>
          <w:ins w:id="9442" w:author="Claude" w:date="2026-09-27T17:00:00Z"/>
        </w:trPr>
        <w:tc>
          <w:tcPr>
            <w:tcW w:w="975" w:type="dxa"/>
          </w:tcPr>
          <w:p>
            <w:pPr>
              <w:pStyle w:val="Normal"/>
              <w:rPr>
                <w:ins w:id="9443" w:author="Claude" w:date="2026-09-27T17:00:00Z"/>
              </w:rPr>
            </w:pPr>
            <w:ins w:id="9444" w:author="Claude" w:date="2026-09-27T17:00:00Z">
              <w:r>
                <w:rPr>
                  <w:rStyle w:val="CodeChar"/>
                </w:rPr>
                <w:t xml:space="preserve">idd</w:t>
              </w:r>
            </w:ins>
          </w:p>
        </w:tc>
        <w:tc>
          <w:tcPr>
            <w:tcW w:w="1170" w:type="dxa"/>
          </w:tcPr>
          <w:p>
            <w:pPr>
              <w:pStyle w:val="Normal"/>
              <w:rPr>
                <w:ins w:id="9445" w:author="Claude" w:date="2026-09-27T17:00:00Z"/>
              </w:rPr>
            </w:pPr>
            <w:ins w:id="9446" w:author="Claude" w:date="2026-09-27T17:00:00Z">
              <w:r>
                <w:t xml:space="preserve">Identity domain</w:t>
              </w:r>
            </w:ins>
          </w:p>
        </w:tc>
        <w:tc>
          <w:tcPr>
            <w:tcW w:w="1564" w:type="dxa"/>
          </w:tcPr>
          <w:p>
            <w:pPr>
              <w:pStyle w:val="Normal"/>
              <w:rPr>
                <w:ins w:id="9447" w:author="Claude" w:date="2026-09-27T17:00:00Z"/>
              </w:rPr>
            </w:pPr>
            <w:ins w:id="9448" w:author="Claude" w:date="2026-09-27T17:00:00Z">
              <w:r>
                <w:t xml:space="preserve">A user directory in OCI IAM</w:t>
              </w:r>
            </w:ins>
          </w:p>
        </w:tc>
        <w:tc>
          <w:tcPr>
            <w:tcW w:w="978" w:type="dxa"/>
          </w:tcPr>
          <w:p>
            <w:pPr>
              <w:pStyle w:val="Normal"/>
              <w:rPr>
                <w:ins w:id="9449" w:author="Claude" w:date="2026-09-27T17:00:00Z"/>
              </w:rPr>
            </w:pPr>
            <w:ins w:id="9450" w:author="Claude" w:date="2026-09-27T17:00:00Z">
              <w:r>
                <w:t xml:space="preserve">G</w:t>
              </w:r>
            </w:ins>
          </w:p>
        </w:tc>
        <w:tc>
          <w:tcPr>
            <w:tcW w:w="1280" w:type="dxa"/>
          </w:tcPr>
          <w:p>
            <w:pPr>
              <w:pStyle w:val="Normal"/>
              <w:rPr>
                <w:ins w:id="9451" w:author="Claude" w:date="2026-09-27T17:00:00Z"/>
              </w:rPr>
            </w:pPr>
            <w:ins w:id="9452" w:author="Claude" w:date="2026-09-27T17:00:00Z">
              <w:r>
                <w:t xml:space="preserve">None</w:t>
              </w:r>
            </w:ins>
          </w:p>
        </w:tc>
        <w:tc>
          <w:tcPr>
            <w:tcW w:w="3393" w:type="dxa"/>
          </w:tcPr>
          <w:p>
            <w:pPr>
              <w:pStyle w:val="Normal"/>
              <w:rPr>
                <w:ins w:id="9453" w:author="Claude" w:date="2026-09-27T17:00:00Z"/>
              </w:rPr>
            </w:pPr>
            <w:ins w:id="9454" w:author="Claude" w:date="2026-09-27T17:00:00Z">
              <w:r>
                <w:rPr>
                  <w:rStyle w:val="CodeChar"/>
                </w:rPr>
                <w:t xml:space="preserve">cmr-prd-idd-wkf-01</w:t>
              </w:r>
            </w:ins>
          </w:p>
        </w:tc>
      </w:tr>
      <w:tr>
        <w:trPr>
          <w:ins w:id="9455" w:author="Claude" w:date="2026-09-27T17:00:00Z"/>
        </w:trPr>
        <w:tc>
          <w:tcPr>
            <w:tcW w:w="975" w:type="dxa"/>
          </w:tcPr>
          <w:p>
            <w:pPr>
              <w:pStyle w:val="Normal"/>
              <w:rPr>
                <w:ins w:id="9456" w:author="Claude" w:date="2026-09-27T17:00:00Z"/>
              </w:rPr>
            </w:pPr>
            <w:ins w:id="9457" w:author="Claude" w:date="2026-09-27T17:00:00Z">
              <w:r>
                <w:rPr>
                  <w:rStyle w:val="CodeChar"/>
                </w:rPr>
                <w:t xml:space="preserve">qta</w:t>
              </w:r>
            </w:ins>
          </w:p>
        </w:tc>
        <w:tc>
          <w:tcPr>
            <w:tcW w:w="1170" w:type="dxa"/>
          </w:tcPr>
          <w:p>
            <w:pPr>
              <w:pStyle w:val="Normal"/>
              <w:rPr>
                <w:ins w:id="9458" w:author="Claude" w:date="2026-09-27T17:00:00Z"/>
              </w:rPr>
            </w:pPr>
            <w:ins w:id="9459" w:author="Claude" w:date="2026-09-27T17:00:00Z">
              <w:r>
                <w:t xml:space="preserve">Quota policy</w:t>
              </w:r>
            </w:ins>
          </w:p>
        </w:tc>
        <w:tc>
          <w:tcPr>
            <w:tcW w:w="1564" w:type="dxa"/>
          </w:tcPr>
          <w:p>
            <w:pPr>
              <w:pStyle w:val="Normal"/>
              <w:rPr>
                <w:ins w:id="9460" w:author="Claude" w:date="2026-09-27T17:00:00Z"/>
              </w:rPr>
            </w:pPr>
            <w:ins w:id="9461" w:author="Claude" w:date="2026-09-27T17:00:00Z">
              <w:r>
                <w:t xml:space="preserve">Limits on services or regions for a compartment</w:t>
              </w:r>
            </w:ins>
          </w:p>
        </w:tc>
        <w:tc>
          <w:tcPr>
            <w:tcW w:w="978" w:type="dxa"/>
          </w:tcPr>
          <w:p>
            <w:pPr>
              <w:pStyle w:val="Normal"/>
              <w:rPr>
                <w:ins w:id="9462" w:author="Claude" w:date="2026-09-27T17:00:00Z"/>
              </w:rPr>
            </w:pPr>
            <w:ins w:id="9463" w:author="Claude" w:date="2026-09-27T17:00:00Z">
              <w:r>
                <w:t xml:space="preserve">G</w:t>
              </w:r>
            </w:ins>
          </w:p>
        </w:tc>
        <w:tc>
          <w:tcPr>
            <w:tcW w:w="1280" w:type="dxa"/>
          </w:tcPr>
          <w:p>
            <w:pPr>
              <w:pStyle w:val="Normal"/>
              <w:rPr>
                <w:ins w:id="9464" w:author="Claude" w:date="2026-09-27T17:00:00Z"/>
              </w:rPr>
            </w:pPr>
            <w:ins w:id="9465" w:author="Claude" w:date="2026-09-27T17:00:00Z">
              <w:r>
                <w:t xml:space="preserve">None</w:t>
              </w:r>
            </w:ins>
          </w:p>
        </w:tc>
        <w:tc>
          <w:tcPr>
            <w:tcW w:w="3393" w:type="dxa"/>
          </w:tcPr>
          <w:p>
            <w:pPr>
              <w:pStyle w:val="Normal"/>
              <w:rPr>
                <w:ins w:id="9466" w:author="Claude" w:date="2026-09-27T17:00:00Z"/>
              </w:rPr>
            </w:pPr>
            <w:ins w:id="9467" w:author="Claude" w:date="2026-09-27T17:00:00Z">
              <w:r>
                <w:rPr>
                  <w:rStyle w:val="CodeChar"/>
                </w:rPr>
                <w:t xml:space="preserve">cmr-prd-qta-cbs-01</w:t>
              </w:r>
            </w:ins>
          </w:p>
        </w:tc>
      </w:tr>
      <w:tr>
        <w:trPr>
          <w:ins w:id="9468" w:author="Claude" w:date="2026-09-27T17:00:00Z"/>
        </w:trPr>
        <w:tc>
          <w:tcPr>
            <w:tcW w:w="975" w:type="dxa"/>
          </w:tcPr>
          <w:p>
            <w:pPr>
              <w:pStyle w:val="Normal"/>
              <w:rPr>
                <w:ins w:id="9469" w:author="Claude" w:date="2026-09-27T17:00:00Z"/>
              </w:rPr>
            </w:pPr>
            <w:ins w:id="9470" w:author="Claude" w:date="2026-09-27T17:00:00Z">
              <w:r>
                <w:rPr>
                  <w:rStyle w:val="CodeChar"/>
                </w:rPr>
                <w:t xml:space="preserve">bgt</w:t>
              </w:r>
            </w:ins>
          </w:p>
        </w:tc>
        <w:tc>
          <w:tcPr>
            <w:tcW w:w="1170" w:type="dxa"/>
          </w:tcPr>
          <w:p>
            <w:pPr>
              <w:pStyle w:val="Normal"/>
              <w:rPr>
                <w:ins w:id="9471" w:author="Claude" w:date="2026-09-27T17:00:00Z"/>
              </w:rPr>
            </w:pPr>
            <w:ins w:id="9472" w:author="Claude" w:date="2026-09-27T17:00:00Z">
              <w:r>
                <w:t xml:space="preserve">Budget</w:t>
              </w:r>
            </w:ins>
          </w:p>
        </w:tc>
        <w:tc>
          <w:tcPr>
            <w:tcW w:w="1564" w:type="dxa"/>
          </w:tcPr>
          <w:p>
            <w:pPr>
              <w:pStyle w:val="Normal"/>
              <w:rPr>
                <w:ins w:id="9473" w:author="Claude" w:date="2026-09-27T17:00:00Z"/>
              </w:rPr>
            </w:pPr>
            <w:ins w:id="9474" w:author="Claude" w:date="2026-09-27T17:00:00Z">
              <w:r>
                <w:t xml:space="preserve">Cost budget and alerts</w:t>
              </w:r>
            </w:ins>
          </w:p>
        </w:tc>
        <w:tc>
          <w:tcPr>
            <w:tcW w:w="978" w:type="dxa"/>
          </w:tcPr>
          <w:p>
            <w:pPr>
              <w:pStyle w:val="Normal"/>
              <w:rPr>
                <w:ins w:id="9475" w:author="Claude" w:date="2026-09-27T17:00:00Z"/>
              </w:rPr>
            </w:pPr>
            <w:ins w:id="9476" w:author="Claude" w:date="2026-09-27T17:00:00Z">
              <w:r>
                <w:t xml:space="preserve">G</w:t>
              </w:r>
            </w:ins>
          </w:p>
        </w:tc>
        <w:tc>
          <w:tcPr>
            <w:tcW w:w="1280" w:type="dxa"/>
          </w:tcPr>
          <w:p>
            <w:pPr>
              <w:pStyle w:val="Normal"/>
              <w:rPr>
                <w:ins w:id="9477" w:author="Claude" w:date="2026-09-27T17:00:00Z"/>
              </w:rPr>
            </w:pPr>
            <w:ins w:id="9478" w:author="Claude" w:date="2026-09-27T17:00:00Z">
              <w:r>
                <w:t xml:space="preserve">None</w:t>
              </w:r>
            </w:ins>
          </w:p>
        </w:tc>
        <w:tc>
          <w:tcPr>
            <w:tcW w:w="3393" w:type="dxa"/>
          </w:tcPr>
          <w:p>
            <w:pPr>
              <w:pStyle w:val="Normal"/>
              <w:rPr>
                <w:ins w:id="9479" w:author="Claude" w:date="2026-09-27T17:00:00Z"/>
              </w:rPr>
            </w:pPr>
            <w:ins w:id="9480" w:author="Claude" w:date="2026-09-27T17:00:00Z">
              <w:r>
                <w:rPr>
                  <w:rStyle w:val="CodeChar"/>
                </w:rPr>
                <w:t xml:space="preserve">cmr-prd-bgt-cbs-01</w:t>
              </w:r>
            </w:ins>
          </w:p>
        </w:tc>
      </w:tr>
      <w:tr>
        <w:trPr>
          <w:ins w:id="9481" w:author="Claude" w:date="2026-09-27T17:00:00Z"/>
        </w:trPr>
        <w:tc>
          <w:tcPr>
            <w:tcW w:w="975" w:type="dxa"/>
          </w:tcPr>
          <w:p>
            <w:pPr>
              <w:pStyle w:val="Normal"/>
              <w:rPr>
                <w:ins w:id="9482" w:author="Claude" w:date="2026-09-27T17:00:00Z"/>
              </w:rPr>
            </w:pPr>
            <w:ins w:id="9483" w:author="Claude" w:date="2026-09-27T17:00:00Z">
              <w:r>
                <w:rPr>
                  <w:rStyle w:val="CodeChar"/>
                </w:rPr>
                <w:t xml:space="preserve">szn</w:t>
              </w:r>
            </w:ins>
          </w:p>
        </w:tc>
        <w:tc>
          <w:tcPr>
            <w:tcW w:w="1170" w:type="dxa"/>
          </w:tcPr>
          <w:p>
            <w:pPr>
              <w:pStyle w:val="Normal"/>
              <w:rPr>
                <w:ins w:id="9484" w:author="Claude" w:date="2026-09-27T17:00:00Z"/>
              </w:rPr>
            </w:pPr>
            <w:ins w:id="9485" w:author="Claude" w:date="2026-09-27T17:00:00Z">
              <w:r>
                <w:t xml:space="preserve">Security zone</w:t>
              </w:r>
            </w:ins>
          </w:p>
        </w:tc>
        <w:tc>
          <w:tcPr>
            <w:tcW w:w="1564" w:type="dxa"/>
          </w:tcPr>
          <w:p>
            <w:pPr>
              <w:pStyle w:val="Normal"/>
              <w:rPr>
                <w:ins w:id="9486" w:author="Claude" w:date="2026-09-27T17:00:00Z"/>
              </w:rPr>
            </w:pPr>
            <w:ins w:id="9487" w:author="Claude" w:date="2026-09-27T17:00:00Z">
              <w:r>
                <w:t xml:space="preserve">Enforced security posture on a compartment</w:t>
              </w:r>
            </w:ins>
          </w:p>
        </w:tc>
        <w:tc>
          <w:tcPr>
            <w:tcW w:w="978" w:type="dxa"/>
          </w:tcPr>
          <w:p>
            <w:pPr>
              <w:pStyle w:val="Normal"/>
              <w:rPr>
                <w:ins w:id="9488" w:author="Claude" w:date="2026-09-27T17:00:00Z"/>
              </w:rPr>
            </w:pPr>
            <w:ins w:id="9489" w:author="Claude" w:date="2026-09-27T17:00:00Z">
              <w:r>
                <w:t xml:space="preserve">G</w:t>
              </w:r>
            </w:ins>
          </w:p>
        </w:tc>
        <w:tc>
          <w:tcPr>
            <w:tcW w:w="1280" w:type="dxa"/>
          </w:tcPr>
          <w:p>
            <w:pPr>
              <w:pStyle w:val="Normal"/>
              <w:rPr>
                <w:ins w:id="9490" w:author="Claude" w:date="2026-09-27T17:00:00Z"/>
              </w:rPr>
            </w:pPr>
            <w:ins w:id="9491" w:author="Claude" w:date="2026-09-27T17:00:00Z">
              <w:r>
                <w:t xml:space="preserve">None</w:t>
              </w:r>
            </w:ins>
          </w:p>
        </w:tc>
        <w:tc>
          <w:tcPr>
            <w:tcW w:w="3393" w:type="dxa"/>
          </w:tcPr>
          <w:p>
            <w:pPr>
              <w:pStyle w:val="Normal"/>
              <w:rPr>
                <w:ins w:id="9492" w:author="Claude" w:date="2026-09-27T17:00:00Z"/>
              </w:rPr>
            </w:pPr>
            <w:ins w:id="9493" w:author="Claude" w:date="2026-09-27T17:00:00Z">
              <w:r>
                <w:rPr>
                  <w:rStyle w:val="CodeChar"/>
                </w:rPr>
                <w:t xml:space="preserve">cmr-prd-szn-cbs-01</w:t>
              </w:r>
            </w:ins>
          </w:p>
        </w:tc>
      </w:tr>
      <w:tr>
        <w:trPr>
          <w:ins w:id="9494" w:author="Claude" w:date="2026-09-27T17:00:00Z"/>
        </w:trPr>
        <w:tc>
          <w:tcPr>
            <w:tcW w:w="975" w:type="dxa"/>
          </w:tcPr>
          <w:p>
            <w:pPr>
              <w:pStyle w:val="Normal"/>
              <w:rPr>
                <w:ins w:id="9495" w:author="Claude" w:date="2026-09-27T17:00:00Z"/>
              </w:rPr>
            </w:pPr>
            <w:ins w:id="9496" w:author="Claude" w:date="2026-09-27T17:00:00Z">
              <w:r>
                <w:rPr>
                  <w:rStyle w:val="CodeChar"/>
                </w:rPr>
                <w:t xml:space="preserve">cgt</w:t>
              </w:r>
            </w:ins>
          </w:p>
        </w:tc>
        <w:tc>
          <w:tcPr>
            <w:tcW w:w="1170" w:type="dxa"/>
          </w:tcPr>
          <w:p>
            <w:pPr>
              <w:pStyle w:val="Normal"/>
              <w:rPr>
                <w:ins w:id="9497" w:author="Claude" w:date="2026-09-27T17:00:00Z"/>
              </w:rPr>
            </w:pPr>
            <w:ins w:id="9498" w:author="Claude" w:date="2026-09-27T17:00:00Z">
              <w:r>
                <w:t xml:space="preserve">Cloud Guard target</w:t>
              </w:r>
            </w:ins>
          </w:p>
        </w:tc>
        <w:tc>
          <w:tcPr>
            <w:tcW w:w="1564" w:type="dxa"/>
          </w:tcPr>
          <w:p>
            <w:pPr>
              <w:pStyle w:val="Normal"/>
              <w:rPr>
                <w:ins w:id="9499" w:author="Claude" w:date="2026-09-27T17:00:00Z"/>
              </w:rPr>
            </w:pPr>
            <w:ins w:id="9500" w:author="Claude" w:date="2026-09-27T17:00:00Z">
              <w:r>
                <w:t xml:space="preserve">Compartment scope monitored by Cloud Guard</w:t>
              </w:r>
            </w:ins>
          </w:p>
        </w:tc>
        <w:tc>
          <w:tcPr>
            <w:tcW w:w="978" w:type="dxa"/>
          </w:tcPr>
          <w:p>
            <w:pPr>
              <w:pStyle w:val="Normal"/>
              <w:rPr>
                <w:ins w:id="9501" w:author="Claude" w:date="2026-09-27T17:00:00Z"/>
              </w:rPr>
            </w:pPr>
            <w:ins w:id="9502" w:author="Claude" w:date="2026-09-27T17:00:00Z">
              <w:r>
                <w:t xml:space="preserve">G</w:t>
              </w:r>
            </w:ins>
          </w:p>
        </w:tc>
        <w:tc>
          <w:tcPr>
            <w:tcW w:w="1280" w:type="dxa"/>
          </w:tcPr>
          <w:p>
            <w:pPr>
              <w:pStyle w:val="Normal"/>
              <w:rPr>
                <w:ins w:id="9503" w:author="Claude" w:date="2026-09-27T17:00:00Z"/>
              </w:rPr>
            </w:pPr>
            <w:ins w:id="9504" w:author="Claude" w:date="2026-09-27T17:00:00Z">
              <w:r>
                <w:t xml:space="preserve">None</w:t>
              </w:r>
            </w:ins>
          </w:p>
        </w:tc>
        <w:tc>
          <w:tcPr>
            <w:tcW w:w="3393" w:type="dxa"/>
          </w:tcPr>
          <w:p>
            <w:pPr>
              <w:pStyle w:val="Normal"/>
              <w:rPr>
                <w:ins w:id="9505" w:author="Claude" w:date="2026-09-27T17:00:00Z"/>
              </w:rPr>
            </w:pPr>
            <w:ins w:id="9506" w:author="Claude" w:date="2026-09-27T17:00:00Z">
              <w:r>
                <w:rPr>
                  <w:rStyle w:val="CodeChar"/>
                </w:rPr>
                <w:t xml:space="preserve">cmr-prd-cgt-soc-01</w:t>
              </w:r>
            </w:ins>
          </w:p>
        </w:tc>
      </w:tr>
    </w:tbl>
    <w:p>
      <w:pPr>
        <w:pStyle w:val="Normal"/>
        <w:rPr>
          <w:ins w:id="9507" w:author="Claude" w:date="2026-09-27T17:00:00Z"/>
        </w:rPr>
      </w:pPr>
      <w:ins w:id="9508" w:author="Claude" w:date="2026-09-27T17:00:00Z">
        <w:r>
          <w:rPr>
            <w:b/>
          </w:rPr>
          <w:t xml:space="preserve">Networking</w:t>
        </w:r>
      </w:ins>
    </w:p>
    <w:tbl>
      <w:tblPr>
        <w:tblStyle w:val="TableGrid"/>
        <w:tblW w:w="9360" w:type="dxa"/>
        <w:tblInd w:w="113" w:type="dxa"/>
        <w:tblLayout w:type="fixed"/>
        <w:tblLook w:val="04a0" w:firstRow="1"/>
      </w:tblPr>
      <w:tblGrid>
        <w:gridCol w:w="834"/>
        <w:gridCol w:w="1757"/>
        <w:gridCol w:w="1669"/>
        <w:gridCol w:w="834"/>
        <w:gridCol w:w="1142"/>
        <w:gridCol w:w="3124"/>
      </w:tblGrid>
      <w:tr>
        <w:trPr>
          <w:tblHeader w:val="true"/>
          <w:ins w:id="9509" w:author="Claude" w:date="2026-09-27T17:00:00Z"/>
        </w:trPr>
        <w:tc>
          <w:tcPr>
            <w:tcW w:w="834" w:type="dxa"/>
            <w:shd w:val="clear" w:color="auto" w:fill="F2F2F2"/>
          </w:tcPr>
          <w:p>
            <w:pPr>
              <w:pStyle w:val="Normal"/>
              <w:rPr>
                <w:ins w:id="9510" w:author="Claude" w:date="2026-09-27T17:00:00Z"/>
              </w:rPr>
            </w:pPr>
            <w:ins w:id="9511" w:author="Claude" w:date="2026-09-27T17:00:00Z">
              <w:r>
                <w:t xml:space="preserve">Code</w:t>
              </w:r>
            </w:ins>
          </w:p>
        </w:tc>
        <w:tc>
          <w:tcPr>
            <w:tcW w:w="1757" w:type="dxa"/>
            <w:shd w:val="clear" w:color="auto" w:fill="F2F2F2"/>
          </w:tcPr>
          <w:p>
            <w:pPr>
              <w:pStyle w:val="Normal"/>
              <w:rPr>
                <w:ins w:id="9512" w:author="Claude" w:date="2026-09-27T17:00:00Z"/>
              </w:rPr>
            </w:pPr>
            <w:ins w:id="9513" w:author="Claude" w:date="2026-09-27T17:00:00Z">
              <w:r>
                <w:t xml:space="preserve">OCI resource</w:t>
              </w:r>
            </w:ins>
          </w:p>
        </w:tc>
        <w:tc>
          <w:tcPr>
            <w:tcW w:w="1669" w:type="dxa"/>
            <w:shd w:val="clear" w:color="auto" w:fill="F2F2F2"/>
          </w:tcPr>
          <w:p>
            <w:pPr>
              <w:pStyle w:val="Normal"/>
              <w:rPr>
                <w:ins w:id="9514" w:author="Claude" w:date="2026-09-27T17:00:00Z"/>
              </w:rPr>
            </w:pPr>
            <w:ins w:id="9515" w:author="Claude" w:date="2026-09-27T17:00:00Z">
              <w:r>
                <w:t xml:space="preserve">What it is</w:t>
              </w:r>
            </w:ins>
          </w:p>
        </w:tc>
        <w:tc>
          <w:tcPr>
            <w:tcW w:w="834" w:type="dxa"/>
            <w:shd w:val="clear" w:color="auto" w:fill="F2F2F2"/>
          </w:tcPr>
          <w:p>
            <w:pPr>
              <w:pStyle w:val="Normal"/>
              <w:rPr>
                <w:ins w:id="9516" w:author="Claude" w:date="2026-09-27T17:00:00Z"/>
              </w:rPr>
            </w:pPr>
            <w:ins w:id="9517" w:author="Claude" w:date="2026-09-27T17:00:00Z">
              <w:r>
                <w:t xml:space="preserve">Scope</w:t>
              </w:r>
            </w:ins>
          </w:p>
        </w:tc>
        <w:tc>
          <w:tcPr>
            <w:tcW w:w="1142" w:type="dxa"/>
            <w:shd w:val="clear" w:color="auto" w:fill="F2F2F2"/>
          </w:tcPr>
          <w:p>
            <w:pPr>
              <w:pStyle w:val="Normal"/>
              <w:rPr>
                <w:ins w:id="9518" w:author="Claude" w:date="2026-09-27T17:00:00Z"/>
              </w:rPr>
            </w:pPr>
            <w:ins w:id="9519" w:author="Claude" w:date="2026-09-27T17:00:00Z">
              <w:r>
                <w:t xml:space="preserve">Qualifier</w:t>
              </w:r>
            </w:ins>
          </w:p>
        </w:tc>
        <w:tc>
          <w:tcPr>
            <w:tcW w:w="3124" w:type="dxa"/>
            <w:shd w:val="clear" w:color="auto" w:fill="F2F2F2"/>
          </w:tcPr>
          <w:p>
            <w:pPr>
              <w:pStyle w:val="Normal"/>
              <w:rPr>
                <w:ins w:id="9520" w:author="Claude" w:date="2026-09-27T17:00:00Z"/>
              </w:rPr>
            </w:pPr>
            <w:ins w:id="9521" w:author="Claude" w:date="2026-09-27T17:00:00Z">
              <w:r>
                <w:t xml:space="preserve">Example</w:t>
              </w:r>
            </w:ins>
          </w:p>
        </w:tc>
      </w:tr>
      <w:tr>
        <w:trPr>
          <w:ins w:id="9522" w:author="Claude" w:date="2026-09-27T17:00:00Z"/>
        </w:trPr>
        <w:tc>
          <w:tcPr>
            <w:tcW w:w="834" w:type="dxa"/>
          </w:tcPr>
          <w:p>
            <w:pPr>
              <w:pStyle w:val="Normal"/>
              <w:rPr>
                <w:ins w:id="9523" w:author="Claude" w:date="2026-09-27T17:00:00Z"/>
              </w:rPr>
            </w:pPr>
            <w:ins w:id="9524" w:author="Claude" w:date="2026-09-27T17:00:00Z">
              <w:r>
                <w:rPr>
                  <w:rStyle w:val="CodeChar"/>
                </w:rPr>
                <w:t xml:space="preserve">vcn</w:t>
              </w:r>
            </w:ins>
          </w:p>
        </w:tc>
        <w:tc>
          <w:tcPr>
            <w:tcW w:w="1757" w:type="dxa"/>
          </w:tcPr>
          <w:p>
            <w:pPr>
              <w:pStyle w:val="Normal"/>
              <w:rPr>
                <w:ins w:id="9525" w:author="Claude" w:date="2026-09-27T17:00:00Z"/>
              </w:rPr>
            </w:pPr>
            <w:ins w:id="9526" w:author="Claude" w:date="2026-09-27T17:00:00Z">
              <w:r>
                <w:t xml:space="preserve">Virtual cloud network</w:t>
              </w:r>
            </w:ins>
          </w:p>
        </w:tc>
        <w:tc>
          <w:tcPr>
            <w:tcW w:w="1669" w:type="dxa"/>
          </w:tcPr>
          <w:p>
            <w:pPr>
              <w:pStyle w:val="Normal"/>
              <w:rPr>
                <w:ins w:id="9527" w:author="Claude" w:date="2026-09-27T17:00:00Z"/>
              </w:rPr>
            </w:pPr>
            <w:ins w:id="9528" w:author="Claude" w:date="2026-09-27T17:00:00Z">
              <w:r>
                <w:t xml:space="preserve">Private network</w:t>
              </w:r>
            </w:ins>
          </w:p>
        </w:tc>
        <w:tc>
          <w:tcPr>
            <w:tcW w:w="834" w:type="dxa"/>
          </w:tcPr>
          <w:p>
            <w:pPr>
              <w:pStyle w:val="Normal"/>
              <w:rPr>
                <w:ins w:id="9529" w:author="Claude" w:date="2026-09-27T17:00:00Z"/>
              </w:rPr>
            </w:pPr>
            <w:ins w:id="9530" w:author="Claude" w:date="2026-09-27T17:00:00Z">
              <w:r>
                <w:t xml:space="preserve">R</w:t>
              </w:r>
            </w:ins>
          </w:p>
        </w:tc>
        <w:tc>
          <w:tcPr>
            <w:tcW w:w="1142" w:type="dxa"/>
          </w:tcPr>
          <w:p>
            <w:pPr>
              <w:pStyle w:val="Normal"/>
              <w:rPr>
                <w:ins w:id="9531" w:author="Claude" w:date="2026-09-27T17:00:00Z"/>
              </w:rPr>
            </w:pPr>
            <w:ins w:id="9532" w:author="Claude" w:date="2026-09-27T17:00:00Z">
              <w:r>
                <w:t xml:space="preserve">None</w:t>
              </w:r>
            </w:ins>
          </w:p>
        </w:tc>
        <w:tc>
          <w:tcPr>
            <w:tcW w:w="3124" w:type="dxa"/>
          </w:tcPr>
          <w:p>
            <w:pPr>
              <w:pStyle w:val="Normal"/>
              <w:rPr>
                <w:ins w:id="9533" w:author="Claude" w:date="2026-09-27T17:00:00Z"/>
              </w:rPr>
            </w:pPr>
            <w:ins w:id="9534" w:author="Claude" w:date="2026-09-27T17:00:00Z">
              <w:r>
                <w:rPr>
                  <w:rStyle w:val="CodeChar"/>
                </w:rPr>
                <w:t xml:space="preserve">cmr-prd-cas-vcn-cbs-01</w:t>
              </w:r>
            </w:ins>
          </w:p>
        </w:tc>
      </w:tr>
      <w:tr>
        <w:trPr>
          <w:ins w:id="9535" w:author="Claude" w:date="2026-09-27T17:00:00Z"/>
        </w:trPr>
        <w:tc>
          <w:tcPr>
            <w:tcW w:w="834" w:type="dxa"/>
          </w:tcPr>
          <w:p>
            <w:pPr>
              <w:pStyle w:val="Normal"/>
              <w:rPr>
                <w:ins w:id="9536" w:author="Claude" w:date="2026-09-27T17:00:00Z"/>
              </w:rPr>
            </w:pPr>
            <w:ins w:id="9537" w:author="Claude" w:date="2026-09-27T17:00:00Z">
              <w:r>
                <w:rPr>
                  <w:rStyle w:val="CodeChar"/>
                </w:rPr>
                <w:t xml:space="preserve">snt</w:t>
              </w:r>
            </w:ins>
          </w:p>
        </w:tc>
        <w:tc>
          <w:tcPr>
            <w:tcW w:w="1757" w:type="dxa"/>
          </w:tcPr>
          <w:p>
            <w:pPr>
              <w:pStyle w:val="Normal"/>
              <w:rPr>
                <w:ins w:id="9538" w:author="Claude" w:date="2026-09-27T17:00:00Z"/>
              </w:rPr>
            </w:pPr>
            <w:ins w:id="9539" w:author="Claude" w:date="2026-09-27T17:00:00Z">
              <w:r>
                <w:t xml:space="preserve">Subnet</w:t>
              </w:r>
            </w:ins>
          </w:p>
        </w:tc>
        <w:tc>
          <w:tcPr>
            <w:tcW w:w="1669" w:type="dxa"/>
          </w:tcPr>
          <w:p>
            <w:pPr>
              <w:pStyle w:val="Normal"/>
              <w:rPr>
                <w:ins w:id="9540" w:author="Claude" w:date="2026-09-27T17:00:00Z"/>
              </w:rPr>
            </w:pPr>
            <w:ins w:id="9541" w:author="Claude" w:date="2026-09-27T17:00:00Z">
              <w:r>
                <w:t xml:space="preserve">IP range inside a VCN</w:t>
              </w:r>
            </w:ins>
          </w:p>
        </w:tc>
        <w:tc>
          <w:tcPr>
            <w:tcW w:w="834" w:type="dxa"/>
          </w:tcPr>
          <w:p>
            <w:pPr>
              <w:pStyle w:val="Normal"/>
              <w:rPr>
                <w:ins w:id="9542" w:author="Claude" w:date="2026-09-27T17:00:00Z"/>
              </w:rPr>
            </w:pPr>
            <w:ins w:id="9543" w:author="Claude" w:date="2026-09-27T17:00:00Z">
              <w:r>
                <w:t xml:space="preserve">R</w:t>
              </w:r>
            </w:ins>
          </w:p>
        </w:tc>
        <w:tc>
          <w:tcPr>
            <w:tcW w:w="1142" w:type="dxa"/>
          </w:tcPr>
          <w:p>
            <w:pPr>
              <w:pStyle w:val="Normal"/>
              <w:rPr>
                <w:ins w:id="9544" w:author="Claude" w:date="2026-09-27T17:00:00Z"/>
              </w:rPr>
            </w:pPr>
            <w:ins w:id="9545" w:author="Claude" w:date="2026-09-27T17:00:00Z">
              <w:r>
                <w:t xml:space="preserve">Required: D (tier)</w:t>
              </w:r>
            </w:ins>
          </w:p>
        </w:tc>
        <w:tc>
          <w:tcPr>
            <w:tcW w:w="3124" w:type="dxa"/>
          </w:tcPr>
          <w:p>
            <w:pPr>
              <w:pStyle w:val="Normal"/>
              <w:rPr>
                <w:ins w:id="9546" w:author="Claude" w:date="2026-09-27T17:00:00Z"/>
              </w:rPr>
            </w:pPr>
            <w:ins w:id="9547" w:author="Claude" w:date="2026-09-27T17:00:00Z">
              <w:r>
                <w:rPr>
                  <w:rStyle w:val="CodeChar"/>
                </w:rPr>
                <w:t xml:space="preserve">cmr-prd-cas-snt-cbs-db-01</w:t>
              </w:r>
            </w:ins>
          </w:p>
        </w:tc>
      </w:tr>
      <w:tr>
        <w:trPr>
          <w:ins w:id="9548" w:author="Claude" w:date="2026-09-27T17:00:00Z"/>
        </w:trPr>
        <w:tc>
          <w:tcPr>
            <w:tcW w:w="834" w:type="dxa"/>
          </w:tcPr>
          <w:p>
            <w:pPr>
              <w:pStyle w:val="Normal"/>
              <w:rPr>
                <w:ins w:id="9549" w:author="Claude" w:date="2026-09-27T17:00:00Z"/>
              </w:rPr>
            </w:pPr>
            <w:ins w:id="9550" w:author="Claude" w:date="2026-09-27T17:00:00Z">
              <w:r>
                <w:rPr>
                  <w:rStyle w:val="CodeChar"/>
                </w:rPr>
                <w:t xml:space="preserve">nsg</w:t>
              </w:r>
            </w:ins>
          </w:p>
        </w:tc>
        <w:tc>
          <w:tcPr>
            <w:tcW w:w="1757" w:type="dxa"/>
          </w:tcPr>
          <w:p>
            <w:pPr>
              <w:pStyle w:val="Normal"/>
              <w:rPr>
                <w:ins w:id="9551" w:author="Claude" w:date="2026-09-27T17:00:00Z"/>
              </w:rPr>
            </w:pPr>
            <w:ins w:id="9552" w:author="Claude" w:date="2026-09-27T17:00:00Z">
              <w:r>
                <w:t xml:space="preserve">Network security group</w:t>
              </w:r>
            </w:ins>
          </w:p>
        </w:tc>
        <w:tc>
          <w:tcPr>
            <w:tcW w:w="1669" w:type="dxa"/>
          </w:tcPr>
          <w:p>
            <w:pPr>
              <w:pStyle w:val="Normal"/>
              <w:rPr>
                <w:ins w:id="9553" w:author="Claude" w:date="2026-09-27T17:00:00Z"/>
              </w:rPr>
            </w:pPr>
            <w:ins w:id="9554" w:author="Claude" w:date="2026-09-27T17:00:00Z">
              <w:r>
                <w:t xml:space="preserve">Firewall rules for a group of VNICs</w:t>
              </w:r>
            </w:ins>
          </w:p>
        </w:tc>
        <w:tc>
          <w:tcPr>
            <w:tcW w:w="834" w:type="dxa"/>
          </w:tcPr>
          <w:p>
            <w:pPr>
              <w:pStyle w:val="Normal"/>
              <w:rPr>
                <w:ins w:id="9555" w:author="Claude" w:date="2026-09-27T17:00:00Z"/>
              </w:rPr>
            </w:pPr>
            <w:ins w:id="9556" w:author="Claude" w:date="2026-09-27T17:00:00Z">
              <w:r>
                <w:t xml:space="preserve">R</w:t>
              </w:r>
            </w:ins>
          </w:p>
        </w:tc>
        <w:tc>
          <w:tcPr>
            <w:tcW w:w="1142" w:type="dxa"/>
          </w:tcPr>
          <w:p>
            <w:pPr>
              <w:pStyle w:val="Normal"/>
              <w:rPr>
                <w:ins w:id="9557" w:author="Claude" w:date="2026-09-27T17:00:00Z"/>
              </w:rPr>
            </w:pPr>
            <w:ins w:id="9558" w:author="Claude" w:date="2026-09-27T17:00:00Z">
              <w:r>
                <w:t xml:space="preserve">Required: D (tier)</w:t>
              </w:r>
            </w:ins>
          </w:p>
        </w:tc>
        <w:tc>
          <w:tcPr>
            <w:tcW w:w="3124" w:type="dxa"/>
          </w:tcPr>
          <w:p>
            <w:pPr>
              <w:pStyle w:val="Normal"/>
              <w:rPr>
                <w:ins w:id="9559" w:author="Claude" w:date="2026-09-27T17:00:00Z"/>
              </w:rPr>
            </w:pPr>
            <w:ins w:id="9560" w:author="Claude" w:date="2026-09-27T17:00:00Z">
              <w:r>
                <w:rPr>
                  <w:rStyle w:val="CodeChar"/>
                </w:rPr>
                <w:t xml:space="preserve">cmr-prd-cas-nsg-cbs-app-01</w:t>
              </w:r>
            </w:ins>
          </w:p>
        </w:tc>
      </w:tr>
      <w:tr>
        <w:trPr>
          <w:ins w:id="9561" w:author="Claude" w:date="2026-09-27T17:00:00Z"/>
        </w:trPr>
        <w:tc>
          <w:tcPr>
            <w:tcW w:w="834" w:type="dxa"/>
          </w:tcPr>
          <w:p>
            <w:pPr>
              <w:pStyle w:val="Normal"/>
              <w:rPr>
                <w:ins w:id="9562" w:author="Claude" w:date="2026-09-27T17:00:00Z"/>
              </w:rPr>
            </w:pPr>
            <w:ins w:id="9563" w:author="Claude" w:date="2026-09-27T17:00:00Z">
              <w:r>
                <w:rPr>
                  <w:rStyle w:val="CodeChar"/>
                </w:rPr>
                <w:t xml:space="preserve">scl</w:t>
              </w:r>
            </w:ins>
          </w:p>
        </w:tc>
        <w:tc>
          <w:tcPr>
            <w:tcW w:w="1757" w:type="dxa"/>
          </w:tcPr>
          <w:p>
            <w:pPr>
              <w:pStyle w:val="Normal"/>
              <w:rPr>
                <w:ins w:id="9564" w:author="Claude" w:date="2026-09-27T17:00:00Z"/>
              </w:rPr>
            </w:pPr>
            <w:ins w:id="9565" w:author="Claude" w:date="2026-09-27T17:00:00Z">
              <w:r>
                <w:t xml:space="preserve">Security list</w:t>
              </w:r>
            </w:ins>
          </w:p>
        </w:tc>
        <w:tc>
          <w:tcPr>
            <w:tcW w:w="1669" w:type="dxa"/>
          </w:tcPr>
          <w:p>
            <w:pPr>
              <w:pStyle w:val="Normal"/>
              <w:rPr>
                <w:ins w:id="9566" w:author="Claude" w:date="2026-09-27T17:00:00Z"/>
              </w:rPr>
            </w:pPr>
            <w:ins w:id="9567" w:author="Claude" w:date="2026-09-27T17:00:00Z">
              <w:r>
                <w:t xml:space="preserve">Firewall rules for a subnet</w:t>
              </w:r>
            </w:ins>
          </w:p>
        </w:tc>
        <w:tc>
          <w:tcPr>
            <w:tcW w:w="834" w:type="dxa"/>
          </w:tcPr>
          <w:p>
            <w:pPr>
              <w:pStyle w:val="Normal"/>
              <w:rPr>
                <w:ins w:id="9568" w:author="Claude" w:date="2026-09-27T17:00:00Z"/>
              </w:rPr>
            </w:pPr>
            <w:ins w:id="9569" w:author="Claude" w:date="2026-09-27T17:00:00Z">
              <w:r>
                <w:t xml:space="preserve">R</w:t>
              </w:r>
            </w:ins>
          </w:p>
        </w:tc>
        <w:tc>
          <w:tcPr>
            <w:tcW w:w="1142" w:type="dxa"/>
          </w:tcPr>
          <w:p>
            <w:pPr>
              <w:pStyle w:val="Normal"/>
              <w:rPr>
                <w:ins w:id="9570" w:author="Claude" w:date="2026-09-27T17:00:00Z"/>
              </w:rPr>
            </w:pPr>
            <w:ins w:id="9571" w:author="Claude" w:date="2026-09-27T17:00:00Z">
              <w:r>
                <w:t xml:space="preserve">Required: D (tier)</w:t>
              </w:r>
            </w:ins>
          </w:p>
        </w:tc>
        <w:tc>
          <w:tcPr>
            <w:tcW w:w="3124" w:type="dxa"/>
          </w:tcPr>
          <w:p>
            <w:pPr>
              <w:pStyle w:val="Normal"/>
              <w:rPr>
                <w:ins w:id="9572" w:author="Claude" w:date="2026-09-27T17:00:00Z"/>
              </w:rPr>
            </w:pPr>
            <w:ins w:id="9573" w:author="Claude" w:date="2026-09-27T17:00:00Z">
              <w:r>
                <w:rPr>
                  <w:rStyle w:val="CodeChar"/>
                </w:rPr>
                <w:t xml:space="preserve">cmr-prd-cas-scl-cbs-db-01</w:t>
              </w:r>
            </w:ins>
          </w:p>
        </w:tc>
      </w:tr>
      <w:tr>
        <w:trPr>
          <w:ins w:id="9574" w:author="Claude" w:date="2026-09-27T17:00:00Z"/>
        </w:trPr>
        <w:tc>
          <w:tcPr>
            <w:tcW w:w="834" w:type="dxa"/>
          </w:tcPr>
          <w:p>
            <w:pPr>
              <w:pStyle w:val="Normal"/>
              <w:rPr>
                <w:ins w:id="9575" w:author="Claude" w:date="2026-09-27T17:00:00Z"/>
              </w:rPr>
            </w:pPr>
            <w:ins w:id="9576" w:author="Claude" w:date="2026-09-27T17:00:00Z">
              <w:r>
                <w:rPr>
                  <w:rStyle w:val="CodeChar"/>
                </w:rPr>
                <w:t xml:space="preserve">rtb</w:t>
              </w:r>
            </w:ins>
          </w:p>
        </w:tc>
        <w:tc>
          <w:tcPr>
            <w:tcW w:w="1757" w:type="dxa"/>
          </w:tcPr>
          <w:p>
            <w:pPr>
              <w:pStyle w:val="Normal"/>
              <w:rPr>
                <w:ins w:id="9577" w:author="Claude" w:date="2026-09-27T17:00:00Z"/>
              </w:rPr>
            </w:pPr>
            <w:ins w:id="9578" w:author="Claude" w:date="2026-09-27T17:00:00Z">
              <w:r>
                <w:t xml:space="preserve">Route table</w:t>
              </w:r>
            </w:ins>
          </w:p>
        </w:tc>
        <w:tc>
          <w:tcPr>
            <w:tcW w:w="1669" w:type="dxa"/>
          </w:tcPr>
          <w:p>
            <w:pPr>
              <w:pStyle w:val="Normal"/>
              <w:rPr>
                <w:ins w:id="9579" w:author="Claude" w:date="2026-09-27T17:00:00Z"/>
              </w:rPr>
            </w:pPr>
            <w:ins w:id="9580" w:author="Claude" w:date="2026-09-27T17:00:00Z">
              <w:r>
                <w:t xml:space="preserve">Routing rules</w:t>
              </w:r>
            </w:ins>
          </w:p>
        </w:tc>
        <w:tc>
          <w:tcPr>
            <w:tcW w:w="834" w:type="dxa"/>
          </w:tcPr>
          <w:p>
            <w:pPr>
              <w:pStyle w:val="Normal"/>
              <w:rPr>
                <w:ins w:id="9581" w:author="Claude" w:date="2026-09-27T17:00:00Z"/>
              </w:rPr>
            </w:pPr>
            <w:ins w:id="9582" w:author="Claude" w:date="2026-09-27T17:00:00Z">
              <w:r>
                <w:t xml:space="preserve">R</w:t>
              </w:r>
            </w:ins>
          </w:p>
        </w:tc>
        <w:tc>
          <w:tcPr>
            <w:tcW w:w="1142" w:type="dxa"/>
          </w:tcPr>
          <w:p>
            <w:pPr>
              <w:pStyle w:val="Normal"/>
              <w:rPr>
                <w:ins w:id="9583" w:author="Claude" w:date="2026-09-27T17:00:00Z"/>
              </w:rPr>
            </w:pPr>
            <w:ins w:id="9584" w:author="Claude" w:date="2026-09-27T17:00:00Z">
              <w:r>
                <w:t xml:space="preserve">Required: D (tier)</w:t>
              </w:r>
            </w:ins>
          </w:p>
        </w:tc>
        <w:tc>
          <w:tcPr>
            <w:tcW w:w="3124" w:type="dxa"/>
          </w:tcPr>
          <w:p>
            <w:pPr>
              <w:pStyle w:val="Normal"/>
              <w:rPr>
                <w:ins w:id="9585" w:author="Claude" w:date="2026-09-27T17:00:00Z"/>
              </w:rPr>
            </w:pPr>
            <w:ins w:id="9586" w:author="Claude" w:date="2026-09-27T17:00:00Z">
              <w:r>
                <w:rPr>
                  <w:rStyle w:val="CodeChar"/>
                </w:rPr>
                <w:t xml:space="preserve">cmr-prd-cas-rtb-cbs-app-01</w:t>
              </w:r>
            </w:ins>
          </w:p>
        </w:tc>
      </w:tr>
      <w:tr>
        <w:trPr>
          <w:ins w:id="9587" w:author="Claude" w:date="2026-09-27T17:00:00Z"/>
        </w:trPr>
        <w:tc>
          <w:tcPr>
            <w:tcW w:w="834" w:type="dxa"/>
          </w:tcPr>
          <w:p>
            <w:pPr>
              <w:pStyle w:val="Normal"/>
              <w:rPr>
                <w:ins w:id="9588" w:author="Claude" w:date="2026-09-27T17:00:00Z"/>
              </w:rPr>
            </w:pPr>
            <w:ins w:id="9589" w:author="Claude" w:date="2026-09-27T17:00:00Z">
              <w:r>
                <w:rPr>
                  <w:rStyle w:val="CodeChar"/>
                </w:rPr>
                <w:t xml:space="preserve">dho</w:t>
              </w:r>
            </w:ins>
          </w:p>
        </w:tc>
        <w:tc>
          <w:tcPr>
            <w:tcW w:w="1757" w:type="dxa"/>
          </w:tcPr>
          <w:p>
            <w:pPr>
              <w:pStyle w:val="Normal"/>
              <w:rPr>
                <w:ins w:id="9590" w:author="Claude" w:date="2026-09-27T17:00:00Z"/>
              </w:rPr>
            </w:pPr>
            <w:ins w:id="9591" w:author="Claude" w:date="2026-09-27T17:00:00Z">
              <w:r>
                <w:t xml:space="preserve">DHCP options</w:t>
              </w:r>
            </w:ins>
          </w:p>
        </w:tc>
        <w:tc>
          <w:tcPr>
            <w:tcW w:w="1669" w:type="dxa"/>
          </w:tcPr>
          <w:p>
            <w:pPr>
              <w:pStyle w:val="Normal"/>
              <w:rPr>
                <w:ins w:id="9592" w:author="Claude" w:date="2026-09-27T17:00:00Z"/>
              </w:rPr>
            </w:pPr>
            <w:ins w:id="9593" w:author="Claude" w:date="2026-09-27T17:00:00Z">
              <w:r>
                <w:t xml:space="preserve">DNS / search domain settings for a VCN</w:t>
              </w:r>
            </w:ins>
          </w:p>
        </w:tc>
        <w:tc>
          <w:tcPr>
            <w:tcW w:w="834" w:type="dxa"/>
          </w:tcPr>
          <w:p>
            <w:pPr>
              <w:pStyle w:val="Normal"/>
              <w:rPr>
                <w:ins w:id="9594" w:author="Claude" w:date="2026-09-27T17:00:00Z"/>
              </w:rPr>
            </w:pPr>
            <w:ins w:id="9595" w:author="Claude" w:date="2026-09-27T17:00:00Z">
              <w:r>
                <w:t xml:space="preserve">R</w:t>
              </w:r>
            </w:ins>
          </w:p>
        </w:tc>
        <w:tc>
          <w:tcPr>
            <w:tcW w:w="1142" w:type="dxa"/>
          </w:tcPr>
          <w:p>
            <w:pPr>
              <w:pStyle w:val="Normal"/>
              <w:rPr>
                <w:ins w:id="9596" w:author="Claude" w:date="2026-09-27T17:00:00Z"/>
              </w:rPr>
            </w:pPr>
            <w:ins w:id="9597" w:author="Claude" w:date="2026-09-27T17:00:00Z">
              <w:r>
                <w:t xml:space="preserve">None</w:t>
              </w:r>
            </w:ins>
          </w:p>
        </w:tc>
        <w:tc>
          <w:tcPr>
            <w:tcW w:w="3124" w:type="dxa"/>
          </w:tcPr>
          <w:p>
            <w:pPr>
              <w:pStyle w:val="Normal"/>
              <w:rPr>
                <w:ins w:id="9598" w:author="Claude" w:date="2026-09-27T17:00:00Z"/>
              </w:rPr>
            </w:pPr>
            <w:ins w:id="9599" w:author="Claude" w:date="2026-09-27T17:00:00Z">
              <w:r>
                <w:rPr>
                  <w:rStyle w:val="CodeChar"/>
                </w:rPr>
                <w:t xml:space="preserve">cmr-prd-cas-dho-cbs-01</w:t>
              </w:r>
            </w:ins>
          </w:p>
        </w:tc>
      </w:tr>
      <w:tr>
        <w:trPr>
          <w:ins w:id="9600" w:author="Claude" w:date="2026-09-27T17:00:00Z"/>
        </w:trPr>
        <w:tc>
          <w:tcPr>
            <w:tcW w:w="834" w:type="dxa"/>
          </w:tcPr>
          <w:p>
            <w:pPr>
              <w:pStyle w:val="Normal"/>
              <w:rPr>
                <w:ins w:id="9601" w:author="Claude" w:date="2026-09-27T17:00:00Z"/>
              </w:rPr>
            </w:pPr>
            <w:ins w:id="9602" w:author="Claude" w:date="2026-09-27T17:00:00Z">
              <w:r>
                <w:rPr>
                  <w:rStyle w:val="CodeChar"/>
                </w:rPr>
                <w:t xml:space="preserve">drg</w:t>
              </w:r>
            </w:ins>
          </w:p>
        </w:tc>
        <w:tc>
          <w:tcPr>
            <w:tcW w:w="1757" w:type="dxa"/>
          </w:tcPr>
          <w:p>
            <w:pPr>
              <w:pStyle w:val="Normal"/>
              <w:rPr>
                <w:ins w:id="9603" w:author="Claude" w:date="2026-09-27T17:00:00Z"/>
              </w:rPr>
            </w:pPr>
            <w:ins w:id="9604" w:author="Claude" w:date="2026-09-27T17:00:00Z">
              <w:r>
                <w:t xml:space="preserve">Dynamic routing gateway</w:t>
              </w:r>
            </w:ins>
          </w:p>
        </w:tc>
        <w:tc>
          <w:tcPr>
            <w:tcW w:w="1669" w:type="dxa"/>
          </w:tcPr>
          <w:p>
            <w:pPr>
              <w:pStyle w:val="Normal"/>
              <w:rPr>
                <w:ins w:id="9605" w:author="Claude" w:date="2026-09-27T17:00:00Z"/>
              </w:rPr>
            </w:pPr>
            <w:ins w:id="9606" w:author="Claude" w:date="2026-09-27T17:00:00Z">
              <w:r>
                <w:t xml:space="preserve">Router between VCNs, on-premises and regions</w:t>
              </w:r>
            </w:ins>
          </w:p>
        </w:tc>
        <w:tc>
          <w:tcPr>
            <w:tcW w:w="834" w:type="dxa"/>
          </w:tcPr>
          <w:p>
            <w:pPr>
              <w:pStyle w:val="Normal"/>
              <w:rPr>
                <w:ins w:id="9607" w:author="Claude" w:date="2026-09-27T17:00:00Z"/>
              </w:rPr>
            </w:pPr>
            <w:ins w:id="9608" w:author="Claude" w:date="2026-09-27T17:00:00Z">
              <w:r>
                <w:t xml:space="preserve">R</w:t>
              </w:r>
            </w:ins>
          </w:p>
        </w:tc>
        <w:tc>
          <w:tcPr>
            <w:tcW w:w="1142" w:type="dxa"/>
          </w:tcPr>
          <w:p>
            <w:pPr>
              <w:pStyle w:val="Normal"/>
              <w:rPr>
                <w:ins w:id="9609" w:author="Claude" w:date="2026-09-27T17:00:00Z"/>
              </w:rPr>
            </w:pPr>
            <w:ins w:id="9610" w:author="Claude" w:date="2026-09-27T17:00:00Z">
              <w:r>
                <w:t xml:space="preserve">None</w:t>
              </w:r>
            </w:ins>
          </w:p>
        </w:tc>
        <w:tc>
          <w:tcPr>
            <w:tcW w:w="3124" w:type="dxa"/>
          </w:tcPr>
          <w:p>
            <w:pPr>
              <w:pStyle w:val="Normal"/>
              <w:rPr>
                <w:ins w:id="9611" w:author="Claude" w:date="2026-09-27T17:00:00Z"/>
              </w:rPr>
            </w:pPr>
            <w:ins w:id="9612" w:author="Claude" w:date="2026-09-27T17:00:00Z">
              <w:r>
                <w:rPr>
                  <w:rStyle w:val="CodeChar"/>
                </w:rPr>
                <w:t xml:space="preserve">cmr-prd-cas-drg-hub-01</w:t>
              </w:r>
            </w:ins>
          </w:p>
        </w:tc>
      </w:tr>
      <w:tr>
        <w:trPr>
          <w:ins w:id="9613" w:author="Claude" w:date="2026-09-27T17:00:00Z"/>
        </w:trPr>
        <w:tc>
          <w:tcPr>
            <w:tcW w:w="834" w:type="dxa"/>
          </w:tcPr>
          <w:p>
            <w:pPr>
              <w:pStyle w:val="Normal"/>
              <w:rPr>
                <w:ins w:id="9614" w:author="Claude" w:date="2026-09-27T17:00:00Z"/>
              </w:rPr>
            </w:pPr>
            <w:ins w:id="9615" w:author="Claude" w:date="2026-09-27T17:00:00Z">
              <w:r>
                <w:rPr>
                  <w:rStyle w:val="CodeChar"/>
                </w:rPr>
                <w:t xml:space="preserve">dra</w:t>
              </w:r>
            </w:ins>
          </w:p>
        </w:tc>
        <w:tc>
          <w:tcPr>
            <w:tcW w:w="1757" w:type="dxa"/>
          </w:tcPr>
          <w:p>
            <w:pPr>
              <w:pStyle w:val="Normal"/>
              <w:rPr>
                <w:ins w:id="9616" w:author="Claude" w:date="2026-09-27T17:00:00Z"/>
              </w:rPr>
            </w:pPr>
            <w:ins w:id="9617" w:author="Claude" w:date="2026-09-27T17:00:00Z">
              <w:r>
                <w:t xml:space="preserve">DRG attachment</w:t>
              </w:r>
            </w:ins>
          </w:p>
        </w:tc>
        <w:tc>
          <w:tcPr>
            <w:tcW w:w="1669" w:type="dxa"/>
          </w:tcPr>
          <w:p>
            <w:pPr>
              <w:pStyle w:val="Normal"/>
              <w:rPr>
                <w:ins w:id="9618" w:author="Claude" w:date="2026-09-27T17:00:00Z"/>
              </w:rPr>
            </w:pPr>
            <w:ins w:id="9619" w:author="Claude" w:date="2026-09-27T17:00:00Z">
              <w:r>
                <w:t xml:space="preserve">Connection of a network to a DRG</w:t>
              </w:r>
            </w:ins>
          </w:p>
        </w:tc>
        <w:tc>
          <w:tcPr>
            <w:tcW w:w="834" w:type="dxa"/>
          </w:tcPr>
          <w:p>
            <w:pPr>
              <w:pStyle w:val="Normal"/>
              <w:rPr>
                <w:ins w:id="9620" w:author="Claude" w:date="2026-09-27T17:00:00Z"/>
              </w:rPr>
            </w:pPr>
            <w:ins w:id="9621" w:author="Claude" w:date="2026-09-27T17:00:00Z">
              <w:r>
                <w:t xml:space="preserve">R</w:t>
              </w:r>
            </w:ins>
          </w:p>
        </w:tc>
        <w:tc>
          <w:tcPr>
            <w:tcW w:w="1142" w:type="dxa"/>
          </w:tcPr>
          <w:p>
            <w:pPr>
              <w:pStyle w:val="Normal"/>
              <w:rPr>
                <w:ins w:id="9622" w:author="Claude" w:date="2026-09-27T17:00:00Z"/>
              </w:rPr>
            </w:pPr>
            <w:ins w:id="9623" w:author="Claude" w:date="2026-09-27T17:00:00Z">
              <w:r>
                <w:t xml:space="preserve">Required: N (attached)</w:t>
              </w:r>
            </w:ins>
          </w:p>
        </w:tc>
        <w:tc>
          <w:tcPr>
            <w:tcW w:w="3124" w:type="dxa"/>
          </w:tcPr>
          <w:p>
            <w:pPr>
              <w:pStyle w:val="Normal"/>
              <w:rPr>
                <w:ins w:id="9624" w:author="Claude" w:date="2026-09-27T17:00:00Z"/>
              </w:rPr>
            </w:pPr>
            <w:ins w:id="9625" w:author="Claude" w:date="2026-09-27T17:00:00Z">
              <w:r>
                <w:rPr>
                  <w:rStyle w:val="CodeChar"/>
                </w:rPr>
                <w:t xml:space="preserve">cmr-prd-cas-dra-cbs-vcn-01</w:t>
              </w:r>
            </w:ins>
          </w:p>
        </w:tc>
      </w:tr>
      <w:tr>
        <w:trPr>
          <w:ins w:id="9626" w:author="Claude" w:date="2026-09-27T17:00:00Z"/>
        </w:trPr>
        <w:tc>
          <w:tcPr>
            <w:tcW w:w="834" w:type="dxa"/>
          </w:tcPr>
          <w:p>
            <w:pPr>
              <w:pStyle w:val="Normal"/>
              <w:rPr>
                <w:ins w:id="9627" w:author="Claude" w:date="2026-09-27T17:00:00Z"/>
              </w:rPr>
            </w:pPr>
            <w:ins w:id="9628" w:author="Claude" w:date="2026-09-27T17:00:00Z">
              <w:r>
                <w:rPr>
                  <w:rStyle w:val="CodeChar"/>
                </w:rPr>
                <w:t xml:space="preserve">drt</w:t>
              </w:r>
            </w:ins>
          </w:p>
        </w:tc>
        <w:tc>
          <w:tcPr>
            <w:tcW w:w="1757" w:type="dxa"/>
          </w:tcPr>
          <w:p>
            <w:pPr>
              <w:pStyle w:val="Normal"/>
              <w:rPr>
                <w:ins w:id="9629" w:author="Claude" w:date="2026-09-27T17:00:00Z"/>
              </w:rPr>
            </w:pPr>
            <w:ins w:id="9630" w:author="Claude" w:date="2026-09-27T17:00:00Z">
              <w:r>
                <w:t xml:space="preserve">DRG route table / distribution</w:t>
              </w:r>
            </w:ins>
          </w:p>
        </w:tc>
        <w:tc>
          <w:tcPr>
            <w:tcW w:w="1669" w:type="dxa"/>
          </w:tcPr>
          <w:p>
            <w:pPr>
              <w:pStyle w:val="Normal"/>
              <w:rPr>
                <w:ins w:id="9631" w:author="Claude" w:date="2026-09-27T17:00:00Z"/>
              </w:rPr>
            </w:pPr>
            <w:ins w:id="9632" w:author="Claude" w:date="2026-09-27T17:00:00Z">
              <w:r>
                <w:t xml:space="preserve">Routing inside a DRG</w:t>
              </w:r>
            </w:ins>
          </w:p>
        </w:tc>
        <w:tc>
          <w:tcPr>
            <w:tcW w:w="834" w:type="dxa"/>
          </w:tcPr>
          <w:p>
            <w:pPr>
              <w:pStyle w:val="Normal"/>
              <w:rPr>
                <w:ins w:id="9633" w:author="Claude" w:date="2026-09-27T17:00:00Z"/>
              </w:rPr>
            </w:pPr>
            <w:ins w:id="9634" w:author="Claude" w:date="2026-09-27T17:00:00Z">
              <w:r>
                <w:t xml:space="preserve">R</w:t>
              </w:r>
            </w:ins>
          </w:p>
        </w:tc>
        <w:tc>
          <w:tcPr>
            <w:tcW w:w="1142" w:type="dxa"/>
          </w:tcPr>
          <w:p>
            <w:pPr>
              <w:pStyle w:val="Normal"/>
              <w:rPr>
                <w:ins w:id="9635" w:author="Claude" w:date="2026-09-27T17:00:00Z"/>
              </w:rPr>
            </w:pPr>
            <w:ins w:id="9636" w:author="Claude" w:date="2026-09-27T17:00:00Z">
              <w:r>
                <w:t xml:space="preserve">None</w:t>
              </w:r>
            </w:ins>
          </w:p>
        </w:tc>
        <w:tc>
          <w:tcPr>
            <w:tcW w:w="3124" w:type="dxa"/>
          </w:tcPr>
          <w:p>
            <w:pPr>
              <w:pStyle w:val="Normal"/>
              <w:rPr>
                <w:ins w:id="9637" w:author="Claude" w:date="2026-09-27T17:00:00Z"/>
              </w:rPr>
            </w:pPr>
            <w:ins w:id="9638" w:author="Claude" w:date="2026-09-27T17:00:00Z">
              <w:r>
                <w:rPr>
                  <w:rStyle w:val="CodeChar"/>
                </w:rPr>
                <w:t xml:space="preserve">cmr-prd-cas-drt-hub-01</w:t>
              </w:r>
            </w:ins>
          </w:p>
        </w:tc>
      </w:tr>
      <w:tr>
        <w:trPr>
          <w:ins w:id="9639" w:author="Claude" w:date="2026-09-27T17:00:00Z"/>
        </w:trPr>
        <w:tc>
          <w:tcPr>
            <w:tcW w:w="834" w:type="dxa"/>
          </w:tcPr>
          <w:p>
            <w:pPr>
              <w:pStyle w:val="Normal"/>
              <w:rPr>
                <w:ins w:id="9640" w:author="Claude" w:date="2026-09-27T17:00:00Z"/>
              </w:rPr>
            </w:pPr>
            <w:ins w:id="9641" w:author="Claude" w:date="2026-09-27T17:00:00Z">
              <w:r>
                <w:rPr>
                  <w:rStyle w:val="CodeChar"/>
                </w:rPr>
                <w:t xml:space="preserve">igw</w:t>
              </w:r>
            </w:ins>
          </w:p>
        </w:tc>
        <w:tc>
          <w:tcPr>
            <w:tcW w:w="1757" w:type="dxa"/>
          </w:tcPr>
          <w:p>
            <w:pPr>
              <w:pStyle w:val="Normal"/>
              <w:rPr>
                <w:ins w:id="9642" w:author="Claude" w:date="2026-09-27T17:00:00Z"/>
              </w:rPr>
            </w:pPr>
            <w:ins w:id="9643" w:author="Claude" w:date="2026-09-27T17:00:00Z">
              <w:r>
                <w:t xml:space="preserve">Internet gateway</w:t>
              </w:r>
            </w:ins>
          </w:p>
        </w:tc>
        <w:tc>
          <w:tcPr>
            <w:tcW w:w="1669" w:type="dxa"/>
          </w:tcPr>
          <w:p>
            <w:pPr>
              <w:pStyle w:val="Normal"/>
              <w:rPr>
                <w:ins w:id="9644" w:author="Claude" w:date="2026-09-27T17:00:00Z"/>
              </w:rPr>
            </w:pPr>
            <w:ins w:id="9645" w:author="Claude" w:date="2026-09-27T17:00:00Z">
              <w:r>
                <w:t xml:space="preserve">Internet access for public subnets</w:t>
              </w:r>
            </w:ins>
          </w:p>
        </w:tc>
        <w:tc>
          <w:tcPr>
            <w:tcW w:w="834" w:type="dxa"/>
          </w:tcPr>
          <w:p>
            <w:pPr>
              <w:pStyle w:val="Normal"/>
              <w:rPr>
                <w:ins w:id="9646" w:author="Claude" w:date="2026-09-27T17:00:00Z"/>
              </w:rPr>
            </w:pPr>
            <w:ins w:id="9647" w:author="Claude" w:date="2026-09-27T17:00:00Z">
              <w:r>
                <w:t xml:space="preserve">R</w:t>
              </w:r>
            </w:ins>
          </w:p>
        </w:tc>
        <w:tc>
          <w:tcPr>
            <w:tcW w:w="1142" w:type="dxa"/>
          </w:tcPr>
          <w:p>
            <w:pPr>
              <w:pStyle w:val="Normal"/>
              <w:rPr>
                <w:ins w:id="9648" w:author="Claude" w:date="2026-09-27T17:00:00Z"/>
              </w:rPr>
            </w:pPr>
            <w:ins w:id="9649" w:author="Claude" w:date="2026-09-27T17:00:00Z">
              <w:r>
                <w:t xml:space="preserve">None</w:t>
              </w:r>
            </w:ins>
          </w:p>
        </w:tc>
        <w:tc>
          <w:tcPr>
            <w:tcW w:w="3124" w:type="dxa"/>
          </w:tcPr>
          <w:p>
            <w:pPr>
              <w:pStyle w:val="Normal"/>
              <w:rPr>
                <w:ins w:id="9650" w:author="Claude" w:date="2026-09-27T17:00:00Z"/>
              </w:rPr>
            </w:pPr>
            <w:ins w:id="9651" w:author="Claude" w:date="2026-09-27T17:00:00Z">
              <w:r>
                <w:rPr>
                  <w:rStyle w:val="CodeChar"/>
                </w:rPr>
                <w:t xml:space="preserve">cmr-prd-cas-igw-hub-01</w:t>
              </w:r>
            </w:ins>
          </w:p>
        </w:tc>
      </w:tr>
      <w:tr>
        <w:trPr>
          <w:ins w:id="9652" w:author="Claude" w:date="2026-09-27T17:00:00Z"/>
        </w:trPr>
        <w:tc>
          <w:tcPr>
            <w:tcW w:w="834" w:type="dxa"/>
          </w:tcPr>
          <w:p>
            <w:pPr>
              <w:pStyle w:val="Normal"/>
              <w:rPr>
                <w:ins w:id="9653" w:author="Claude" w:date="2026-09-27T17:00:00Z"/>
              </w:rPr>
            </w:pPr>
            <w:ins w:id="9654" w:author="Claude" w:date="2026-09-27T17:00:00Z">
              <w:r>
                <w:rPr>
                  <w:rStyle w:val="CodeChar"/>
                </w:rPr>
                <w:t xml:space="preserve">ngw</w:t>
              </w:r>
            </w:ins>
          </w:p>
        </w:tc>
        <w:tc>
          <w:tcPr>
            <w:tcW w:w="1757" w:type="dxa"/>
          </w:tcPr>
          <w:p>
            <w:pPr>
              <w:pStyle w:val="Normal"/>
              <w:rPr>
                <w:ins w:id="9655" w:author="Claude" w:date="2026-09-27T17:00:00Z"/>
              </w:rPr>
            </w:pPr>
            <w:ins w:id="9656" w:author="Claude" w:date="2026-09-27T17:00:00Z">
              <w:r>
                <w:t xml:space="preserve">NAT gateway</w:t>
              </w:r>
            </w:ins>
          </w:p>
        </w:tc>
        <w:tc>
          <w:tcPr>
            <w:tcW w:w="1669" w:type="dxa"/>
          </w:tcPr>
          <w:p>
            <w:pPr>
              <w:pStyle w:val="Normal"/>
              <w:rPr>
                <w:ins w:id="9657" w:author="Claude" w:date="2026-09-27T17:00:00Z"/>
              </w:rPr>
            </w:pPr>
            <w:ins w:id="9658" w:author="Claude" w:date="2026-09-27T17:00:00Z">
              <w:r>
                <w:t xml:space="preserve">Outbound-only internet access</w:t>
              </w:r>
            </w:ins>
          </w:p>
        </w:tc>
        <w:tc>
          <w:tcPr>
            <w:tcW w:w="834" w:type="dxa"/>
          </w:tcPr>
          <w:p>
            <w:pPr>
              <w:pStyle w:val="Normal"/>
              <w:rPr>
                <w:ins w:id="9659" w:author="Claude" w:date="2026-09-27T17:00:00Z"/>
              </w:rPr>
            </w:pPr>
            <w:ins w:id="9660" w:author="Claude" w:date="2026-09-27T17:00:00Z">
              <w:r>
                <w:t xml:space="preserve">R</w:t>
              </w:r>
            </w:ins>
          </w:p>
        </w:tc>
        <w:tc>
          <w:tcPr>
            <w:tcW w:w="1142" w:type="dxa"/>
          </w:tcPr>
          <w:p>
            <w:pPr>
              <w:pStyle w:val="Normal"/>
              <w:rPr>
                <w:ins w:id="9661" w:author="Claude" w:date="2026-09-27T17:00:00Z"/>
              </w:rPr>
            </w:pPr>
            <w:ins w:id="9662" w:author="Claude" w:date="2026-09-27T17:00:00Z">
              <w:r>
                <w:t xml:space="preserve">None</w:t>
              </w:r>
            </w:ins>
          </w:p>
        </w:tc>
        <w:tc>
          <w:tcPr>
            <w:tcW w:w="3124" w:type="dxa"/>
          </w:tcPr>
          <w:p>
            <w:pPr>
              <w:pStyle w:val="Normal"/>
              <w:rPr>
                <w:ins w:id="9663" w:author="Claude" w:date="2026-09-27T17:00:00Z"/>
              </w:rPr>
            </w:pPr>
            <w:ins w:id="9664" w:author="Claude" w:date="2026-09-27T17:00:00Z">
              <w:r>
                <w:rPr>
                  <w:rStyle w:val="CodeChar"/>
                </w:rPr>
                <w:t xml:space="preserve">cmr-prd-cas-ngw-hub-01</w:t>
              </w:r>
            </w:ins>
          </w:p>
        </w:tc>
      </w:tr>
      <w:tr>
        <w:trPr>
          <w:ins w:id="9665" w:author="Claude" w:date="2026-09-27T17:00:00Z"/>
        </w:trPr>
        <w:tc>
          <w:tcPr>
            <w:tcW w:w="834" w:type="dxa"/>
          </w:tcPr>
          <w:p>
            <w:pPr>
              <w:pStyle w:val="Normal"/>
              <w:rPr>
                <w:ins w:id="9666" w:author="Claude" w:date="2026-09-27T17:00:00Z"/>
              </w:rPr>
            </w:pPr>
            <w:ins w:id="9667" w:author="Claude" w:date="2026-09-27T17:00:00Z">
              <w:r>
                <w:rPr>
                  <w:rStyle w:val="CodeChar"/>
                </w:rPr>
                <w:t xml:space="preserve">sgw</w:t>
              </w:r>
            </w:ins>
          </w:p>
        </w:tc>
        <w:tc>
          <w:tcPr>
            <w:tcW w:w="1757" w:type="dxa"/>
          </w:tcPr>
          <w:p>
            <w:pPr>
              <w:pStyle w:val="Normal"/>
              <w:rPr>
                <w:ins w:id="9668" w:author="Claude" w:date="2026-09-27T17:00:00Z"/>
              </w:rPr>
            </w:pPr>
            <w:ins w:id="9669" w:author="Claude" w:date="2026-09-27T17:00:00Z">
              <w:r>
                <w:t xml:space="preserve">Service gateway</w:t>
              </w:r>
            </w:ins>
          </w:p>
        </w:tc>
        <w:tc>
          <w:tcPr>
            <w:tcW w:w="1669" w:type="dxa"/>
          </w:tcPr>
          <w:p>
            <w:pPr>
              <w:pStyle w:val="Normal"/>
              <w:rPr>
                <w:ins w:id="9670" w:author="Claude" w:date="2026-09-27T17:00:00Z"/>
              </w:rPr>
            </w:pPr>
            <w:ins w:id="9671" w:author="Claude" w:date="2026-09-27T17:00:00Z">
              <w:r>
                <w:t xml:space="preserve">Private access to OCI services</w:t>
              </w:r>
            </w:ins>
          </w:p>
        </w:tc>
        <w:tc>
          <w:tcPr>
            <w:tcW w:w="834" w:type="dxa"/>
          </w:tcPr>
          <w:p>
            <w:pPr>
              <w:pStyle w:val="Normal"/>
              <w:rPr>
                <w:ins w:id="9672" w:author="Claude" w:date="2026-09-27T17:00:00Z"/>
              </w:rPr>
            </w:pPr>
            <w:ins w:id="9673" w:author="Claude" w:date="2026-09-27T17:00:00Z">
              <w:r>
                <w:t xml:space="preserve">R</w:t>
              </w:r>
            </w:ins>
          </w:p>
        </w:tc>
        <w:tc>
          <w:tcPr>
            <w:tcW w:w="1142" w:type="dxa"/>
          </w:tcPr>
          <w:p>
            <w:pPr>
              <w:pStyle w:val="Normal"/>
              <w:rPr>
                <w:ins w:id="9674" w:author="Claude" w:date="2026-09-27T17:00:00Z"/>
              </w:rPr>
            </w:pPr>
            <w:ins w:id="9675" w:author="Claude" w:date="2026-09-27T17:00:00Z">
              <w:r>
                <w:t xml:space="preserve">None</w:t>
              </w:r>
            </w:ins>
          </w:p>
        </w:tc>
        <w:tc>
          <w:tcPr>
            <w:tcW w:w="3124" w:type="dxa"/>
          </w:tcPr>
          <w:p>
            <w:pPr>
              <w:pStyle w:val="Normal"/>
              <w:rPr>
                <w:ins w:id="9676" w:author="Claude" w:date="2026-09-27T17:00:00Z"/>
              </w:rPr>
            </w:pPr>
            <w:ins w:id="9677" w:author="Claude" w:date="2026-09-27T17:00:00Z">
              <w:r>
                <w:rPr>
                  <w:rStyle w:val="CodeChar"/>
                </w:rPr>
                <w:t xml:space="preserve">cmr-prd-cas-sgw-hub-01</w:t>
              </w:r>
            </w:ins>
          </w:p>
        </w:tc>
      </w:tr>
      <w:tr>
        <w:trPr>
          <w:ins w:id="9678" w:author="Claude" w:date="2026-09-27T17:00:00Z"/>
        </w:trPr>
        <w:tc>
          <w:tcPr>
            <w:tcW w:w="834" w:type="dxa"/>
          </w:tcPr>
          <w:p>
            <w:pPr>
              <w:pStyle w:val="Normal"/>
              <w:rPr>
                <w:ins w:id="9679" w:author="Claude" w:date="2026-09-27T17:00:00Z"/>
              </w:rPr>
            </w:pPr>
            <w:ins w:id="9680" w:author="Claude" w:date="2026-09-27T17:00:00Z">
              <w:r>
                <w:rPr>
                  <w:rStyle w:val="CodeChar"/>
                </w:rPr>
                <w:t xml:space="preserve">lpg</w:t>
              </w:r>
            </w:ins>
          </w:p>
        </w:tc>
        <w:tc>
          <w:tcPr>
            <w:tcW w:w="1757" w:type="dxa"/>
          </w:tcPr>
          <w:p>
            <w:pPr>
              <w:pStyle w:val="Normal"/>
              <w:rPr>
                <w:ins w:id="9681" w:author="Claude" w:date="2026-09-27T17:00:00Z"/>
              </w:rPr>
            </w:pPr>
            <w:ins w:id="9682" w:author="Claude" w:date="2026-09-27T17:00:00Z">
              <w:r>
                <w:t xml:space="preserve">Local peering gateway</w:t>
              </w:r>
            </w:ins>
          </w:p>
        </w:tc>
        <w:tc>
          <w:tcPr>
            <w:tcW w:w="1669" w:type="dxa"/>
          </w:tcPr>
          <w:p>
            <w:pPr>
              <w:pStyle w:val="Normal"/>
              <w:rPr>
                <w:ins w:id="9683" w:author="Claude" w:date="2026-09-27T17:00:00Z"/>
              </w:rPr>
            </w:pPr>
            <w:ins w:id="9684" w:author="Claude" w:date="2026-09-27T17:00:00Z">
              <w:r>
                <w:t xml:space="preserve">VCN-to-VCN peering in one region</w:t>
              </w:r>
            </w:ins>
          </w:p>
        </w:tc>
        <w:tc>
          <w:tcPr>
            <w:tcW w:w="834" w:type="dxa"/>
          </w:tcPr>
          <w:p>
            <w:pPr>
              <w:pStyle w:val="Normal"/>
              <w:rPr>
                <w:ins w:id="9685" w:author="Claude" w:date="2026-09-27T17:00:00Z"/>
              </w:rPr>
            </w:pPr>
            <w:ins w:id="9686" w:author="Claude" w:date="2026-09-27T17:00:00Z">
              <w:r>
                <w:t xml:space="preserve">R</w:t>
              </w:r>
            </w:ins>
          </w:p>
        </w:tc>
        <w:tc>
          <w:tcPr>
            <w:tcW w:w="1142" w:type="dxa"/>
          </w:tcPr>
          <w:p>
            <w:pPr>
              <w:pStyle w:val="Normal"/>
              <w:rPr>
                <w:ins w:id="9687" w:author="Claude" w:date="2026-09-27T17:00:00Z"/>
              </w:rPr>
            </w:pPr>
            <w:ins w:id="9688" w:author="Claude" w:date="2026-09-27T17:00:00Z">
              <w:r>
                <w:t xml:space="preserve">None</w:t>
              </w:r>
            </w:ins>
          </w:p>
        </w:tc>
        <w:tc>
          <w:tcPr>
            <w:tcW w:w="3124" w:type="dxa"/>
          </w:tcPr>
          <w:p>
            <w:pPr>
              <w:pStyle w:val="Normal"/>
              <w:rPr>
                <w:ins w:id="9689" w:author="Claude" w:date="2026-09-27T17:00:00Z"/>
              </w:rPr>
            </w:pPr>
            <w:ins w:id="9690" w:author="Claude" w:date="2026-09-27T17:00:00Z">
              <w:r>
                <w:rPr>
                  <w:rStyle w:val="CodeChar"/>
                </w:rPr>
                <w:t xml:space="preserve">cmr-prd-cas-lpg-cbs-01</w:t>
              </w:r>
            </w:ins>
          </w:p>
        </w:tc>
      </w:tr>
      <w:tr>
        <w:trPr>
          <w:ins w:id="9691" w:author="Claude" w:date="2026-09-27T17:00:00Z"/>
        </w:trPr>
        <w:tc>
          <w:tcPr>
            <w:tcW w:w="834" w:type="dxa"/>
          </w:tcPr>
          <w:p>
            <w:pPr>
              <w:pStyle w:val="Normal"/>
              <w:rPr>
                <w:ins w:id="9692" w:author="Claude" w:date="2026-09-27T17:00:00Z"/>
              </w:rPr>
            </w:pPr>
            <w:ins w:id="9693" w:author="Claude" w:date="2026-09-27T17:00:00Z">
              <w:r>
                <w:rPr>
                  <w:rStyle w:val="CodeChar"/>
                </w:rPr>
                <w:t xml:space="preserve">rpc</w:t>
              </w:r>
            </w:ins>
          </w:p>
        </w:tc>
        <w:tc>
          <w:tcPr>
            <w:tcW w:w="1757" w:type="dxa"/>
          </w:tcPr>
          <w:p>
            <w:pPr>
              <w:pStyle w:val="Normal"/>
              <w:rPr>
                <w:ins w:id="9694" w:author="Claude" w:date="2026-09-27T17:00:00Z"/>
              </w:rPr>
            </w:pPr>
            <w:ins w:id="9695" w:author="Claude" w:date="2026-09-27T17:00:00Z">
              <w:r>
                <w:t xml:space="preserve">Remote peering connection</w:t>
              </w:r>
            </w:ins>
          </w:p>
        </w:tc>
        <w:tc>
          <w:tcPr>
            <w:tcW w:w="1669" w:type="dxa"/>
          </w:tcPr>
          <w:p>
            <w:pPr>
              <w:pStyle w:val="Normal"/>
              <w:rPr>
                <w:ins w:id="9696" w:author="Claude" w:date="2026-09-27T17:00:00Z"/>
              </w:rPr>
            </w:pPr>
            <w:ins w:id="9697" w:author="Claude" w:date="2026-09-27T17:00:00Z">
              <w:r>
                <w:t xml:space="preserve">Region-to-region peering</w:t>
              </w:r>
            </w:ins>
          </w:p>
        </w:tc>
        <w:tc>
          <w:tcPr>
            <w:tcW w:w="834" w:type="dxa"/>
          </w:tcPr>
          <w:p>
            <w:pPr>
              <w:pStyle w:val="Normal"/>
              <w:rPr>
                <w:ins w:id="9698" w:author="Claude" w:date="2026-09-27T17:00:00Z"/>
              </w:rPr>
            </w:pPr>
            <w:ins w:id="9699" w:author="Claude" w:date="2026-09-27T17:00:00Z">
              <w:r>
                <w:t xml:space="preserve">R</w:t>
              </w:r>
            </w:ins>
          </w:p>
        </w:tc>
        <w:tc>
          <w:tcPr>
            <w:tcW w:w="1142" w:type="dxa"/>
          </w:tcPr>
          <w:p>
            <w:pPr>
              <w:pStyle w:val="Normal"/>
              <w:rPr>
                <w:ins w:id="9700" w:author="Claude" w:date="2026-09-27T17:00:00Z"/>
              </w:rPr>
            </w:pPr>
            <w:ins w:id="9701" w:author="Claude" w:date="2026-09-27T17:00:00Z">
              <w:r>
                <w:t xml:space="preserve">Required: M (peer region)</w:t>
              </w:r>
            </w:ins>
          </w:p>
        </w:tc>
        <w:tc>
          <w:tcPr>
            <w:tcW w:w="3124" w:type="dxa"/>
          </w:tcPr>
          <w:p>
            <w:pPr>
              <w:pStyle w:val="Normal"/>
              <w:rPr>
                <w:ins w:id="9702" w:author="Claude" w:date="2026-09-27T17:00:00Z"/>
              </w:rPr>
            </w:pPr>
            <w:ins w:id="9703" w:author="Claude" w:date="2026-09-27T17:00:00Z">
              <w:r>
                <w:rPr>
                  <w:rStyle w:val="CodeChar"/>
                </w:rPr>
                <w:t xml:space="preserve">cmr-prd-cas-rpc-hub-jnb-01</w:t>
              </w:r>
            </w:ins>
          </w:p>
        </w:tc>
      </w:tr>
      <w:tr>
        <w:trPr>
          <w:ins w:id="9704" w:author="Claude" w:date="2026-09-27T17:00:00Z"/>
        </w:trPr>
        <w:tc>
          <w:tcPr>
            <w:tcW w:w="834" w:type="dxa"/>
          </w:tcPr>
          <w:p>
            <w:pPr>
              <w:pStyle w:val="Normal"/>
              <w:rPr>
                <w:ins w:id="9705" w:author="Claude" w:date="2026-09-27T17:00:00Z"/>
              </w:rPr>
            </w:pPr>
            <w:ins w:id="9706" w:author="Claude" w:date="2026-09-27T17:00:00Z">
              <w:r>
                <w:rPr>
                  <w:rStyle w:val="CodeChar"/>
                </w:rPr>
                <w:t xml:space="preserve">fcv</w:t>
              </w:r>
            </w:ins>
          </w:p>
        </w:tc>
        <w:tc>
          <w:tcPr>
            <w:tcW w:w="1757" w:type="dxa"/>
          </w:tcPr>
          <w:p>
            <w:pPr>
              <w:pStyle w:val="Normal"/>
              <w:rPr>
                <w:ins w:id="9707" w:author="Claude" w:date="2026-09-27T17:00:00Z"/>
              </w:rPr>
            </w:pPr>
            <w:ins w:id="9708" w:author="Claude" w:date="2026-09-27T17:00:00Z">
              <w:r>
                <w:t xml:space="preserve">FastConnect virtual circuit</w:t>
              </w:r>
            </w:ins>
          </w:p>
        </w:tc>
        <w:tc>
          <w:tcPr>
            <w:tcW w:w="1669" w:type="dxa"/>
          </w:tcPr>
          <w:p>
            <w:pPr>
              <w:pStyle w:val="Normal"/>
              <w:rPr>
                <w:ins w:id="9709" w:author="Claude" w:date="2026-09-27T17:00:00Z"/>
              </w:rPr>
            </w:pPr>
            <w:ins w:id="9710" w:author="Claude" w:date="2026-09-27T17:00:00Z">
              <w:r>
                <w:t xml:space="preserve">Private link to on-premises</w:t>
              </w:r>
            </w:ins>
          </w:p>
        </w:tc>
        <w:tc>
          <w:tcPr>
            <w:tcW w:w="834" w:type="dxa"/>
          </w:tcPr>
          <w:p>
            <w:pPr>
              <w:pStyle w:val="Normal"/>
              <w:rPr>
                <w:ins w:id="9711" w:author="Claude" w:date="2026-09-27T17:00:00Z"/>
              </w:rPr>
            </w:pPr>
            <w:ins w:id="9712" w:author="Claude" w:date="2026-09-27T17:00:00Z">
              <w:r>
                <w:t xml:space="preserve">R</w:t>
              </w:r>
            </w:ins>
          </w:p>
        </w:tc>
        <w:tc>
          <w:tcPr>
            <w:tcW w:w="1142" w:type="dxa"/>
          </w:tcPr>
          <w:p>
            <w:pPr>
              <w:pStyle w:val="Normal"/>
              <w:rPr>
                <w:ins w:id="9713" w:author="Claude" w:date="2026-09-27T17:00:00Z"/>
              </w:rPr>
            </w:pPr>
            <w:ins w:id="9714" w:author="Claude" w:date="2026-09-27T17:00:00Z">
              <w:r>
                <w:t xml:space="preserve">None</w:t>
              </w:r>
            </w:ins>
          </w:p>
        </w:tc>
        <w:tc>
          <w:tcPr>
            <w:tcW w:w="3124" w:type="dxa"/>
          </w:tcPr>
          <w:p>
            <w:pPr>
              <w:pStyle w:val="Normal"/>
              <w:rPr>
                <w:ins w:id="9715" w:author="Claude" w:date="2026-09-27T17:00:00Z"/>
              </w:rPr>
            </w:pPr>
            <w:ins w:id="9716" w:author="Claude" w:date="2026-09-27T17:00:00Z">
              <w:r>
                <w:rPr>
                  <w:rStyle w:val="CodeChar"/>
                </w:rPr>
                <w:t xml:space="preserve">cmr-prd-cas-fcv-hub-01</w:t>
              </w:r>
            </w:ins>
          </w:p>
        </w:tc>
      </w:tr>
      <w:tr>
        <w:trPr>
          <w:ins w:id="9717" w:author="Claude" w:date="2026-09-27T17:00:00Z"/>
        </w:trPr>
        <w:tc>
          <w:tcPr>
            <w:tcW w:w="834" w:type="dxa"/>
          </w:tcPr>
          <w:p>
            <w:pPr>
              <w:pStyle w:val="Normal"/>
              <w:rPr>
                <w:ins w:id="9718" w:author="Claude" w:date="2026-09-27T17:00:00Z"/>
              </w:rPr>
            </w:pPr>
            <w:ins w:id="9719" w:author="Claude" w:date="2026-09-27T17:00:00Z">
              <w:r>
                <w:rPr>
                  <w:rStyle w:val="CodeChar"/>
                </w:rPr>
                <w:t xml:space="preserve">ips</w:t>
              </w:r>
            </w:ins>
          </w:p>
        </w:tc>
        <w:tc>
          <w:tcPr>
            <w:tcW w:w="1757" w:type="dxa"/>
          </w:tcPr>
          <w:p>
            <w:pPr>
              <w:pStyle w:val="Normal"/>
              <w:rPr>
                <w:ins w:id="9720" w:author="Claude" w:date="2026-09-27T17:00:00Z"/>
              </w:rPr>
            </w:pPr>
            <w:ins w:id="9721" w:author="Claude" w:date="2026-09-27T17:00:00Z">
              <w:r>
                <w:t xml:space="preserve">Site-to-Site VPN (IPSec)</w:t>
              </w:r>
            </w:ins>
          </w:p>
        </w:tc>
        <w:tc>
          <w:tcPr>
            <w:tcW w:w="1669" w:type="dxa"/>
          </w:tcPr>
          <w:p>
            <w:pPr>
              <w:pStyle w:val="Normal"/>
              <w:rPr>
                <w:ins w:id="9722" w:author="Claude" w:date="2026-09-27T17:00:00Z"/>
              </w:rPr>
            </w:pPr>
            <w:ins w:id="9723" w:author="Claude" w:date="2026-09-27T17:00:00Z">
              <w:r>
                <w:t xml:space="preserve">Encrypted tunnel to on-premises</w:t>
              </w:r>
            </w:ins>
          </w:p>
        </w:tc>
        <w:tc>
          <w:tcPr>
            <w:tcW w:w="834" w:type="dxa"/>
          </w:tcPr>
          <w:p>
            <w:pPr>
              <w:pStyle w:val="Normal"/>
              <w:rPr>
                <w:ins w:id="9724" w:author="Claude" w:date="2026-09-27T17:00:00Z"/>
              </w:rPr>
            </w:pPr>
            <w:ins w:id="9725" w:author="Claude" w:date="2026-09-27T17:00:00Z">
              <w:r>
                <w:t xml:space="preserve">R</w:t>
              </w:r>
            </w:ins>
          </w:p>
        </w:tc>
        <w:tc>
          <w:tcPr>
            <w:tcW w:w="1142" w:type="dxa"/>
          </w:tcPr>
          <w:p>
            <w:pPr>
              <w:pStyle w:val="Normal"/>
              <w:rPr>
                <w:ins w:id="9726" w:author="Claude" w:date="2026-09-27T17:00:00Z"/>
              </w:rPr>
            </w:pPr>
            <w:ins w:id="9727" w:author="Claude" w:date="2026-09-27T17:00:00Z">
              <w:r>
                <w:t xml:space="preserve">None</w:t>
              </w:r>
            </w:ins>
          </w:p>
        </w:tc>
        <w:tc>
          <w:tcPr>
            <w:tcW w:w="3124" w:type="dxa"/>
          </w:tcPr>
          <w:p>
            <w:pPr>
              <w:pStyle w:val="Normal"/>
              <w:rPr>
                <w:ins w:id="9728" w:author="Claude" w:date="2026-09-27T17:00:00Z"/>
              </w:rPr>
            </w:pPr>
            <w:ins w:id="9729" w:author="Claude" w:date="2026-09-27T17:00:00Z">
              <w:r>
                <w:rPr>
                  <w:rStyle w:val="CodeChar"/>
                </w:rPr>
                <w:t xml:space="preserve">cmr-prd-cas-ips-hub-01</w:t>
              </w:r>
            </w:ins>
          </w:p>
        </w:tc>
      </w:tr>
      <w:tr>
        <w:trPr>
          <w:ins w:id="9730" w:author="Claude" w:date="2026-09-27T17:00:00Z"/>
        </w:trPr>
        <w:tc>
          <w:tcPr>
            <w:tcW w:w="834" w:type="dxa"/>
          </w:tcPr>
          <w:p>
            <w:pPr>
              <w:pStyle w:val="Normal"/>
              <w:rPr>
                <w:ins w:id="9731" w:author="Claude" w:date="2026-09-27T17:00:00Z"/>
              </w:rPr>
            </w:pPr>
            <w:ins w:id="9732" w:author="Claude" w:date="2026-09-27T17:00:00Z">
              <w:r>
                <w:rPr>
                  <w:rStyle w:val="CodeChar"/>
                </w:rPr>
                <w:t xml:space="preserve">cpe</w:t>
              </w:r>
            </w:ins>
          </w:p>
        </w:tc>
        <w:tc>
          <w:tcPr>
            <w:tcW w:w="1757" w:type="dxa"/>
          </w:tcPr>
          <w:p>
            <w:pPr>
              <w:pStyle w:val="Normal"/>
              <w:rPr>
                <w:ins w:id="9733" w:author="Claude" w:date="2026-09-27T17:00:00Z"/>
              </w:rPr>
            </w:pPr>
            <w:ins w:id="9734" w:author="Claude" w:date="2026-09-27T17:00:00Z">
              <w:r>
                <w:t xml:space="preserve">Customer-premises equipment</w:t>
              </w:r>
            </w:ins>
          </w:p>
        </w:tc>
        <w:tc>
          <w:tcPr>
            <w:tcW w:w="1669" w:type="dxa"/>
          </w:tcPr>
          <w:p>
            <w:pPr>
              <w:pStyle w:val="Normal"/>
              <w:rPr>
                <w:ins w:id="9735" w:author="Claude" w:date="2026-09-27T17:00:00Z"/>
              </w:rPr>
            </w:pPr>
            <w:ins w:id="9736" w:author="Claude" w:date="2026-09-27T17:00:00Z">
              <w:r>
                <w:t xml:space="preserve">On-premises VPN device definition</w:t>
              </w:r>
            </w:ins>
          </w:p>
        </w:tc>
        <w:tc>
          <w:tcPr>
            <w:tcW w:w="834" w:type="dxa"/>
          </w:tcPr>
          <w:p>
            <w:pPr>
              <w:pStyle w:val="Normal"/>
              <w:rPr>
                <w:ins w:id="9737" w:author="Claude" w:date="2026-09-27T17:00:00Z"/>
              </w:rPr>
            </w:pPr>
            <w:ins w:id="9738" w:author="Claude" w:date="2026-09-27T17:00:00Z">
              <w:r>
                <w:t xml:space="preserve">R</w:t>
              </w:r>
            </w:ins>
          </w:p>
        </w:tc>
        <w:tc>
          <w:tcPr>
            <w:tcW w:w="1142" w:type="dxa"/>
          </w:tcPr>
          <w:p>
            <w:pPr>
              <w:pStyle w:val="Normal"/>
              <w:rPr>
                <w:ins w:id="9739" w:author="Claude" w:date="2026-09-27T17:00:00Z"/>
              </w:rPr>
            </w:pPr>
            <w:ins w:id="9740" w:author="Claude" w:date="2026-09-27T17:00:00Z">
              <w:r>
                <w:t xml:space="preserve">None</w:t>
              </w:r>
            </w:ins>
          </w:p>
        </w:tc>
        <w:tc>
          <w:tcPr>
            <w:tcW w:w="3124" w:type="dxa"/>
          </w:tcPr>
          <w:p>
            <w:pPr>
              <w:pStyle w:val="Normal"/>
              <w:rPr>
                <w:ins w:id="9741" w:author="Claude" w:date="2026-09-27T17:00:00Z"/>
              </w:rPr>
            </w:pPr>
            <w:ins w:id="9742" w:author="Claude" w:date="2026-09-27T17:00:00Z">
              <w:r>
                <w:rPr>
                  <w:rStyle w:val="CodeChar"/>
                </w:rPr>
                <w:t xml:space="preserve">cmr-prd-cas-cpe-hub-01</w:t>
              </w:r>
            </w:ins>
          </w:p>
        </w:tc>
      </w:tr>
      <w:tr>
        <w:trPr>
          <w:ins w:id="9743" w:author="Claude" w:date="2026-09-27T17:00:00Z"/>
        </w:trPr>
        <w:tc>
          <w:tcPr>
            <w:tcW w:w="834" w:type="dxa"/>
          </w:tcPr>
          <w:p>
            <w:pPr>
              <w:pStyle w:val="Normal"/>
              <w:rPr>
                <w:ins w:id="9744" w:author="Claude" w:date="2026-09-27T17:00:00Z"/>
              </w:rPr>
            </w:pPr>
            <w:ins w:id="9745" w:author="Claude" w:date="2026-09-27T17:00:00Z">
              <w:r>
                <w:rPr>
                  <w:rStyle w:val="CodeChar"/>
                </w:rPr>
                <w:t xml:space="preserve">pip</w:t>
              </w:r>
            </w:ins>
          </w:p>
        </w:tc>
        <w:tc>
          <w:tcPr>
            <w:tcW w:w="1757" w:type="dxa"/>
          </w:tcPr>
          <w:p>
            <w:pPr>
              <w:pStyle w:val="Normal"/>
              <w:rPr>
                <w:ins w:id="9746" w:author="Claude" w:date="2026-09-27T17:00:00Z"/>
              </w:rPr>
            </w:pPr>
            <w:ins w:id="9747" w:author="Claude" w:date="2026-09-27T17:00:00Z">
              <w:r>
                <w:t xml:space="preserve">Reserved public IP</w:t>
              </w:r>
            </w:ins>
          </w:p>
        </w:tc>
        <w:tc>
          <w:tcPr>
            <w:tcW w:w="1669" w:type="dxa"/>
          </w:tcPr>
          <w:p>
            <w:pPr>
              <w:pStyle w:val="Normal"/>
              <w:rPr>
                <w:ins w:id="9748" w:author="Claude" w:date="2026-09-27T17:00:00Z"/>
              </w:rPr>
            </w:pPr>
            <w:ins w:id="9749" w:author="Claude" w:date="2026-09-27T17:00:00Z">
              <w:r>
                <w:t xml:space="preserve">Static public IP address</w:t>
              </w:r>
            </w:ins>
          </w:p>
        </w:tc>
        <w:tc>
          <w:tcPr>
            <w:tcW w:w="834" w:type="dxa"/>
          </w:tcPr>
          <w:p>
            <w:pPr>
              <w:pStyle w:val="Normal"/>
              <w:rPr>
                <w:ins w:id="9750" w:author="Claude" w:date="2026-09-27T17:00:00Z"/>
              </w:rPr>
            </w:pPr>
            <w:ins w:id="9751" w:author="Claude" w:date="2026-09-27T17:00:00Z">
              <w:r>
                <w:t xml:space="preserve">R</w:t>
              </w:r>
            </w:ins>
          </w:p>
        </w:tc>
        <w:tc>
          <w:tcPr>
            <w:tcW w:w="1142" w:type="dxa"/>
          </w:tcPr>
          <w:p>
            <w:pPr>
              <w:pStyle w:val="Normal"/>
              <w:rPr>
                <w:ins w:id="9752" w:author="Claude" w:date="2026-09-27T17:00:00Z"/>
              </w:rPr>
            </w:pPr>
            <w:ins w:id="9753" w:author="Claude" w:date="2026-09-27T17:00:00Z">
              <w:r>
                <w:t xml:space="preserve">None</w:t>
              </w:r>
            </w:ins>
          </w:p>
        </w:tc>
        <w:tc>
          <w:tcPr>
            <w:tcW w:w="3124" w:type="dxa"/>
          </w:tcPr>
          <w:p>
            <w:pPr>
              <w:pStyle w:val="Normal"/>
              <w:rPr>
                <w:ins w:id="9754" w:author="Claude" w:date="2026-09-27T17:00:00Z"/>
              </w:rPr>
            </w:pPr>
            <w:ins w:id="9755" w:author="Claude" w:date="2026-09-27T17:00:00Z">
              <w:r>
                <w:rPr>
                  <w:rStyle w:val="CodeChar"/>
                </w:rPr>
                <w:t xml:space="preserve">cmr-prd-cas-pip-cbs-01</w:t>
              </w:r>
            </w:ins>
          </w:p>
        </w:tc>
      </w:tr>
      <w:tr>
        <w:trPr>
          <w:ins w:id="9756" w:author="Claude" w:date="2026-09-27T17:00:00Z"/>
        </w:trPr>
        <w:tc>
          <w:tcPr>
            <w:tcW w:w="834" w:type="dxa"/>
          </w:tcPr>
          <w:p>
            <w:pPr>
              <w:pStyle w:val="Normal"/>
              <w:rPr>
                <w:ins w:id="9757" w:author="Claude" w:date="2026-09-27T17:00:00Z"/>
              </w:rPr>
            </w:pPr>
            <w:ins w:id="9758" w:author="Claude" w:date="2026-09-27T17:00:00Z">
              <w:r>
                <w:rPr>
                  <w:rStyle w:val="CodeChar"/>
                </w:rPr>
                <w:t xml:space="preserve">lb</w:t>
              </w:r>
            </w:ins>
          </w:p>
        </w:tc>
        <w:tc>
          <w:tcPr>
            <w:tcW w:w="1757" w:type="dxa"/>
          </w:tcPr>
          <w:p>
            <w:pPr>
              <w:pStyle w:val="Normal"/>
              <w:rPr>
                <w:ins w:id="9759" w:author="Claude" w:date="2026-09-27T17:00:00Z"/>
              </w:rPr>
            </w:pPr>
            <w:ins w:id="9760" w:author="Claude" w:date="2026-09-27T17:00:00Z">
              <w:r>
                <w:t xml:space="preserve">Load balancer</w:t>
              </w:r>
            </w:ins>
          </w:p>
        </w:tc>
        <w:tc>
          <w:tcPr>
            <w:tcW w:w="1669" w:type="dxa"/>
          </w:tcPr>
          <w:p>
            <w:pPr>
              <w:pStyle w:val="Normal"/>
              <w:rPr>
                <w:ins w:id="9761" w:author="Claude" w:date="2026-09-27T17:00:00Z"/>
              </w:rPr>
            </w:pPr>
            <w:ins w:id="9762" w:author="Claude" w:date="2026-09-27T17:00:00Z">
              <w:r>
                <w:t xml:space="preserve">Layer-7 flexible load balancer</w:t>
              </w:r>
            </w:ins>
          </w:p>
        </w:tc>
        <w:tc>
          <w:tcPr>
            <w:tcW w:w="834" w:type="dxa"/>
          </w:tcPr>
          <w:p>
            <w:pPr>
              <w:pStyle w:val="Normal"/>
              <w:rPr>
                <w:ins w:id="9763" w:author="Claude" w:date="2026-09-27T17:00:00Z"/>
              </w:rPr>
            </w:pPr>
            <w:ins w:id="9764" w:author="Claude" w:date="2026-09-27T17:00:00Z">
              <w:r>
                <w:t xml:space="preserve">R</w:t>
              </w:r>
            </w:ins>
          </w:p>
        </w:tc>
        <w:tc>
          <w:tcPr>
            <w:tcW w:w="1142" w:type="dxa"/>
          </w:tcPr>
          <w:p>
            <w:pPr>
              <w:pStyle w:val="Normal"/>
              <w:rPr>
                <w:ins w:id="9765" w:author="Claude" w:date="2026-09-27T17:00:00Z"/>
              </w:rPr>
            </w:pPr>
            <w:ins w:id="9766" w:author="Claude" w:date="2026-09-27T17:00:00Z">
              <w:r>
                <w:t xml:space="preserve">Required: E (exposure)</w:t>
              </w:r>
            </w:ins>
          </w:p>
        </w:tc>
        <w:tc>
          <w:tcPr>
            <w:tcW w:w="3124" w:type="dxa"/>
          </w:tcPr>
          <w:p>
            <w:pPr>
              <w:pStyle w:val="Normal"/>
              <w:rPr>
                <w:ins w:id="9767" w:author="Claude" w:date="2026-09-27T17:00:00Z"/>
              </w:rPr>
            </w:pPr>
            <w:ins w:id="9768" w:author="Claude" w:date="2026-09-27T17:00:00Z">
              <w:r>
                <w:rPr>
                  <w:rStyle w:val="CodeChar"/>
                </w:rPr>
                <w:t xml:space="preserve">cmr-prd-cas-lb-cbs-ext-01</w:t>
              </w:r>
            </w:ins>
          </w:p>
        </w:tc>
      </w:tr>
      <w:tr>
        <w:trPr>
          <w:ins w:id="9769" w:author="Claude" w:date="2026-09-27T17:00:00Z"/>
        </w:trPr>
        <w:tc>
          <w:tcPr>
            <w:tcW w:w="834" w:type="dxa"/>
          </w:tcPr>
          <w:p>
            <w:pPr>
              <w:pStyle w:val="Normal"/>
              <w:rPr>
                <w:ins w:id="9770" w:author="Claude" w:date="2026-09-27T17:00:00Z"/>
              </w:rPr>
            </w:pPr>
            <w:ins w:id="9771" w:author="Claude" w:date="2026-09-27T17:00:00Z">
              <w:r>
                <w:rPr>
                  <w:rStyle w:val="CodeChar"/>
                </w:rPr>
                <w:t xml:space="preserve">nlb</w:t>
              </w:r>
            </w:ins>
          </w:p>
        </w:tc>
        <w:tc>
          <w:tcPr>
            <w:tcW w:w="1757" w:type="dxa"/>
          </w:tcPr>
          <w:p>
            <w:pPr>
              <w:pStyle w:val="Normal"/>
              <w:rPr>
                <w:ins w:id="9772" w:author="Claude" w:date="2026-09-27T17:00:00Z"/>
              </w:rPr>
            </w:pPr>
            <w:ins w:id="9773" w:author="Claude" w:date="2026-09-27T17:00:00Z">
              <w:r>
                <w:t xml:space="preserve">Network load balancer</w:t>
              </w:r>
            </w:ins>
          </w:p>
        </w:tc>
        <w:tc>
          <w:tcPr>
            <w:tcW w:w="1669" w:type="dxa"/>
          </w:tcPr>
          <w:p>
            <w:pPr>
              <w:pStyle w:val="Normal"/>
              <w:rPr>
                <w:ins w:id="9774" w:author="Claude" w:date="2026-09-27T17:00:00Z"/>
              </w:rPr>
            </w:pPr>
            <w:ins w:id="9775" w:author="Claude" w:date="2026-09-27T17:00:00Z">
              <w:r>
                <w:t xml:space="preserve">Layer-4 load balancer</w:t>
              </w:r>
            </w:ins>
          </w:p>
        </w:tc>
        <w:tc>
          <w:tcPr>
            <w:tcW w:w="834" w:type="dxa"/>
          </w:tcPr>
          <w:p>
            <w:pPr>
              <w:pStyle w:val="Normal"/>
              <w:rPr>
                <w:ins w:id="9776" w:author="Claude" w:date="2026-09-27T17:00:00Z"/>
              </w:rPr>
            </w:pPr>
            <w:ins w:id="9777" w:author="Claude" w:date="2026-09-27T17:00:00Z">
              <w:r>
                <w:t xml:space="preserve">R</w:t>
              </w:r>
            </w:ins>
          </w:p>
        </w:tc>
        <w:tc>
          <w:tcPr>
            <w:tcW w:w="1142" w:type="dxa"/>
          </w:tcPr>
          <w:p>
            <w:pPr>
              <w:pStyle w:val="Normal"/>
              <w:rPr>
                <w:ins w:id="9778" w:author="Claude" w:date="2026-09-27T17:00:00Z"/>
              </w:rPr>
            </w:pPr>
            <w:ins w:id="9779" w:author="Claude" w:date="2026-09-27T17:00:00Z">
              <w:r>
                <w:t xml:space="preserve">Required: E (exposure)</w:t>
              </w:r>
            </w:ins>
          </w:p>
        </w:tc>
        <w:tc>
          <w:tcPr>
            <w:tcW w:w="3124" w:type="dxa"/>
          </w:tcPr>
          <w:p>
            <w:pPr>
              <w:pStyle w:val="Normal"/>
              <w:rPr>
                <w:ins w:id="9780" w:author="Claude" w:date="2026-09-27T17:00:00Z"/>
              </w:rPr>
            </w:pPr>
            <w:ins w:id="9781" w:author="Claude" w:date="2026-09-27T17:00:00Z">
              <w:r>
                <w:rPr>
                  <w:rStyle w:val="CodeChar"/>
                </w:rPr>
                <w:t xml:space="preserve">cmr-prd-cas-nlb-pay-int-01</w:t>
              </w:r>
            </w:ins>
          </w:p>
        </w:tc>
      </w:tr>
      <w:tr>
        <w:trPr>
          <w:ins w:id="9782" w:author="Claude" w:date="2026-09-27T17:00:00Z"/>
        </w:trPr>
        <w:tc>
          <w:tcPr>
            <w:tcW w:w="834" w:type="dxa"/>
          </w:tcPr>
          <w:p>
            <w:pPr>
              <w:pStyle w:val="Normal"/>
              <w:rPr>
                <w:ins w:id="9783" w:author="Claude" w:date="2026-09-27T17:00:00Z"/>
              </w:rPr>
            </w:pPr>
            <w:ins w:id="9784" w:author="Claude" w:date="2026-09-27T17:00:00Z">
              <w:r>
                <w:rPr>
                  <w:rStyle w:val="CodeChar"/>
                </w:rPr>
                <w:t xml:space="preserve">nfw</w:t>
              </w:r>
            </w:ins>
          </w:p>
        </w:tc>
        <w:tc>
          <w:tcPr>
            <w:tcW w:w="1757" w:type="dxa"/>
          </w:tcPr>
          <w:p>
            <w:pPr>
              <w:pStyle w:val="Normal"/>
              <w:rPr>
                <w:ins w:id="9785" w:author="Claude" w:date="2026-09-27T17:00:00Z"/>
              </w:rPr>
            </w:pPr>
            <w:ins w:id="9786" w:author="Claude" w:date="2026-09-27T17:00:00Z">
              <w:r>
                <w:t xml:space="preserve">Network Firewall</w:t>
              </w:r>
            </w:ins>
          </w:p>
        </w:tc>
        <w:tc>
          <w:tcPr>
            <w:tcW w:w="1669" w:type="dxa"/>
          </w:tcPr>
          <w:p>
            <w:pPr>
              <w:pStyle w:val="Normal"/>
              <w:rPr>
                <w:ins w:id="9787" w:author="Claude" w:date="2026-09-27T17:00:00Z"/>
              </w:rPr>
            </w:pPr>
            <w:ins w:id="9788" w:author="Claude" w:date="2026-09-27T17:00:00Z">
              <w:r>
                <w:t xml:space="preserve">Managed next-generation firewall</w:t>
              </w:r>
            </w:ins>
          </w:p>
        </w:tc>
        <w:tc>
          <w:tcPr>
            <w:tcW w:w="834" w:type="dxa"/>
          </w:tcPr>
          <w:p>
            <w:pPr>
              <w:pStyle w:val="Normal"/>
              <w:rPr>
                <w:ins w:id="9789" w:author="Claude" w:date="2026-09-27T17:00:00Z"/>
              </w:rPr>
            </w:pPr>
            <w:ins w:id="9790" w:author="Claude" w:date="2026-09-27T17:00:00Z">
              <w:r>
                <w:t xml:space="preserve">R</w:t>
              </w:r>
            </w:ins>
          </w:p>
        </w:tc>
        <w:tc>
          <w:tcPr>
            <w:tcW w:w="1142" w:type="dxa"/>
          </w:tcPr>
          <w:p>
            <w:pPr>
              <w:pStyle w:val="Normal"/>
              <w:rPr>
                <w:ins w:id="9791" w:author="Claude" w:date="2026-09-27T17:00:00Z"/>
              </w:rPr>
            </w:pPr>
            <w:ins w:id="9792" w:author="Claude" w:date="2026-09-27T17:00:00Z">
              <w:r>
                <w:t xml:space="preserve">None</w:t>
              </w:r>
            </w:ins>
          </w:p>
        </w:tc>
        <w:tc>
          <w:tcPr>
            <w:tcW w:w="3124" w:type="dxa"/>
          </w:tcPr>
          <w:p>
            <w:pPr>
              <w:pStyle w:val="Normal"/>
              <w:rPr>
                <w:ins w:id="9793" w:author="Claude" w:date="2026-09-27T17:00:00Z"/>
              </w:rPr>
            </w:pPr>
            <w:ins w:id="9794" w:author="Claude" w:date="2026-09-27T17:00:00Z">
              <w:r>
                <w:rPr>
                  <w:rStyle w:val="CodeChar"/>
                </w:rPr>
                <w:t xml:space="preserve">cmr-prd-cas-nfw-hub-01</w:t>
              </w:r>
            </w:ins>
          </w:p>
        </w:tc>
      </w:tr>
      <w:tr>
        <w:trPr>
          <w:ins w:id="9795" w:author="Claude" w:date="2026-09-27T17:00:00Z"/>
        </w:trPr>
        <w:tc>
          <w:tcPr>
            <w:tcW w:w="834" w:type="dxa"/>
          </w:tcPr>
          <w:p>
            <w:pPr>
              <w:pStyle w:val="Normal"/>
              <w:rPr>
                <w:ins w:id="9796" w:author="Claude" w:date="2026-09-27T17:00:00Z"/>
              </w:rPr>
            </w:pPr>
            <w:ins w:id="9797" w:author="Claude" w:date="2026-09-27T17:00:00Z">
              <w:r>
                <w:rPr>
                  <w:rStyle w:val="CodeChar"/>
                </w:rPr>
                <w:t xml:space="preserve">nfp</w:t>
              </w:r>
            </w:ins>
          </w:p>
        </w:tc>
        <w:tc>
          <w:tcPr>
            <w:tcW w:w="1757" w:type="dxa"/>
          </w:tcPr>
          <w:p>
            <w:pPr>
              <w:pStyle w:val="Normal"/>
              <w:rPr>
                <w:ins w:id="9798" w:author="Claude" w:date="2026-09-27T17:00:00Z"/>
              </w:rPr>
            </w:pPr>
            <w:ins w:id="9799" w:author="Claude" w:date="2026-09-27T17:00:00Z">
              <w:r>
                <w:t xml:space="preserve">Network Firewall policy</w:t>
              </w:r>
            </w:ins>
          </w:p>
        </w:tc>
        <w:tc>
          <w:tcPr>
            <w:tcW w:w="1669" w:type="dxa"/>
          </w:tcPr>
          <w:p>
            <w:pPr>
              <w:pStyle w:val="Normal"/>
              <w:rPr>
                <w:ins w:id="9800" w:author="Claude" w:date="2026-09-27T17:00:00Z"/>
              </w:rPr>
            </w:pPr>
            <w:ins w:id="9801" w:author="Claude" w:date="2026-09-27T17:00:00Z">
              <w:r>
                <w:t xml:space="preserve">Rules used by a Network Firewall</w:t>
              </w:r>
            </w:ins>
          </w:p>
        </w:tc>
        <w:tc>
          <w:tcPr>
            <w:tcW w:w="834" w:type="dxa"/>
          </w:tcPr>
          <w:p>
            <w:pPr>
              <w:pStyle w:val="Normal"/>
              <w:rPr>
                <w:ins w:id="9802" w:author="Claude" w:date="2026-09-27T17:00:00Z"/>
              </w:rPr>
            </w:pPr>
            <w:ins w:id="9803" w:author="Claude" w:date="2026-09-27T17:00:00Z">
              <w:r>
                <w:t xml:space="preserve">R</w:t>
              </w:r>
            </w:ins>
          </w:p>
        </w:tc>
        <w:tc>
          <w:tcPr>
            <w:tcW w:w="1142" w:type="dxa"/>
          </w:tcPr>
          <w:p>
            <w:pPr>
              <w:pStyle w:val="Normal"/>
              <w:rPr>
                <w:ins w:id="9804" w:author="Claude" w:date="2026-09-27T17:00:00Z"/>
              </w:rPr>
            </w:pPr>
            <w:ins w:id="9805" w:author="Claude" w:date="2026-09-27T17:00:00Z">
              <w:r>
                <w:t xml:space="preserve">None</w:t>
              </w:r>
            </w:ins>
          </w:p>
        </w:tc>
        <w:tc>
          <w:tcPr>
            <w:tcW w:w="3124" w:type="dxa"/>
          </w:tcPr>
          <w:p>
            <w:pPr>
              <w:pStyle w:val="Normal"/>
              <w:rPr>
                <w:ins w:id="9806" w:author="Claude" w:date="2026-09-27T17:00:00Z"/>
              </w:rPr>
            </w:pPr>
            <w:ins w:id="9807" w:author="Claude" w:date="2026-09-27T17:00:00Z">
              <w:r>
                <w:rPr>
                  <w:rStyle w:val="CodeChar"/>
                </w:rPr>
                <w:t xml:space="preserve">cmr-prd-cas-nfp-hub-01</w:t>
              </w:r>
            </w:ins>
          </w:p>
        </w:tc>
      </w:tr>
      <w:tr>
        <w:trPr>
          <w:ins w:id="9808" w:author="Claude" w:date="2026-09-27T17:00:00Z"/>
        </w:trPr>
        <w:tc>
          <w:tcPr>
            <w:tcW w:w="834" w:type="dxa"/>
          </w:tcPr>
          <w:p>
            <w:pPr>
              <w:pStyle w:val="Normal"/>
              <w:rPr>
                <w:ins w:id="9809" w:author="Claude" w:date="2026-09-27T17:00:00Z"/>
              </w:rPr>
            </w:pPr>
            <w:ins w:id="9810" w:author="Claude" w:date="2026-09-27T17:00:00Z">
              <w:r>
                <w:rPr>
                  <w:rStyle w:val="CodeChar"/>
                </w:rPr>
                <w:t xml:space="preserve">dnv</w:t>
              </w:r>
            </w:ins>
          </w:p>
        </w:tc>
        <w:tc>
          <w:tcPr>
            <w:tcW w:w="1757" w:type="dxa"/>
          </w:tcPr>
          <w:p>
            <w:pPr>
              <w:pStyle w:val="Normal"/>
              <w:rPr>
                <w:ins w:id="9811" w:author="Claude" w:date="2026-09-27T17:00:00Z"/>
              </w:rPr>
            </w:pPr>
            <w:ins w:id="9812" w:author="Claude" w:date="2026-09-27T17:00:00Z">
              <w:r>
                <w:t xml:space="preserve">Private DNS view</w:t>
              </w:r>
            </w:ins>
          </w:p>
        </w:tc>
        <w:tc>
          <w:tcPr>
            <w:tcW w:w="1669" w:type="dxa"/>
          </w:tcPr>
          <w:p>
            <w:pPr>
              <w:pStyle w:val="Normal"/>
              <w:rPr>
                <w:ins w:id="9813" w:author="Claude" w:date="2026-09-27T17:00:00Z"/>
              </w:rPr>
            </w:pPr>
            <w:ins w:id="9814" w:author="Claude" w:date="2026-09-27T17:00:00Z">
              <w:r>
                <w:t xml:space="preserve">Private DNS zones container</w:t>
              </w:r>
            </w:ins>
          </w:p>
        </w:tc>
        <w:tc>
          <w:tcPr>
            <w:tcW w:w="834" w:type="dxa"/>
          </w:tcPr>
          <w:p>
            <w:pPr>
              <w:pStyle w:val="Normal"/>
              <w:rPr>
                <w:ins w:id="9815" w:author="Claude" w:date="2026-09-27T17:00:00Z"/>
              </w:rPr>
            </w:pPr>
            <w:ins w:id="9816" w:author="Claude" w:date="2026-09-27T17:00:00Z">
              <w:r>
                <w:t xml:space="preserve">R</w:t>
              </w:r>
            </w:ins>
          </w:p>
        </w:tc>
        <w:tc>
          <w:tcPr>
            <w:tcW w:w="1142" w:type="dxa"/>
          </w:tcPr>
          <w:p>
            <w:pPr>
              <w:pStyle w:val="Normal"/>
              <w:rPr>
                <w:ins w:id="9817" w:author="Claude" w:date="2026-09-27T17:00:00Z"/>
              </w:rPr>
            </w:pPr>
            <w:ins w:id="9818" w:author="Claude" w:date="2026-09-27T17:00:00Z">
              <w:r>
                <w:t xml:space="preserve">None</w:t>
              </w:r>
            </w:ins>
          </w:p>
        </w:tc>
        <w:tc>
          <w:tcPr>
            <w:tcW w:w="3124" w:type="dxa"/>
          </w:tcPr>
          <w:p>
            <w:pPr>
              <w:pStyle w:val="Normal"/>
              <w:rPr>
                <w:ins w:id="9819" w:author="Claude" w:date="2026-09-27T17:00:00Z"/>
              </w:rPr>
            </w:pPr>
            <w:ins w:id="9820" w:author="Claude" w:date="2026-09-27T17:00:00Z">
              <w:r>
                <w:rPr>
                  <w:rStyle w:val="CodeChar"/>
                </w:rPr>
                <w:t xml:space="preserve">cmr-prd-cas-dnv-hub-01</w:t>
              </w:r>
            </w:ins>
          </w:p>
        </w:tc>
      </w:tr>
      <w:tr>
        <w:trPr>
          <w:ins w:id="9821" w:author="Claude" w:date="2026-09-27T17:00:00Z"/>
        </w:trPr>
        <w:tc>
          <w:tcPr>
            <w:tcW w:w="834" w:type="dxa"/>
          </w:tcPr>
          <w:p>
            <w:pPr>
              <w:pStyle w:val="Normal"/>
              <w:rPr>
                <w:ins w:id="9822" w:author="Claude" w:date="2026-09-27T17:00:00Z"/>
              </w:rPr>
            </w:pPr>
            <w:ins w:id="9823" w:author="Claude" w:date="2026-09-27T17:00:00Z">
              <w:r>
                <w:rPr>
                  <w:rStyle w:val="CodeChar"/>
                </w:rPr>
                <w:t xml:space="preserve">dre</w:t>
              </w:r>
            </w:ins>
          </w:p>
        </w:tc>
        <w:tc>
          <w:tcPr>
            <w:tcW w:w="1757" w:type="dxa"/>
          </w:tcPr>
          <w:p>
            <w:pPr>
              <w:pStyle w:val="Normal"/>
              <w:rPr>
                <w:ins w:id="9824" w:author="Claude" w:date="2026-09-27T17:00:00Z"/>
              </w:rPr>
            </w:pPr>
            <w:ins w:id="9825" w:author="Claude" w:date="2026-09-27T17:00:00Z">
              <w:r>
                <w:t xml:space="preserve">DNS resolver endpoint</w:t>
              </w:r>
            </w:ins>
          </w:p>
        </w:tc>
        <w:tc>
          <w:tcPr>
            <w:tcW w:w="1669" w:type="dxa"/>
          </w:tcPr>
          <w:p>
            <w:pPr>
              <w:pStyle w:val="Normal"/>
              <w:rPr>
                <w:ins w:id="9826" w:author="Claude" w:date="2026-09-27T17:00:00Z"/>
              </w:rPr>
            </w:pPr>
            <w:ins w:id="9827" w:author="Claude" w:date="2026-09-27T17:00:00Z">
              <w:r>
                <w:t xml:space="preserve">Forwarding / listening DNS endpoint</w:t>
              </w:r>
            </w:ins>
          </w:p>
        </w:tc>
        <w:tc>
          <w:tcPr>
            <w:tcW w:w="834" w:type="dxa"/>
          </w:tcPr>
          <w:p>
            <w:pPr>
              <w:pStyle w:val="Normal"/>
              <w:rPr>
                <w:ins w:id="9828" w:author="Claude" w:date="2026-09-27T17:00:00Z"/>
              </w:rPr>
            </w:pPr>
            <w:ins w:id="9829" w:author="Claude" w:date="2026-09-27T17:00:00Z">
              <w:r>
                <w:t xml:space="preserve">R</w:t>
              </w:r>
            </w:ins>
          </w:p>
        </w:tc>
        <w:tc>
          <w:tcPr>
            <w:tcW w:w="1142" w:type="dxa"/>
          </w:tcPr>
          <w:p>
            <w:pPr>
              <w:pStyle w:val="Normal"/>
              <w:rPr>
                <w:ins w:id="9830" w:author="Claude" w:date="2026-09-27T17:00:00Z"/>
              </w:rPr>
            </w:pPr>
            <w:ins w:id="9831" w:author="Claude" w:date="2026-09-27T17:00:00Z">
              <w:r>
                <w:t xml:space="preserve">None</w:t>
              </w:r>
            </w:ins>
          </w:p>
        </w:tc>
        <w:tc>
          <w:tcPr>
            <w:tcW w:w="3124" w:type="dxa"/>
          </w:tcPr>
          <w:p>
            <w:pPr>
              <w:pStyle w:val="Normal"/>
              <w:rPr>
                <w:ins w:id="9832" w:author="Claude" w:date="2026-09-27T17:00:00Z"/>
              </w:rPr>
            </w:pPr>
            <w:ins w:id="9833" w:author="Claude" w:date="2026-09-27T17:00:00Z">
              <w:r>
                <w:rPr>
                  <w:rStyle w:val="CodeChar"/>
                </w:rPr>
                <w:t xml:space="preserve">cmr-prd-cas-dre-hub-01</w:t>
              </w:r>
            </w:ins>
          </w:p>
        </w:tc>
      </w:tr>
      <w:tr>
        <w:trPr>
          <w:ins w:id="9834" w:author="Claude" w:date="2026-09-27T17:00:00Z"/>
        </w:trPr>
        <w:tc>
          <w:tcPr>
            <w:tcW w:w="834" w:type="dxa"/>
          </w:tcPr>
          <w:p>
            <w:pPr>
              <w:pStyle w:val="Normal"/>
              <w:rPr>
                <w:ins w:id="9835" w:author="Claude" w:date="2026-09-27T17:00:00Z"/>
              </w:rPr>
            </w:pPr>
            <w:ins w:id="9836" w:author="Claude" w:date="2026-09-27T17:00:00Z">
              <w:r>
                <w:rPr>
                  <w:rStyle w:val="CodeChar"/>
                </w:rPr>
                <w:t xml:space="preserve">tsp</w:t>
              </w:r>
            </w:ins>
          </w:p>
        </w:tc>
        <w:tc>
          <w:tcPr>
            <w:tcW w:w="1757" w:type="dxa"/>
          </w:tcPr>
          <w:p>
            <w:pPr>
              <w:pStyle w:val="Normal"/>
              <w:rPr>
                <w:ins w:id="9837" w:author="Claude" w:date="2026-09-27T17:00:00Z"/>
              </w:rPr>
            </w:pPr>
            <w:ins w:id="9838" w:author="Claude" w:date="2026-09-27T17:00:00Z">
              <w:r>
                <w:t xml:space="preserve">Traffic steering policy</w:t>
              </w:r>
            </w:ins>
          </w:p>
        </w:tc>
        <w:tc>
          <w:tcPr>
            <w:tcW w:w="1669" w:type="dxa"/>
          </w:tcPr>
          <w:p>
            <w:pPr>
              <w:pStyle w:val="Normal"/>
              <w:rPr>
                <w:ins w:id="9839" w:author="Claude" w:date="2026-09-27T17:00:00Z"/>
              </w:rPr>
            </w:pPr>
            <w:ins w:id="9840" w:author="Claude" w:date="2026-09-27T17:00:00Z">
              <w:r>
                <w:t xml:space="preserve">DNS-based failover or load sharing</w:t>
              </w:r>
            </w:ins>
          </w:p>
        </w:tc>
        <w:tc>
          <w:tcPr>
            <w:tcW w:w="834" w:type="dxa"/>
          </w:tcPr>
          <w:p>
            <w:pPr>
              <w:pStyle w:val="Normal"/>
              <w:rPr>
                <w:ins w:id="9841" w:author="Claude" w:date="2026-09-27T17:00:00Z"/>
              </w:rPr>
            </w:pPr>
            <w:ins w:id="9842" w:author="Claude" w:date="2026-09-27T17:00:00Z">
              <w:r>
                <w:t xml:space="preserve">R</w:t>
              </w:r>
            </w:ins>
          </w:p>
        </w:tc>
        <w:tc>
          <w:tcPr>
            <w:tcW w:w="1142" w:type="dxa"/>
          </w:tcPr>
          <w:p>
            <w:pPr>
              <w:pStyle w:val="Normal"/>
              <w:rPr>
                <w:ins w:id="9843" w:author="Claude" w:date="2026-09-27T17:00:00Z"/>
              </w:rPr>
            </w:pPr>
            <w:ins w:id="9844" w:author="Claude" w:date="2026-09-27T17:00:00Z">
              <w:r>
                <w:t xml:space="preserve">None</w:t>
              </w:r>
            </w:ins>
          </w:p>
        </w:tc>
        <w:tc>
          <w:tcPr>
            <w:tcW w:w="3124" w:type="dxa"/>
          </w:tcPr>
          <w:p>
            <w:pPr>
              <w:pStyle w:val="Normal"/>
              <w:rPr>
                <w:ins w:id="9845" w:author="Claude" w:date="2026-09-27T17:00:00Z"/>
              </w:rPr>
            </w:pPr>
            <w:ins w:id="9846" w:author="Claude" w:date="2026-09-27T17:00:00Z">
              <w:r>
                <w:rPr>
                  <w:rStyle w:val="CodeChar"/>
                </w:rPr>
                <w:t xml:space="preserve">cmr-prd-cas-tsp-cbs-01</w:t>
              </w:r>
            </w:ins>
          </w:p>
        </w:tc>
      </w:tr>
      <w:tr>
        <w:trPr>
          <w:ins w:id="9847" w:author="Claude" w:date="2026-09-27T17:00:00Z"/>
        </w:trPr>
        <w:tc>
          <w:tcPr>
            <w:tcW w:w="834" w:type="dxa"/>
          </w:tcPr>
          <w:p>
            <w:pPr>
              <w:pStyle w:val="Normal"/>
              <w:rPr>
                <w:ins w:id="9848" w:author="Claude" w:date="2026-09-27T17:00:00Z"/>
              </w:rPr>
            </w:pPr>
            <w:ins w:id="9849" w:author="Claude" w:date="2026-09-27T17:00:00Z">
              <w:r>
                <w:rPr>
                  <w:rStyle w:val="CodeChar"/>
                </w:rPr>
                <w:t xml:space="preserve">pep</w:t>
              </w:r>
            </w:ins>
          </w:p>
        </w:tc>
        <w:tc>
          <w:tcPr>
            <w:tcW w:w="1757" w:type="dxa"/>
          </w:tcPr>
          <w:p>
            <w:pPr>
              <w:pStyle w:val="Normal"/>
              <w:rPr>
                <w:ins w:id="9850" w:author="Claude" w:date="2026-09-27T17:00:00Z"/>
              </w:rPr>
            </w:pPr>
            <w:ins w:id="9851" w:author="Claude" w:date="2026-09-27T17:00:00Z">
              <w:r>
                <w:t xml:space="preserve">Private endpoint</w:t>
              </w:r>
            </w:ins>
          </w:p>
        </w:tc>
        <w:tc>
          <w:tcPr>
            <w:tcW w:w="1669" w:type="dxa"/>
          </w:tcPr>
          <w:p>
            <w:pPr>
              <w:pStyle w:val="Normal"/>
              <w:rPr>
                <w:ins w:id="9852" w:author="Claude" w:date="2026-09-27T17:00:00Z"/>
              </w:rPr>
            </w:pPr>
            <w:ins w:id="9853" w:author="Claude" w:date="2026-09-27T17:00:00Z">
              <w:r>
                <w:t xml:space="preserve">Private access point for an OCI service</w:t>
              </w:r>
            </w:ins>
          </w:p>
        </w:tc>
        <w:tc>
          <w:tcPr>
            <w:tcW w:w="834" w:type="dxa"/>
          </w:tcPr>
          <w:p>
            <w:pPr>
              <w:pStyle w:val="Normal"/>
              <w:rPr>
                <w:ins w:id="9854" w:author="Claude" w:date="2026-09-27T17:00:00Z"/>
              </w:rPr>
            </w:pPr>
            <w:ins w:id="9855" w:author="Claude" w:date="2026-09-27T17:00:00Z">
              <w:r>
                <w:t xml:space="preserve">R</w:t>
              </w:r>
            </w:ins>
          </w:p>
        </w:tc>
        <w:tc>
          <w:tcPr>
            <w:tcW w:w="1142" w:type="dxa"/>
          </w:tcPr>
          <w:p>
            <w:pPr>
              <w:pStyle w:val="Normal"/>
              <w:rPr>
                <w:ins w:id="9856" w:author="Claude" w:date="2026-09-27T17:00:00Z"/>
              </w:rPr>
            </w:pPr>
            <w:ins w:id="9857" w:author="Claude" w:date="2026-09-27T17:00:00Z">
              <w:r>
                <w:t xml:space="preserve">None</w:t>
              </w:r>
            </w:ins>
          </w:p>
        </w:tc>
        <w:tc>
          <w:tcPr>
            <w:tcW w:w="3124" w:type="dxa"/>
          </w:tcPr>
          <w:p>
            <w:pPr>
              <w:pStyle w:val="Normal"/>
              <w:rPr>
                <w:ins w:id="9858" w:author="Claude" w:date="2026-09-27T17:00:00Z"/>
              </w:rPr>
            </w:pPr>
            <w:ins w:id="9859" w:author="Claude" w:date="2026-09-27T17:00:00Z">
              <w:r>
                <w:rPr>
                  <w:rStyle w:val="CodeChar"/>
                </w:rPr>
                <w:t xml:space="preserve">cmr-prd-cas-pep-cbs-01</w:t>
              </w:r>
            </w:ins>
          </w:p>
        </w:tc>
      </w:tr>
    </w:tbl>
    <w:p>
      <w:pPr>
        <w:pStyle w:val="Normal"/>
        <w:rPr>
          <w:ins w:id="9860" w:author="Claude" w:date="2026-09-27T17:00:00Z"/>
        </w:rPr>
      </w:pPr>
      <w:ins w:id="9861" w:author="Claude" w:date="2026-09-27T17:00:00Z">
        <w:r>
          <w:rPr>
            <w:b/>
          </w:rPr>
          <w:t xml:space="preserve">Compute</w:t>
        </w:r>
      </w:ins>
    </w:p>
    <w:tbl>
      <w:tblPr>
        <w:tblStyle w:val="TableGrid"/>
        <w:tblW w:w="9360" w:type="dxa"/>
        <w:tblInd w:w="113" w:type="dxa"/>
        <w:tblLayout w:type="fixed"/>
        <w:tblLook w:val="04a0" w:firstRow="1"/>
      </w:tblPr>
      <w:tblGrid>
        <w:gridCol w:w="821"/>
        <w:gridCol w:w="1383"/>
        <w:gridCol w:w="1469"/>
        <w:gridCol w:w="821"/>
        <w:gridCol w:w="1037"/>
        <w:gridCol w:w="3829"/>
      </w:tblGrid>
      <w:tr>
        <w:trPr>
          <w:tblHeader w:val="true"/>
          <w:ins w:id="9862" w:author="Claude" w:date="2026-09-27T17:00:00Z"/>
        </w:trPr>
        <w:tc>
          <w:tcPr>
            <w:tcW w:w="821" w:type="dxa"/>
            <w:shd w:val="clear" w:color="auto" w:fill="F2F2F2"/>
          </w:tcPr>
          <w:p>
            <w:pPr>
              <w:pStyle w:val="Normal"/>
              <w:rPr>
                <w:ins w:id="9863" w:author="Claude" w:date="2026-09-27T17:00:00Z"/>
              </w:rPr>
            </w:pPr>
            <w:ins w:id="9864" w:author="Claude" w:date="2026-09-27T17:00:00Z">
              <w:r>
                <w:t xml:space="preserve">Code</w:t>
              </w:r>
            </w:ins>
          </w:p>
        </w:tc>
        <w:tc>
          <w:tcPr>
            <w:tcW w:w="1383" w:type="dxa"/>
            <w:shd w:val="clear" w:color="auto" w:fill="F2F2F2"/>
          </w:tcPr>
          <w:p>
            <w:pPr>
              <w:pStyle w:val="Normal"/>
              <w:rPr>
                <w:ins w:id="9865" w:author="Claude" w:date="2026-09-27T17:00:00Z"/>
              </w:rPr>
            </w:pPr>
            <w:ins w:id="9866" w:author="Claude" w:date="2026-09-27T17:00:00Z">
              <w:r>
                <w:t xml:space="preserve">OCI resource</w:t>
              </w:r>
            </w:ins>
          </w:p>
        </w:tc>
        <w:tc>
          <w:tcPr>
            <w:tcW w:w="1469" w:type="dxa"/>
            <w:shd w:val="clear" w:color="auto" w:fill="F2F2F2"/>
          </w:tcPr>
          <w:p>
            <w:pPr>
              <w:pStyle w:val="Normal"/>
              <w:rPr>
                <w:ins w:id="9867" w:author="Claude" w:date="2026-09-27T17:00:00Z"/>
              </w:rPr>
            </w:pPr>
            <w:ins w:id="9868" w:author="Claude" w:date="2026-09-27T17:00:00Z">
              <w:r>
                <w:t xml:space="preserve">What it is</w:t>
              </w:r>
            </w:ins>
          </w:p>
        </w:tc>
        <w:tc>
          <w:tcPr>
            <w:tcW w:w="821" w:type="dxa"/>
            <w:shd w:val="clear" w:color="auto" w:fill="F2F2F2"/>
          </w:tcPr>
          <w:p>
            <w:pPr>
              <w:pStyle w:val="Normal"/>
              <w:rPr>
                <w:ins w:id="9869" w:author="Claude" w:date="2026-09-27T17:00:00Z"/>
              </w:rPr>
            </w:pPr>
            <w:ins w:id="9870" w:author="Claude" w:date="2026-09-27T17:00:00Z">
              <w:r>
                <w:t xml:space="preserve">Scope</w:t>
              </w:r>
            </w:ins>
          </w:p>
        </w:tc>
        <w:tc>
          <w:tcPr>
            <w:tcW w:w="1037" w:type="dxa"/>
            <w:shd w:val="clear" w:color="auto" w:fill="F2F2F2"/>
          </w:tcPr>
          <w:p>
            <w:pPr>
              <w:pStyle w:val="Normal"/>
              <w:rPr>
                <w:ins w:id="9871" w:author="Claude" w:date="2026-09-27T17:00:00Z"/>
              </w:rPr>
            </w:pPr>
            <w:ins w:id="9872" w:author="Claude" w:date="2026-09-27T17:00:00Z">
              <w:r>
                <w:t xml:space="preserve">Qualifier</w:t>
              </w:r>
            </w:ins>
          </w:p>
        </w:tc>
        <w:tc>
          <w:tcPr>
            <w:tcW w:w="3829" w:type="dxa"/>
            <w:shd w:val="clear" w:color="auto" w:fill="F2F2F2"/>
          </w:tcPr>
          <w:p>
            <w:pPr>
              <w:pStyle w:val="Normal"/>
              <w:rPr>
                <w:ins w:id="9873" w:author="Claude" w:date="2026-09-27T17:00:00Z"/>
              </w:rPr>
            </w:pPr>
            <w:ins w:id="9874" w:author="Claude" w:date="2026-09-27T17:00:00Z">
              <w:r>
                <w:t xml:space="preserve">Example</w:t>
              </w:r>
            </w:ins>
          </w:p>
        </w:tc>
      </w:tr>
      <w:tr>
        <w:trPr>
          <w:ins w:id="9875" w:author="Claude" w:date="2026-09-27T17:00:00Z"/>
        </w:trPr>
        <w:tc>
          <w:tcPr>
            <w:tcW w:w="821" w:type="dxa"/>
          </w:tcPr>
          <w:p>
            <w:pPr>
              <w:pStyle w:val="Normal"/>
              <w:rPr>
                <w:ins w:id="9876" w:author="Claude" w:date="2026-09-27T17:00:00Z"/>
              </w:rPr>
            </w:pPr>
            <w:ins w:id="9877" w:author="Claude" w:date="2026-09-27T17:00:00Z">
              <w:r>
                <w:rPr>
                  <w:rStyle w:val="CodeChar"/>
                </w:rPr>
                <w:t xml:space="preserve">vm</w:t>
              </w:r>
            </w:ins>
          </w:p>
        </w:tc>
        <w:tc>
          <w:tcPr>
            <w:tcW w:w="1383" w:type="dxa"/>
          </w:tcPr>
          <w:p>
            <w:pPr>
              <w:pStyle w:val="Normal"/>
              <w:rPr>
                <w:ins w:id="9878" w:author="Claude" w:date="2026-09-27T17:00:00Z"/>
              </w:rPr>
            </w:pPr>
            <w:ins w:id="9879" w:author="Claude" w:date="2026-09-27T17:00:00Z">
              <w:r>
                <w:t xml:space="preserve">VM instance</w:t>
              </w:r>
            </w:ins>
          </w:p>
        </w:tc>
        <w:tc>
          <w:tcPr>
            <w:tcW w:w="1469" w:type="dxa"/>
          </w:tcPr>
          <w:p>
            <w:pPr>
              <w:pStyle w:val="Normal"/>
              <w:rPr>
                <w:ins w:id="9880" w:author="Claude" w:date="2026-09-27T17:00:00Z"/>
              </w:rPr>
            </w:pPr>
            <w:ins w:id="9881" w:author="Claude" w:date="2026-09-27T17:00:00Z">
              <w:r>
                <w:t xml:space="preserve">Virtual machine</w:t>
              </w:r>
            </w:ins>
          </w:p>
        </w:tc>
        <w:tc>
          <w:tcPr>
            <w:tcW w:w="821" w:type="dxa"/>
          </w:tcPr>
          <w:p>
            <w:pPr>
              <w:pStyle w:val="Normal"/>
              <w:rPr>
                <w:ins w:id="9882" w:author="Claude" w:date="2026-09-27T17:00:00Z"/>
              </w:rPr>
            </w:pPr>
            <w:ins w:id="9883" w:author="Claude" w:date="2026-09-27T17:00:00Z">
              <w:r>
                <w:t xml:space="preserve">R</w:t>
              </w:r>
            </w:ins>
          </w:p>
        </w:tc>
        <w:tc>
          <w:tcPr>
            <w:tcW w:w="1037" w:type="dxa"/>
          </w:tcPr>
          <w:p>
            <w:pPr>
              <w:pStyle w:val="Normal"/>
              <w:rPr>
                <w:ins w:id="9884" w:author="Claude" w:date="2026-09-27T17:00:00Z"/>
              </w:rPr>
            </w:pPr>
            <w:ins w:id="9885" w:author="Claude" w:date="2026-09-27T17:00:00Z">
              <w:r>
                <w:t xml:space="preserve">Required: A (OS)</w:t>
              </w:r>
            </w:ins>
          </w:p>
        </w:tc>
        <w:tc>
          <w:tcPr>
            <w:tcW w:w="3829" w:type="dxa"/>
          </w:tcPr>
          <w:p>
            <w:pPr>
              <w:pStyle w:val="Normal"/>
              <w:rPr>
                <w:ins w:id="9886" w:author="Claude" w:date="2026-09-27T17:00:00Z"/>
              </w:rPr>
            </w:pPr>
            <w:ins w:id="9887" w:author="Claude" w:date="2026-09-27T17:00:00Z">
              <w:r>
                <w:rPr>
                  <w:rStyle w:val="CodeChar"/>
                </w:rPr>
                <w:t xml:space="preserve">cmr-prd-cas-vm-cbs-ol-01</w:t>
              </w:r>
            </w:ins>
          </w:p>
        </w:tc>
      </w:tr>
      <w:tr>
        <w:trPr>
          <w:ins w:id="9888" w:author="Claude" w:date="2026-09-27T17:00:00Z"/>
        </w:trPr>
        <w:tc>
          <w:tcPr>
            <w:tcW w:w="821" w:type="dxa"/>
          </w:tcPr>
          <w:p>
            <w:pPr>
              <w:pStyle w:val="Normal"/>
              <w:rPr>
                <w:ins w:id="9889" w:author="Claude" w:date="2026-09-27T17:00:00Z"/>
              </w:rPr>
            </w:pPr>
            <w:ins w:id="9890" w:author="Claude" w:date="2026-09-27T17:00:00Z">
              <w:r>
                <w:rPr>
                  <w:rStyle w:val="CodeChar"/>
                </w:rPr>
                <w:t xml:space="preserve">bm</w:t>
              </w:r>
            </w:ins>
          </w:p>
        </w:tc>
        <w:tc>
          <w:tcPr>
            <w:tcW w:w="1383" w:type="dxa"/>
          </w:tcPr>
          <w:p>
            <w:pPr>
              <w:pStyle w:val="Normal"/>
              <w:rPr>
                <w:ins w:id="9891" w:author="Claude" w:date="2026-09-27T17:00:00Z"/>
              </w:rPr>
            </w:pPr>
            <w:ins w:id="9892" w:author="Claude" w:date="2026-09-27T17:00:00Z">
              <w:r>
                <w:t xml:space="preserve">Bare metal instance</w:t>
              </w:r>
            </w:ins>
          </w:p>
        </w:tc>
        <w:tc>
          <w:tcPr>
            <w:tcW w:w="1469" w:type="dxa"/>
          </w:tcPr>
          <w:p>
            <w:pPr>
              <w:pStyle w:val="Normal"/>
              <w:rPr>
                <w:ins w:id="9893" w:author="Claude" w:date="2026-09-27T17:00:00Z"/>
              </w:rPr>
            </w:pPr>
            <w:ins w:id="9894" w:author="Claude" w:date="2026-09-27T17:00:00Z">
              <w:r>
                <w:t xml:space="preserve">Physical server</w:t>
              </w:r>
            </w:ins>
          </w:p>
        </w:tc>
        <w:tc>
          <w:tcPr>
            <w:tcW w:w="821" w:type="dxa"/>
          </w:tcPr>
          <w:p>
            <w:pPr>
              <w:pStyle w:val="Normal"/>
              <w:rPr>
                <w:ins w:id="9895" w:author="Claude" w:date="2026-09-27T17:00:00Z"/>
              </w:rPr>
            </w:pPr>
            <w:ins w:id="9896" w:author="Claude" w:date="2026-09-27T17:00:00Z">
              <w:r>
                <w:t xml:space="preserve">R</w:t>
              </w:r>
            </w:ins>
          </w:p>
        </w:tc>
        <w:tc>
          <w:tcPr>
            <w:tcW w:w="1037" w:type="dxa"/>
          </w:tcPr>
          <w:p>
            <w:pPr>
              <w:pStyle w:val="Normal"/>
              <w:rPr>
                <w:ins w:id="9897" w:author="Claude" w:date="2026-09-27T17:00:00Z"/>
              </w:rPr>
            </w:pPr>
            <w:ins w:id="9898" w:author="Claude" w:date="2026-09-27T17:00:00Z">
              <w:r>
                <w:t xml:space="preserve">Required: A (OS)</w:t>
              </w:r>
            </w:ins>
          </w:p>
        </w:tc>
        <w:tc>
          <w:tcPr>
            <w:tcW w:w="3829" w:type="dxa"/>
          </w:tcPr>
          <w:p>
            <w:pPr>
              <w:pStyle w:val="Normal"/>
              <w:rPr>
                <w:ins w:id="9899" w:author="Claude" w:date="2026-09-27T17:00:00Z"/>
              </w:rPr>
            </w:pPr>
            <w:ins w:id="9900" w:author="Claude" w:date="2026-09-27T17:00:00Z">
              <w:r>
                <w:rPr>
                  <w:rStyle w:val="CodeChar"/>
                </w:rPr>
                <w:t xml:space="preserve">cmr-prd-cas-bm-cbs-ol-01</w:t>
              </w:r>
            </w:ins>
          </w:p>
        </w:tc>
      </w:tr>
      <w:tr>
        <w:trPr>
          <w:ins w:id="9901" w:author="Claude" w:date="2026-09-27T17:00:00Z"/>
        </w:trPr>
        <w:tc>
          <w:tcPr>
            <w:tcW w:w="821" w:type="dxa"/>
          </w:tcPr>
          <w:p>
            <w:pPr>
              <w:pStyle w:val="Normal"/>
              <w:rPr>
                <w:ins w:id="9902" w:author="Claude" w:date="2026-09-27T17:00:00Z"/>
              </w:rPr>
            </w:pPr>
            <w:ins w:id="9903" w:author="Claude" w:date="2026-09-27T17:00:00Z">
              <w:r>
                <w:rPr>
                  <w:rStyle w:val="CodeChar"/>
                </w:rPr>
                <w:t xml:space="preserve">icf</w:t>
              </w:r>
            </w:ins>
          </w:p>
        </w:tc>
        <w:tc>
          <w:tcPr>
            <w:tcW w:w="1383" w:type="dxa"/>
          </w:tcPr>
          <w:p>
            <w:pPr>
              <w:pStyle w:val="Normal"/>
              <w:rPr>
                <w:ins w:id="9904" w:author="Claude" w:date="2026-09-27T17:00:00Z"/>
              </w:rPr>
            </w:pPr>
            <w:ins w:id="9905" w:author="Claude" w:date="2026-09-27T17:00:00Z">
              <w:r>
                <w:t xml:space="preserve">Instance configuration</w:t>
              </w:r>
            </w:ins>
          </w:p>
        </w:tc>
        <w:tc>
          <w:tcPr>
            <w:tcW w:w="1469" w:type="dxa"/>
          </w:tcPr>
          <w:p>
            <w:pPr>
              <w:pStyle w:val="Normal"/>
              <w:rPr>
                <w:ins w:id="9906" w:author="Claude" w:date="2026-09-27T17:00:00Z"/>
              </w:rPr>
            </w:pPr>
            <w:ins w:id="9907" w:author="Claude" w:date="2026-09-27T17:00:00Z">
              <w:r>
                <w:t xml:space="preserve">Template for creating instances</w:t>
              </w:r>
            </w:ins>
          </w:p>
        </w:tc>
        <w:tc>
          <w:tcPr>
            <w:tcW w:w="821" w:type="dxa"/>
          </w:tcPr>
          <w:p>
            <w:pPr>
              <w:pStyle w:val="Normal"/>
              <w:rPr>
                <w:ins w:id="9908" w:author="Claude" w:date="2026-09-27T17:00:00Z"/>
              </w:rPr>
            </w:pPr>
            <w:ins w:id="9909" w:author="Claude" w:date="2026-09-27T17:00:00Z">
              <w:r>
                <w:t xml:space="preserve">R</w:t>
              </w:r>
            </w:ins>
          </w:p>
        </w:tc>
        <w:tc>
          <w:tcPr>
            <w:tcW w:w="1037" w:type="dxa"/>
          </w:tcPr>
          <w:p>
            <w:pPr>
              <w:pStyle w:val="Normal"/>
              <w:rPr>
                <w:ins w:id="9910" w:author="Claude" w:date="2026-09-27T17:00:00Z"/>
              </w:rPr>
            </w:pPr>
            <w:ins w:id="9911" w:author="Claude" w:date="2026-09-27T17:00:00Z">
              <w:r>
                <w:t xml:space="preserve">Required: A (OS)</w:t>
              </w:r>
            </w:ins>
          </w:p>
        </w:tc>
        <w:tc>
          <w:tcPr>
            <w:tcW w:w="3829" w:type="dxa"/>
          </w:tcPr>
          <w:p>
            <w:pPr>
              <w:pStyle w:val="Normal"/>
              <w:rPr>
                <w:ins w:id="9912" w:author="Claude" w:date="2026-09-27T17:00:00Z"/>
              </w:rPr>
            </w:pPr>
            <w:ins w:id="9913" w:author="Claude" w:date="2026-09-27T17:00:00Z">
              <w:r>
                <w:rPr>
                  <w:rStyle w:val="CodeChar"/>
                </w:rPr>
                <w:t xml:space="preserve">cmr-prd-cas-icf-pay-ol-01</w:t>
              </w:r>
            </w:ins>
          </w:p>
        </w:tc>
      </w:tr>
      <w:tr>
        <w:trPr>
          <w:ins w:id="9914" w:author="Claude" w:date="2026-09-27T17:00:00Z"/>
        </w:trPr>
        <w:tc>
          <w:tcPr>
            <w:tcW w:w="821" w:type="dxa"/>
          </w:tcPr>
          <w:p>
            <w:pPr>
              <w:pStyle w:val="Normal"/>
              <w:rPr>
                <w:ins w:id="9915" w:author="Claude" w:date="2026-09-27T17:00:00Z"/>
              </w:rPr>
            </w:pPr>
            <w:ins w:id="9916" w:author="Claude" w:date="2026-09-27T17:00:00Z">
              <w:r>
                <w:rPr>
                  <w:rStyle w:val="CodeChar"/>
                </w:rPr>
                <w:t xml:space="preserve">ipl</w:t>
              </w:r>
            </w:ins>
          </w:p>
        </w:tc>
        <w:tc>
          <w:tcPr>
            <w:tcW w:w="1383" w:type="dxa"/>
          </w:tcPr>
          <w:p>
            <w:pPr>
              <w:pStyle w:val="Normal"/>
              <w:rPr>
                <w:ins w:id="9917" w:author="Claude" w:date="2026-09-27T17:00:00Z"/>
              </w:rPr>
            </w:pPr>
            <w:ins w:id="9918" w:author="Claude" w:date="2026-09-27T17:00:00Z">
              <w:r>
                <w:t xml:space="preserve">Instance pool</w:t>
              </w:r>
            </w:ins>
          </w:p>
        </w:tc>
        <w:tc>
          <w:tcPr>
            <w:tcW w:w="1469" w:type="dxa"/>
          </w:tcPr>
          <w:p>
            <w:pPr>
              <w:pStyle w:val="Normal"/>
              <w:rPr>
                <w:ins w:id="9919" w:author="Claude" w:date="2026-09-27T17:00:00Z"/>
              </w:rPr>
            </w:pPr>
            <w:ins w:id="9920" w:author="Claude" w:date="2026-09-27T17:00:00Z">
              <w:r>
                <w:t xml:space="preserve">Group of identical instances</w:t>
              </w:r>
            </w:ins>
          </w:p>
        </w:tc>
        <w:tc>
          <w:tcPr>
            <w:tcW w:w="821" w:type="dxa"/>
          </w:tcPr>
          <w:p>
            <w:pPr>
              <w:pStyle w:val="Normal"/>
              <w:rPr>
                <w:ins w:id="9921" w:author="Claude" w:date="2026-09-27T17:00:00Z"/>
              </w:rPr>
            </w:pPr>
            <w:ins w:id="9922" w:author="Claude" w:date="2026-09-27T17:00:00Z">
              <w:r>
                <w:t xml:space="preserve">R</w:t>
              </w:r>
            </w:ins>
          </w:p>
        </w:tc>
        <w:tc>
          <w:tcPr>
            <w:tcW w:w="1037" w:type="dxa"/>
          </w:tcPr>
          <w:p>
            <w:pPr>
              <w:pStyle w:val="Normal"/>
              <w:rPr>
                <w:ins w:id="9923" w:author="Claude" w:date="2026-09-27T17:00:00Z"/>
              </w:rPr>
            </w:pPr>
            <w:ins w:id="9924" w:author="Claude" w:date="2026-09-27T17:00:00Z">
              <w:r>
                <w:t xml:space="preserve">Required: A (OS)</w:t>
              </w:r>
            </w:ins>
          </w:p>
        </w:tc>
        <w:tc>
          <w:tcPr>
            <w:tcW w:w="3829" w:type="dxa"/>
          </w:tcPr>
          <w:p>
            <w:pPr>
              <w:pStyle w:val="Normal"/>
              <w:rPr>
                <w:ins w:id="9925" w:author="Claude" w:date="2026-09-27T17:00:00Z"/>
              </w:rPr>
            </w:pPr>
            <w:ins w:id="9926" w:author="Claude" w:date="2026-09-27T17:00:00Z">
              <w:r>
                <w:rPr>
                  <w:rStyle w:val="CodeChar"/>
                </w:rPr>
                <w:t xml:space="preserve">cmr-prd-cas-ipl-pay-ol-01</w:t>
              </w:r>
            </w:ins>
          </w:p>
        </w:tc>
      </w:tr>
      <w:tr>
        <w:trPr>
          <w:ins w:id="9927" w:author="Claude" w:date="2026-09-27T17:00:00Z"/>
        </w:trPr>
        <w:tc>
          <w:tcPr>
            <w:tcW w:w="821" w:type="dxa"/>
          </w:tcPr>
          <w:p>
            <w:pPr>
              <w:pStyle w:val="Normal"/>
              <w:rPr>
                <w:ins w:id="9928" w:author="Claude" w:date="2026-09-27T17:00:00Z"/>
              </w:rPr>
            </w:pPr>
            <w:ins w:id="9929" w:author="Claude" w:date="2026-09-27T17:00:00Z">
              <w:r>
                <w:rPr>
                  <w:rStyle w:val="CodeChar"/>
                </w:rPr>
                <w:t xml:space="preserve">asc</w:t>
              </w:r>
            </w:ins>
          </w:p>
        </w:tc>
        <w:tc>
          <w:tcPr>
            <w:tcW w:w="1383" w:type="dxa"/>
          </w:tcPr>
          <w:p>
            <w:pPr>
              <w:pStyle w:val="Normal"/>
              <w:rPr>
                <w:ins w:id="9930" w:author="Claude" w:date="2026-09-27T17:00:00Z"/>
              </w:rPr>
            </w:pPr>
            <w:ins w:id="9931" w:author="Claude" w:date="2026-09-27T17:00:00Z">
              <w:r>
                <w:t xml:space="preserve">Autoscaling configuration</w:t>
              </w:r>
            </w:ins>
          </w:p>
        </w:tc>
        <w:tc>
          <w:tcPr>
            <w:tcW w:w="1469" w:type="dxa"/>
          </w:tcPr>
          <w:p>
            <w:pPr>
              <w:pStyle w:val="Normal"/>
              <w:rPr>
                <w:ins w:id="9932" w:author="Claude" w:date="2026-09-27T17:00:00Z"/>
              </w:rPr>
            </w:pPr>
            <w:ins w:id="9933" w:author="Claude" w:date="2026-09-27T17:00:00Z">
              <w:r>
                <w:t xml:space="preserve">Scaling rules for an instance pool</w:t>
              </w:r>
            </w:ins>
          </w:p>
        </w:tc>
        <w:tc>
          <w:tcPr>
            <w:tcW w:w="821" w:type="dxa"/>
          </w:tcPr>
          <w:p>
            <w:pPr>
              <w:pStyle w:val="Normal"/>
              <w:rPr>
                <w:ins w:id="9934" w:author="Claude" w:date="2026-09-27T17:00:00Z"/>
              </w:rPr>
            </w:pPr>
            <w:ins w:id="9935" w:author="Claude" w:date="2026-09-27T17:00:00Z">
              <w:r>
                <w:t xml:space="preserve">R</w:t>
              </w:r>
            </w:ins>
          </w:p>
        </w:tc>
        <w:tc>
          <w:tcPr>
            <w:tcW w:w="1037" w:type="dxa"/>
          </w:tcPr>
          <w:p>
            <w:pPr>
              <w:pStyle w:val="Normal"/>
              <w:rPr>
                <w:ins w:id="9936" w:author="Claude" w:date="2026-09-27T17:00:00Z"/>
              </w:rPr>
            </w:pPr>
            <w:ins w:id="9937" w:author="Claude" w:date="2026-09-27T17:00:00Z">
              <w:r>
                <w:t xml:space="preserve">None</w:t>
              </w:r>
            </w:ins>
          </w:p>
        </w:tc>
        <w:tc>
          <w:tcPr>
            <w:tcW w:w="3829" w:type="dxa"/>
          </w:tcPr>
          <w:p>
            <w:pPr>
              <w:pStyle w:val="Normal"/>
              <w:rPr>
                <w:ins w:id="9938" w:author="Claude" w:date="2026-09-27T17:00:00Z"/>
              </w:rPr>
            </w:pPr>
            <w:ins w:id="9939" w:author="Claude" w:date="2026-09-27T17:00:00Z">
              <w:r>
                <w:rPr>
                  <w:rStyle w:val="CodeChar"/>
                </w:rPr>
                <w:t xml:space="preserve">cmr-prd-cas-asc-pay-01</w:t>
              </w:r>
            </w:ins>
          </w:p>
        </w:tc>
      </w:tr>
      <w:tr>
        <w:trPr>
          <w:ins w:id="9940" w:author="Claude" w:date="2026-09-27T17:00:00Z"/>
        </w:trPr>
        <w:tc>
          <w:tcPr>
            <w:tcW w:w="821" w:type="dxa"/>
          </w:tcPr>
          <w:p>
            <w:pPr>
              <w:pStyle w:val="Normal"/>
              <w:rPr>
                <w:ins w:id="9941" w:author="Claude" w:date="2026-09-27T17:00:00Z"/>
              </w:rPr>
            </w:pPr>
            <w:ins w:id="9942" w:author="Claude" w:date="2026-09-27T17:00:00Z">
              <w:r>
                <w:rPr>
                  <w:rStyle w:val="CodeChar"/>
                </w:rPr>
                <w:t xml:space="preserve">cln</w:t>
              </w:r>
            </w:ins>
          </w:p>
        </w:tc>
        <w:tc>
          <w:tcPr>
            <w:tcW w:w="1383" w:type="dxa"/>
          </w:tcPr>
          <w:p>
            <w:pPr>
              <w:pStyle w:val="Normal"/>
              <w:rPr>
                <w:ins w:id="9943" w:author="Claude" w:date="2026-09-27T17:00:00Z"/>
              </w:rPr>
            </w:pPr>
            <w:ins w:id="9944" w:author="Claude" w:date="2026-09-27T17:00:00Z">
              <w:r>
                <w:t xml:space="preserve">Cluster network</w:t>
              </w:r>
            </w:ins>
          </w:p>
        </w:tc>
        <w:tc>
          <w:tcPr>
            <w:tcW w:w="1469" w:type="dxa"/>
          </w:tcPr>
          <w:p>
            <w:pPr>
              <w:pStyle w:val="Normal"/>
              <w:rPr>
                <w:ins w:id="9945" w:author="Claude" w:date="2026-09-27T17:00:00Z"/>
              </w:rPr>
            </w:pPr>
            <w:ins w:id="9946" w:author="Claude" w:date="2026-09-27T17:00:00Z">
              <w:r>
                <w:t xml:space="preserve">RDMA-connected bare metal cluster</w:t>
              </w:r>
            </w:ins>
          </w:p>
        </w:tc>
        <w:tc>
          <w:tcPr>
            <w:tcW w:w="821" w:type="dxa"/>
          </w:tcPr>
          <w:p>
            <w:pPr>
              <w:pStyle w:val="Normal"/>
              <w:rPr>
                <w:ins w:id="9947" w:author="Claude" w:date="2026-09-27T17:00:00Z"/>
              </w:rPr>
            </w:pPr>
            <w:ins w:id="9948" w:author="Claude" w:date="2026-09-27T17:00:00Z">
              <w:r>
                <w:t xml:space="preserve">R</w:t>
              </w:r>
            </w:ins>
          </w:p>
        </w:tc>
        <w:tc>
          <w:tcPr>
            <w:tcW w:w="1037" w:type="dxa"/>
          </w:tcPr>
          <w:p>
            <w:pPr>
              <w:pStyle w:val="Normal"/>
              <w:rPr>
                <w:ins w:id="9949" w:author="Claude" w:date="2026-09-27T17:00:00Z"/>
              </w:rPr>
            </w:pPr>
            <w:ins w:id="9950" w:author="Claude" w:date="2026-09-27T17:00:00Z">
              <w:r>
                <w:t xml:space="preserve">None</w:t>
              </w:r>
            </w:ins>
          </w:p>
        </w:tc>
        <w:tc>
          <w:tcPr>
            <w:tcW w:w="3829" w:type="dxa"/>
          </w:tcPr>
          <w:p>
            <w:pPr>
              <w:pStyle w:val="Normal"/>
              <w:rPr>
                <w:ins w:id="9951" w:author="Claude" w:date="2026-09-27T17:00:00Z"/>
              </w:rPr>
            </w:pPr>
            <w:ins w:id="9952" w:author="Claude" w:date="2026-09-27T17:00:00Z">
              <w:r>
                <w:rPr>
                  <w:rStyle w:val="CodeChar"/>
                </w:rPr>
                <w:t xml:space="preserve">cmr-prd-cas-cln-pay-01</w:t>
              </w:r>
            </w:ins>
          </w:p>
        </w:tc>
      </w:tr>
      <w:tr>
        <w:trPr>
          <w:ins w:id="9953" w:author="Claude" w:date="2026-09-27T17:00:00Z"/>
        </w:trPr>
        <w:tc>
          <w:tcPr>
            <w:tcW w:w="821" w:type="dxa"/>
          </w:tcPr>
          <w:p>
            <w:pPr>
              <w:pStyle w:val="Normal"/>
              <w:rPr>
                <w:ins w:id="9954" w:author="Claude" w:date="2026-09-27T17:00:00Z"/>
              </w:rPr>
            </w:pPr>
            <w:ins w:id="9955" w:author="Claude" w:date="2026-09-27T17:00:00Z">
              <w:r>
                <w:rPr>
                  <w:rStyle w:val="CodeChar"/>
                </w:rPr>
                <w:t xml:space="preserve">img</w:t>
              </w:r>
            </w:ins>
          </w:p>
        </w:tc>
        <w:tc>
          <w:tcPr>
            <w:tcW w:w="1383" w:type="dxa"/>
          </w:tcPr>
          <w:p>
            <w:pPr>
              <w:pStyle w:val="Normal"/>
              <w:rPr>
                <w:ins w:id="9956" w:author="Claude" w:date="2026-09-27T17:00:00Z"/>
              </w:rPr>
            </w:pPr>
            <w:ins w:id="9957" w:author="Claude" w:date="2026-09-27T17:00:00Z">
              <w:r>
                <w:t xml:space="preserve">Custom image</w:t>
              </w:r>
            </w:ins>
          </w:p>
        </w:tc>
        <w:tc>
          <w:tcPr>
            <w:tcW w:w="1469" w:type="dxa"/>
          </w:tcPr>
          <w:p>
            <w:pPr>
              <w:pStyle w:val="Normal"/>
              <w:rPr>
                <w:ins w:id="9958" w:author="Claude" w:date="2026-09-27T17:00:00Z"/>
              </w:rPr>
            </w:pPr>
            <w:ins w:id="9959" w:author="Claude" w:date="2026-09-27T17:00:00Z">
              <w:r>
                <w:t xml:space="preserve">Captured or imported boot image</w:t>
              </w:r>
            </w:ins>
          </w:p>
        </w:tc>
        <w:tc>
          <w:tcPr>
            <w:tcW w:w="821" w:type="dxa"/>
          </w:tcPr>
          <w:p>
            <w:pPr>
              <w:pStyle w:val="Normal"/>
              <w:rPr>
                <w:ins w:id="9960" w:author="Claude" w:date="2026-09-27T17:00:00Z"/>
              </w:rPr>
            </w:pPr>
            <w:ins w:id="9961" w:author="Claude" w:date="2026-09-27T17:00:00Z">
              <w:r>
                <w:t xml:space="preserve">R</w:t>
              </w:r>
            </w:ins>
          </w:p>
        </w:tc>
        <w:tc>
          <w:tcPr>
            <w:tcW w:w="1037" w:type="dxa"/>
          </w:tcPr>
          <w:p>
            <w:pPr>
              <w:pStyle w:val="Normal"/>
              <w:rPr>
                <w:ins w:id="9962" w:author="Claude" w:date="2026-09-27T17:00:00Z"/>
              </w:rPr>
            </w:pPr>
            <w:ins w:id="9963" w:author="Claude" w:date="2026-09-27T17:00:00Z">
              <w:r>
                <w:t xml:space="preserve">Required: A + version</w:t>
              </w:r>
            </w:ins>
          </w:p>
        </w:tc>
        <w:tc>
          <w:tcPr>
            <w:tcW w:w="3829" w:type="dxa"/>
          </w:tcPr>
          <w:p>
            <w:pPr>
              <w:pStyle w:val="Normal"/>
              <w:rPr>
                <w:ins w:id="9964" w:author="Claude" w:date="2026-09-27T17:00:00Z"/>
              </w:rPr>
            </w:pPr>
            <w:ins w:id="9965" w:author="Claude" w:date="2026-09-27T17:00:00Z">
              <w:r>
                <w:rPr>
                  <w:rStyle w:val="CodeChar"/>
                </w:rPr>
                <w:t xml:space="preserve">cmr-prd-cas-img-gold-ol9-20260915</w:t>
              </w:r>
            </w:ins>
          </w:p>
        </w:tc>
      </w:tr>
      <w:tr>
        <w:trPr>
          <w:ins w:id="9966" w:author="Claude" w:date="2026-09-27T17:00:00Z"/>
        </w:trPr>
        <w:tc>
          <w:tcPr>
            <w:tcW w:w="821" w:type="dxa"/>
          </w:tcPr>
          <w:p>
            <w:pPr>
              <w:pStyle w:val="Normal"/>
              <w:rPr>
                <w:ins w:id="9967" w:author="Claude" w:date="2026-09-27T17:00:00Z"/>
              </w:rPr>
            </w:pPr>
            <w:ins w:id="9968" w:author="Claude" w:date="2026-09-27T17:00:00Z">
              <w:r>
                <w:rPr>
                  <w:rStyle w:val="CodeChar"/>
                </w:rPr>
                <w:t xml:space="preserve">bov</w:t>
              </w:r>
            </w:ins>
          </w:p>
        </w:tc>
        <w:tc>
          <w:tcPr>
            <w:tcW w:w="1383" w:type="dxa"/>
          </w:tcPr>
          <w:p>
            <w:pPr>
              <w:pStyle w:val="Normal"/>
              <w:rPr>
                <w:ins w:id="9969" w:author="Claude" w:date="2026-09-27T17:00:00Z"/>
              </w:rPr>
            </w:pPr>
            <w:ins w:id="9970" w:author="Claude" w:date="2026-09-27T17:00:00Z">
              <w:r>
                <w:t xml:space="preserve">Boot volume (detached, kept)</w:t>
              </w:r>
            </w:ins>
          </w:p>
        </w:tc>
        <w:tc>
          <w:tcPr>
            <w:tcW w:w="1469" w:type="dxa"/>
          </w:tcPr>
          <w:p>
            <w:pPr>
              <w:pStyle w:val="Normal"/>
              <w:rPr>
                <w:ins w:id="9971" w:author="Claude" w:date="2026-09-27T17:00:00Z"/>
              </w:rPr>
            </w:pPr>
            <w:ins w:id="9972" w:author="Claude" w:date="2026-09-27T17:00:00Z">
              <w:r>
                <w:t xml:space="preserve">OS disk not attached to an instance</w:t>
              </w:r>
            </w:ins>
          </w:p>
        </w:tc>
        <w:tc>
          <w:tcPr>
            <w:tcW w:w="821" w:type="dxa"/>
          </w:tcPr>
          <w:p>
            <w:pPr>
              <w:pStyle w:val="Normal"/>
              <w:rPr>
                <w:ins w:id="9973" w:author="Claude" w:date="2026-09-27T17:00:00Z"/>
              </w:rPr>
            </w:pPr>
            <w:ins w:id="9974" w:author="Claude" w:date="2026-09-27T17:00:00Z">
              <w:r>
                <w:t xml:space="preserve">R</w:t>
              </w:r>
            </w:ins>
          </w:p>
        </w:tc>
        <w:tc>
          <w:tcPr>
            <w:tcW w:w="1037" w:type="dxa"/>
          </w:tcPr>
          <w:p>
            <w:pPr>
              <w:pStyle w:val="Normal"/>
              <w:rPr>
                <w:ins w:id="9975" w:author="Claude" w:date="2026-09-27T17:00:00Z"/>
              </w:rPr>
            </w:pPr>
            <w:ins w:id="9976" w:author="Claude" w:date="2026-09-27T17:00:00Z">
              <w:r>
                <w:t xml:space="preserve">None</w:t>
              </w:r>
            </w:ins>
          </w:p>
        </w:tc>
        <w:tc>
          <w:tcPr>
            <w:tcW w:w="3829" w:type="dxa"/>
          </w:tcPr>
          <w:p>
            <w:pPr>
              <w:pStyle w:val="Normal"/>
              <w:rPr>
                <w:ins w:id="9977" w:author="Claude" w:date="2026-09-27T17:00:00Z"/>
              </w:rPr>
            </w:pPr>
            <w:ins w:id="9978" w:author="Claude" w:date="2026-09-27T17:00:00Z">
              <w:r>
                <w:rPr>
                  <w:rStyle w:val="CodeChar"/>
                </w:rPr>
                <w:t xml:space="preserve">cmr-prd-cas-bov-cbs-01</w:t>
              </w:r>
            </w:ins>
          </w:p>
        </w:tc>
      </w:tr>
      <w:tr>
        <w:trPr>
          <w:ins w:id="9979" w:author="Claude" w:date="2026-09-27T17:00:00Z"/>
        </w:trPr>
        <w:tc>
          <w:tcPr>
            <w:tcW w:w="821" w:type="dxa"/>
          </w:tcPr>
          <w:p>
            <w:pPr>
              <w:pStyle w:val="Normal"/>
              <w:rPr>
                <w:ins w:id="9980" w:author="Claude" w:date="2026-09-27T17:00:00Z"/>
              </w:rPr>
            </w:pPr>
            <w:ins w:id="9981" w:author="Claude" w:date="2026-09-27T17:00:00Z">
              <w:r>
                <w:rPr>
                  <w:rStyle w:val="CodeChar"/>
                </w:rPr>
                <w:t xml:space="preserve">blv</w:t>
              </w:r>
            </w:ins>
          </w:p>
        </w:tc>
        <w:tc>
          <w:tcPr>
            <w:tcW w:w="1383" w:type="dxa"/>
          </w:tcPr>
          <w:p>
            <w:pPr>
              <w:pStyle w:val="Normal"/>
              <w:rPr>
                <w:ins w:id="9982" w:author="Claude" w:date="2026-09-27T17:00:00Z"/>
              </w:rPr>
            </w:pPr>
            <w:ins w:id="9983" w:author="Claude" w:date="2026-09-27T17:00:00Z">
              <w:r>
                <w:t xml:space="preserve">Block volume</w:t>
              </w:r>
            </w:ins>
          </w:p>
        </w:tc>
        <w:tc>
          <w:tcPr>
            <w:tcW w:w="1469" w:type="dxa"/>
          </w:tcPr>
          <w:p>
            <w:pPr>
              <w:pStyle w:val="Normal"/>
              <w:rPr>
                <w:ins w:id="9984" w:author="Claude" w:date="2026-09-27T17:00:00Z"/>
              </w:rPr>
            </w:pPr>
            <w:ins w:id="9985" w:author="Claude" w:date="2026-09-27T17:00:00Z">
              <w:r>
                <w:t xml:space="preserve">Data disk</w:t>
              </w:r>
            </w:ins>
          </w:p>
        </w:tc>
        <w:tc>
          <w:tcPr>
            <w:tcW w:w="821" w:type="dxa"/>
          </w:tcPr>
          <w:p>
            <w:pPr>
              <w:pStyle w:val="Normal"/>
              <w:rPr>
                <w:ins w:id="9986" w:author="Claude" w:date="2026-09-27T17:00:00Z"/>
              </w:rPr>
            </w:pPr>
            <w:ins w:id="9987" w:author="Claude" w:date="2026-09-27T17:00:00Z">
              <w:r>
                <w:t xml:space="preserve">R</w:t>
              </w:r>
            </w:ins>
          </w:p>
        </w:tc>
        <w:tc>
          <w:tcPr>
            <w:tcW w:w="1037" w:type="dxa"/>
          </w:tcPr>
          <w:p>
            <w:pPr>
              <w:pStyle w:val="Normal"/>
              <w:rPr>
                <w:ins w:id="9988" w:author="Claude" w:date="2026-09-27T17:00:00Z"/>
              </w:rPr>
            </w:pPr>
            <w:ins w:id="9989" w:author="Claude" w:date="2026-09-27T17:00:00Z">
              <w:r>
                <w:t xml:space="preserve">Optional: O (content)</w:t>
              </w:r>
            </w:ins>
          </w:p>
        </w:tc>
        <w:tc>
          <w:tcPr>
            <w:tcW w:w="3829" w:type="dxa"/>
          </w:tcPr>
          <w:p>
            <w:pPr>
              <w:pStyle w:val="Normal"/>
              <w:rPr>
                <w:ins w:id="9990" w:author="Claude" w:date="2026-09-27T17:00:00Z"/>
              </w:rPr>
            </w:pPr>
            <w:ins w:id="9991" w:author="Claude" w:date="2026-09-27T17:00:00Z">
              <w:r>
                <w:rPr>
                  <w:rStyle w:val="CodeChar"/>
                </w:rPr>
                <w:t xml:space="preserve">cmr-prd-cas-blv-cbs-data-01</w:t>
              </w:r>
            </w:ins>
          </w:p>
        </w:tc>
      </w:tr>
      <w:tr>
        <w:trPr>
          <w:ins w:id="9992" w:author="Claude" w:date="2026-09-27T17:00:00Z"/>
        </w:trPr>
        <w:tc>
          <w:tcPr>
            <w:tcW w:w="821" w:type="dxa"/>
          </w:tcPr>
          <w:p>
            <w:pPr>
              <w:pStyle w:val="Normal"/>
              <w:rPr>
                <w:ins w:id="9993" w:author="Claude" w:date="2026-09-27T17:00:00Z"/>
              </w:rPr>
            </w:pPr>
            <w:ins w:id="9994" w:author="Claude" w:date="2026-09-27T17:00:00Z">
              <w:r>
                <w:rPr>
                  <w:rStyle w:val="CodeChar"/>
                </w:rPr>
                <w:t xml:space="preserve">vgp</w:t>
              </w:r>
            </w:ins>
          </w:p>
        </w:tc>
        <w:tc>
          <w:tcPr>
            <w:tcW w:w="1383" w:type="dxa"/>
          </w:tcPr>
          <w:p>
            <w:pPr>
              <w:pStyle w:val="Normal"/>
              <w:rPr>
                <w:ins w:id="9995" w:author="Claude" w:date="2026-09-27T17:00:00Z"/>
              </w:rPr>
            </w:pPr>
            <w:ins w:id="9996" w:author="Claude" w:date="2026-09-27T17:00:00Z">
              <w:r>
                <w:t xml:space="preserve">Volume group</w:t>
              </w:r>
            </w:ins>
          </w:p>
        </w:tc>
        <w:tc>
          <w:tcPr>
            <w:tcW w:w="1469" w:type="dxa"/>
          </w:tcPr>
          <w:p>
            <w:pPr>
              <w:pStyle w:val="Normal"/>
              <w:rPr>
                <w:ins w:id="9997" w:author="Claude" w:date="2026-09-27T17:00:00Z"/>
              </w:rPr>
            </w:pPr>
            <w:ins w:id="9998" w:author="Claude" w:date="2026-09-27T17:00:00Z">
              <w:r>
                <w:t xml:space="preserve">Volumes backed up or replicated together</w:t>
              </w:r>
            </w:ins>
          </w:p>
        </w:tc>
        <w:tc>
          <w:tcPr>
            <w:tcW w:w="821" w:type="dxa"/>
          </w:tcPr>
          <w:p>
            <w:pPr>
              <w:pStyle w:val="Normal"/>
              <w:rPr>
                <w:ins w:id="9999" w:author="Claude" w:date="2026-09-27T17:00:00Z"/>
              </w:rPr>
            </w:pPr>
            <w:ins w:id="10000" w:author="Claude" w:date="2026-09-27T17:00:00Z">
              <w:r>
                <w:t xml:space="preserve">R</w:t>
              </w:r>
            </w:ins>
          </w:p>
        </w:tc>
        <w:tc>
          <w:tcPr>
            <w:tcW w:w="1037" w:type="dxa"/>
          </w:tcPr>
          <w:p>
            <w:pPr>
              <w:pStyle w:val="Normal"/>
              <w:rPr>
                <w:ins w:id="10001" w:author="Claude" w:date="2026-09-27T17:00:00Z"/>
              </w:rPr>
            </w:pPr>
            <w:ins w:id="10002" w:author="Claude" w:date="2026-09-27T17:00:00Z">
              <w:r>
                <w:t xml:space="preserve">None</w:t>
              </w:r>
            </w:ins>
          </w:p>
        </w:tc>
        <w:tc>
          <w:tcPr>
            <w:tcW w:w="3829" w:type="dxa"/>
          </w:tcPr>
          <w:p>
            <w:pPr>
              <w:pStyle w:val="Normal"/>
              <w:rPr>
                <w:ins w:id="10003" w:author="Claude" w:date="2026-09-27T17:00:00Z"/>
              </w:rPr>
            </w:pPr>
            <w:ins w:id="10004" w:author="Claude" w:date="2026-09-27T17:00:00Z">
              <w:r>
                <w:rPr>
                  <w:rStyle w:val="CodeChar"/>
                </w:rPr>
                <w:t xml:space="preserve">cmr-prd-cas-vgp-cbs-01</w:t>
              </w:r>
            </w:ins>
          </w:p>
        </w:tc>
      </w:tr>
      <w:tr>
        <w:trPr>
          <w:ins w:id="10005" w:author="Claude" w:date="2026-09-27T17:00:00Z"/>
        </w:trPr>
        <w:tc>
          <w:tcPr>
            <w:tcW w:w="821" w:type="dxa"/>
          </w:tcPr>
          <w:p>
            <w:pPr>
              <w:pStyle w:val="Normal"/>
              <w:rPr>
                <w:ins w:id="10006" w:author="Claude" w:date="2026-09-27T17:00:00Z"/>
              </w:rPr>
            </w:pPr>
            <w:ins w:id="10007" w:author="Claude" w:date="2026-09-27T17:00:00Z">
              <w:r>
                <w:rPr>
                  <w:rStyle w:val="CodeChar"/>
                </w:rPr>
                <w:t xml:space="preserve">bvp</w:t>
              </w:r>
            </w:ins>
          </w:p>
        </w:tc>
        <w:tc>
          <w:tcPr>
            <w:tcW w:w="1383" w:type="dxa"/>
          </w:tcPr>
          <w:p>
            <w:pPr>
              <w:pStyle w:val="Normal"/>
              <w:rPr>
                <w:ins w:id="10008" w:author="Claude" w:date="2026-09-27T17:00:00Z"/>
              </w:rPr>
            </w:pPr>
            <w:ins w:id="10009" w:author="Claude" w:date="2026-09-27T17:00:00Z">
              <w:r>
                <w:t xml:space="preserve">Volume backup policy</w:t>
              </w:r>
            </w:ins>
          </w:p>
        </w:tc>
        <w:tc>
          <w:tcPr>
            <w:tcW w:w="1469" w:type="dxa"/>
          </w:tcPr>
          <w:p>
            <w:pPr>
              <w:pStyle w:val="Normal"/>
              <w:rPr>
                <w:ins w:id="10010" w:author="Claude" w:date="2026-09-27T17:00:00Z"/>
              </w:rPr>
            </w:pPr>
            <w:ins w:id="10011" w:author="Claude" w:date="2026-09-27T17:00:00Z">
              <w:r>
                <w:t xml:space="preserve">Backup schedule for volumes</w:t>
              </w:r>
            </w:ins>
          </w:p>
        </w:tc>
        <w:tc>
          <w:tcPr>
            <w:tcW w:w="821" w:type="dxa"/>
          </w:tcPr>
          <w:p>
            <w:pPr>
              <w:pStyle w:val="Normal"/>
              <w:rPr>
                <w:ins w:id="10012" w:author="Claude" w:date="2026-09-27T17:00:00Z"/>
              </w:rPr>
            </w:pPr>
            <w:ins w:id="10013" w:author="Claude" w:date="2026-09-27T17:00:00Z">
              <w:r>
                <w:t xml:space="preserve">R</w:t>
              </w:r>
            </w:ins>
          </w:p>
        </w:tc>
        <w:tc>
          <w:tcPr>
            <w:tcW w:w="1037" w:type="dxa"/>
          </w:tcPr>
          <w:p>
            <w:pPr>
              <w:pStyle w:val="Normal"/>
              <w:rPr>
                <w:ins w:id="10014" w:author="Claude" w:date="2026-09-27T17:00:00Z"/>
              </w:rPr>
            </w:pPr>
            <w:ins w:id="10015" w:author="Claude" w:date="2026-09-27T17:00:00Z">
              <w:r>
                <w:t xml:space="preserve">None</w:t>
              </w:r>
            </w:ins>
          </w:p>
        </w:tc>
        <w:tc>
          <w:tcPr>
            <w:tcW w:w="3829" w:type="dxa"/>
          </w:tcPr>
          <w:p>
            <w:pPr>
              <w:pStyle w:val="Normal"/>
              <w:rPr>
                <w:ins w:id="10016" w:author="Claude" w:date="2026-09-27T17:00:00Z"/>
              </w:rPr>
            </w:pPr>
            <w:ins w:id="10017" w:author="Claude" w:date="2026-09-27T17:00:00Z">
              <w:r>
                <w:rPr>
                  <w:rStyle w:val="CodeChar"/>
                </w:rPr>
                <w:t xml:space="preserve">cmr-prd-cas-bvp-bkp-01</w:t>
              </w:r>
            </w:ins>
          </w:p>
        </w:tc>
      </w:tr>
      <w:tr>
        <w:trPr>
          <w:ins w:id="10018" w:author="Claude" w:date="2026-09-27T17:00:00Z"/>
        </w:trPr>
        <w:tc>
          <w:tcPr>
            <w:tcW w:w="821" w:type="dxa"/>
          </w:tcPr>
          <w:p>
            <w:pPr>
              <w:pStyle w:val="Normal"/>
              <w:rPr>
                <w:ins w:id="10019" w:author="Claude" w:date="2026-09-27T17:00:00Z"/>
              </w:rPr>
            </w:pPr>
            <w:ins w:id="10020" w:author="Claude" w:date="2026-09-27T17:00:00Z">
              <w:r>
                <w:rPr>
                  <w:rStyle w:val="CodeChar"/>
                </w:rPr>
                <w:t xml:space="preserve">dvh</w:t>
              </w:r>
            </w:ins>
          </w:p>
        </w:tc>
        <w:tc>
          <w:tcPr>
            <w:tcW w:w="1383" w:type="dxa"/>
          </w:tcPr>
          <w:p>
            <w:pPr>
              <w:pStyle w:val="Normal"/>
              <w:rPr>
                <w:ins w:id="10021" w:author="Claude" w:date="2026-09-27T17:00:00Z"/>
              </w:rPr>
            </w:pPr>
            <w:ins w:id="10022" w:author="Claude" w:date="2026-09-27T17:00:00Z">
              <w:r>
                <w:t xml:space="preserve">Dedicated VM host</w:t>
              </w:r>
            </w:ins>
          </w:p>
        </w:tc>
        <w:tc>
          <w:tcPr>
            <w:tcW w:w="1469" w:type="dxa"/>
          </w:tcPr>
          <w:p>
            <w:pPr>
              <w:pStyle w:val="Normal"/>
              <w:rPr>
                <w:ins w:id="10023" w:author="Claude" w:date="2026-09-27T17:00:00Z"/>
              </w:rPr>
            </w:pPr>
            <w:ins w:id="10024" w:author="Claude" w:date="2026-09-27T17:00:00Z">
              <w:r>
                <w:t xml:space="preserve">Single-tenant host for VMs</w:t>
              </w:r>
            </w:ins>
          </w:p>
        </w:tc>
        <w:tc>
          <w:tcPr>
            <w:tcW w:w="821" w:type="dxa"/>
          </w:tcPr>
          <w:p>
            <w:pPr>
              <w:pStyle w:val="Normal"/>
              <w:rPr>
                <w:ins w:id="10025" w:author="Claude" w:date="2026-09-27T17:00:00Z"/>
              </w:rPr>
            </w:pPr>
            <w:ins w:id="10026" w:author="Claude" w:date="2026-09-27T17:00:00Z">
              <w:r>
                <w:t xml:space="preserve">R</w:t>
              </w:r>
            </w:ins>
          </w:p>
        </w:tc>
        <w:tc>
          <w:tcPr>
            <w:tcW w:w="1037" w:type="dxa"/>
          </w:tcPr>
          <w:p>
            <w:pPr>
              <w:pStyle w:val="Normal"/>
              <w:rPr>
                <w:ins w:id="10027" w:author="Claude" w:date="2026-09-27T17:00:00Z"/>
              </w:rPr>
            </w:pPr>
            <w:ins w:id="10028" w:author="Claude" w:date="2026-09-27T17:00:00Z">
              <w:r>
                <w:t xml:space="preserve">None</w:t>
              </w:r>
            </w:ins>
          </w:p>
        </w:tc>
        <w:tc>
          <w:tcPr>
            <w:tcW w:w="3829" w:type="dxa"/>
          </w:tcPr>
          <w:p>
            <w:pPr>
              <w:pStyle w:val="Normal"/>
              <w:rPr>
                <w:ins w:id="10029" w:author="Claude" w:date="2026-09-27T17:00:00Z"/>
              </w:rPr>
            </w:pPr>
            <w:ins w:id="10030" w:author="Claude" w:date="2026-09-27T17:00:00Z">
              <w:r>
                <w:rPr>
                  <w:rStyle w:val="CodeChar"/>
                </w:rPr>
                <w:t xml:space="preserve">cmr-prd-cas-dvh-cbs-01</w:t>
              </w:r>
            </w:ins>
          </w:p>
        </w:tc>
      </w:tr>
      <w:tr>
        <w:trPr>
          <w:ins w:id="10031" w:author="Claude" w:date="2026-09-27T17:00:00Z"/>
        </w:trPr>
        <w:tc>
          <w:tcPr>
            <w:tcW w:w="821" w:type="dxa"/>
          </w:tcPr>
          <w:p>
            <w:pPr>
              <w:pStyle w:val="Normal"/>
              <w:rPr>
                <w:ins w:id="10032" w:author="Claude" w:date="2026-09-27T17:00:00Z"/>
              </w:rPr>
            </w:pPr>
            <w:ins w:id="10033" w:author="Claude" w:date="2026-09-27T17:00:00Z">
              <w:r>
                <w:rPr>
                  <w:rStyle w:val="CodeChar"/>
                </w:rPr>
                <w:t xml:space="preserve">crv</w:t>
              </w:r>
            </w:ins>
          </w:p>
        </w:tc>
        <w:tc>
          <w:tcPr>
            <w:tcW w:w="1383" w:type="dxa"/>
          </w:tcPr>
          <w:p>
            <w:pPr>
              <w:pStyle w:val="Normal"/>
              <w:rPr>
                <w:ins w:id="10034" w:author="Claude" w:date="2026-09-27T17:00:00Z"/>
              </w:rPr>
            </w:pPr>
            <w:ins w:id="10035" w:author="Claude" w:date="2026-09-27T17:00:00Z">
              <w:r>
                <w:t xml:space="preserve">Capacity reservation</w:t>
              </w:r>
            </w:ins>
          </w:p>
        </w:tc>
        <w:tc>
          <w:tcPr>
            <w:tcW w:w="1469" w:type="dxa"/>
          </w:tcPr>
          <w:p>
            <w:pPr>
              <w:pStyle w:val="Normal"/>
              <w:rPr>
                <w:ins w:id="10036" w:author="Claude" w:date="2026-09-27T17:00:00Z"/>
              </w:rPr>
            </w:pPr>
            <w:ins w:id="10037" w:author="Claude" w:date="2026-09-27T17:00:00Z">
              <w:r>
                <w:t xml:space="preserve">Reserved compute capacity</w:t>
              </w:r>
            </w:ins>
          </w:p>
        </w:tc>
        <w:tc>
          <w:tcPr>
            <w:tcW w:w="821" w:type="dxa"/>
          </w:tcPr>
          <w:p>
            <w:pPr>
              <w:pStyle w:val="Normal"/>
              <w:rPr>
                <w:ins w:id="10038" w:author="Claude" w:date="2026-09-27T17:00:00Z"/>
              </w:rPr>
            </w:pPr>
            <w:ins w:id="10039" w:author="Claude" w:date="2026-09-27T17:00:00Z">
              <w:r>
                <w:t xml:space="preserve">R</w:t>
              </w:r>
            </w:ins>
          </w:p>
        </w:tc>
        <w:tc>
          <w:tcPr>
            <w:tcW w:w="1037" w:type="dxa"/>
          </w:tcPr>
          <w:p>
            <w:pPr>
              <w:pStyle w:val="Normal"/>
              <w:rPr>
                <w:ins w:id="10040" w:author="Claude" w:date="2026-09-27T17:00:00Z"/>
              </w:rPr>
            </w:pPr>
            <w:ins w:id="10041" w:author="Claude" w:date="2026-09-27T17:00:00Z">
              <w:r>
                <w:t xml:space="preserve">None</w:t>
              </w:r>
            </w:ins>
          </w:p>
        </w:tc>
        <w:tc>
          <w:tcPr>
            <w:tcW w:w="3829" w:type="dxa"/>
          </w:tcPr>
          <w:p>
            <w:pPr>
              <w:pStyle w:val="Normal"/>
              <w:rPr>
                <w:ins w:id="10042" w:author="Claude" w:date="2026-09-27T17:00:00Z"/>
              </w:rPr>
            </w:pPr>
            <w:ins w:id="10043" w:author="Claude" w:date="2026-09-27T17:00:00Z">
              <w:r>
                <w:rPr>
                  <w:rStyle w:val="CodeChar"/>
                </w:rPr>
                <w:t xml:space="preserve">cmr-prd-jnb-crv-cbs-01</w:t>
              </w:r>
            </w:ins>
          </w:p>
        </w:tc>
      </w:tr>
      <w:tr>
        <w:trPr>
          <w:ins w:id="10044" w:author="Claude" w:date="2026-09-27T17:00:00Z"/>
        </w:trPr>
        <w:tc>
          <w:tcPr>
            <w:tcW w:w="821" w:type="dxa"/>
          </w:tcPr>
          <w:p>
            <w:pPr>
              <w:pStyle w:val="Normal"/>
              <w:rPr>
                <w:ins w:id="10045" w:author="Claude" w:date="2026-09-27T17:00:00Z"/>
              </w:rPr>
            </w:pPr>
            <w:ins w:id="10046" w:author="Claude" w:date="2026-09-27T17:00:00Z">
              <w:r>
                <w:rPr>
                  <w:rStyle w:val="CodeChar"/>
                </w:rPr>
                <w:t xml:space="preserve">cin</w:t>
              </w:r>
            </w:ins>
          </w:p>
        </w:tc>
        <w:tc>
          <w:tcPr>
            <w:tcW w:w="1383" w:type="dxa"/>
          </w:tcPr>
          <w:p>
            <w:pPr>
              <w:pStyle w:val="Normal"/>
              <w:rPr>
                <w:ins w:id="10047" w:author="Claude" w:date="2026-09-27T17:00:00Z"/>
              </w:rPr>
            </w:pPr>
            <w:ins w:id="10048" w:author="Claude" w:date="2026-09-27T17:00:00Z">
              <w:r>
                <w:t xml:space="preserve">Container instance</w:t>
              </w:r>
            </w:ins>
          </w:p>
        </w:tc>
        <w:tc>
          <w:tcPr>
            <w:tcW w:w="1469" w:type="dxa"/>
          </w:tcPr>
          <w:p>
            <w:pPr>
              <w:pStyle w:val="Normal"/>
              <w:rPr>
                <w:ins w:id="10049" w:author="Claude" w:date="2026-09-27T17:00:00Z"/>
              </w:rPr>
            </w:pPr>
            <w:ins w:id="10050" w:author="Claude" w:date="2026-09-27T17:00:00Z">
              <w:r>
                <w:t xml:space="preserve">Serverless containers</w:t>
              </w:r>
            </w:ins>
          </w:p>
        </w:tc>
        <w:tc>
          <w:tcPr>
            <w:tcW w:w="821" w:type="dxa"/>
          </w:tcPr>
          <w:p>
            <w:pPr>
              <w:pStyle w:val="Normal"/>
              <w:rPr>
                <w:ins w:id="10051" w:author="Claude" w:date="2026-09-27T17:00:00Z"/>
              </w:rPr>
            </w:pPr>
            <w:ins w:id="10052" w:author="Claude" w:date="2026-09-27T17:00:00Z">
              <w:r>
                <w:t xml:space="preserve">R</w:t>
              </w:r>
            </w:ins>
          </w:p>
        </w:tc>
        <w:tc>
          <w:tcPr>
            <w:tcW w:w="1037" w:type="dxa"/>
          </w:tcPr>
          <w:p>
            <w:pPr>
              <w:pStyle w:val="Normal"/>
              <w:rPr>
                <w:ins w:id="10053" w:author="Claude" w:date="2026-09-27T17:00:00Z"/>
              </w:rPr>
            </w:pPr>
            <w:ins w:id="10054" w:author="Claude" w:date="2026-09-27T17:00:00Z">
              <w:r>
                <w:t xml:space="preserve">None</w:t>
              </w:r>
            </w:ins>
          </w:p>
        </w:tc>
        <w:tc>
          <w:tcPr>
            <w:tcW w:w="3829" w:type="dxa"/>
          </w:tcPr>
          <w:p>
            <w:pPr>
              <w:pStyle w:val="Normal"/>
              <w:rPr>
                <w:ins w:id="10055" w:author="Claude" w:date="2026-09-27T17:00:00Z"/>
              </w:rPr>
            </w:pPr>
            <w:ins w:id="10056" w:author="Claude" w:date="2026-09-27T17:00:00Z">
              <w:r>
                <w:rPr>
                  <w:rStyle w:val="CodeChar"/>
                </w:rPr>
                <w:t xml:space="preserve">cmr-prd-cas-cin-pay-01</w:t>
              </w:r>
            </w:ins>
          </w:p>
        </w:tc>
      </w:tr>
      <w:tr>
        <w:trPr>
          <w:ins w:id="10057" w:author="Claude" w:date="2026-09-27T17:00:00Z"/>
        </w:trPr>
        <w:tc>
          <w:tcPr>
            <w:tcW w:w="821" w:type="dxa"/>
          </w:tcPr>
          <w:p>
            <w:pPr>
              <w:pStyle w:val="Normal"/>
              <w:rPr>
                <w:ins w:id="10058" w:author="Claude" w:date="2026-09-27T17:00:00Z"/>
              </w:rPr>
            </w:pPr>
            <w:ins w:id="10059" w:author="Claude" w:date="2026-09-27T17:00:00Z">
              <w:r>
                <w:rPr>
                  <w:rStyle w:val="CodeChar"/>
                </w:rPr>
                <w:t xml:space="preserve">osm</w:t>
              </w:r>
            </w:ins>
          </w:p>
        </w:tc>
        <w:tc>
          <w:tcPr>
            <w:tcW w:w="1383" w:type="dxa"/>
          </w:tcPr>
          <w:p>
            <w:pPr>
              <w:pStyle w:val="Normal"/>
              <w:rPr>
                <w:ins w:id="10060" w:author="Claude" w:date="2026-09-27T17:00:00Z"/>
              </w:rPr>
            </w:pPr>
            <w:ins w:id="10061" w:author="Claude" w:date="2026-09-27T17:00:00Z">
              <w:r>
                <w:t xml:space="preserve">OS Management Hub profile</w:t>
              </w:r>
            </w:ins>
          </w:p>
        </w:tc>
        <w:tc>
          <w:tcPr>
            <w:tcW w:w="1469" w:type="dxa"/>
          </w:tcPr>
          <w:p>
            <w:pPr>
              <w:pStyle w:val="Normal"/>
              <w:rPr>
                <w:ins w:id="10062" w:author="Claude" w:date="2026-09-27T17:00:00Z"/>
              </w:rPr>
            </w:pPr>
            <w:ins w:id="10063" w:author="Claude" w:date="2026-09-27T17:00:00Z">
              <w:r>
                <w:t xml:space="preserve">Patch and package management profile</w:t>
              </w:r>
            </w:ins>
          </w:p>
        </w:tc>
        <w:tc>
          <w:tcPr>
            <w:tcW w:w="821" w:type="dxa"/>
          </w:tcPr>
          <w:p>
            <w:pPr>
              <w:pStyle w:val="Normal"/>
              <w:rPr>
                <w:ins w:id="10064" w:author="Claude" w:date="2026-09-27T17:00:00Z"/>
              </w:rPr>
            </w:pPr>
            <w:ins w:id="10065" w:author="Claude" w:date="2026-09-27T17:00:00Z">
              <w:r>
                <w:t xml:space="preserve">R</w:t>
              </w:r>
            </w:ins>
          </w:p>
        </w:tc>
        <w:tc>
          <w:tcPr>
            <w:tcW w:w="1037" w:type="dxa"/>
          </w:tcPr>
          <w:p>
            <w:pPr>
              <w:pStyle w:val="Normal"/>
              <w:rPr>
                <w:ins w:id="10066" w:author="Claude" w:date="2026-09-27T17:00:00Z"/>
              </w:rPr>
            </w:pPr>
            <w:ins w:id="10067" w:author="Claude" w:date="2026-09-27T17:00:00Z">
              <w:r>
                <w:t xml:space="preserve">None</w:t>
              </w:r>
            </w:ins>
          </w:p>
        </w:tc>
        <w:tc>
          <w:tcPr>
            <w:tcW w:w="3829" w:type="dxa"/>
          </w:tcPr>
          <w:p>
            <w:pPr>
              <w:pStyle w:val="Normal"/>
              <w:rPr>
                <w:ins w:id="10068" w:author="Claude" w:date="2026-09-27T17:00:00Z"/>
              </w:rPr>
            </w:pPr>
            <w:ins w:id="10069" w:author="Claude" w:date="2026-09-27T17:00:00Z">
              <w:r>
                <w:rPr>
                  <w:rStyle w:val="CodeChar"/>
                </w:rPr>
                <w:t xml:space="preserve">cmr-prd-cas-osm-cbs-01</w:t>
              </w:r>
            </w:ins>
          </w:p>
        </w:tc>
      </w:tr>
    </w:tbl>
    <w:p>
      <w:pPr>
        <w:pStyle w:val="Normal"/>
        <w:rPr>
          <w:ins w:id="10070" w:author="Claude" w:date="2026-09-27T17:00:00Z"/>
        </w:rPr>
      </w:pPr>
      <w:ins w:id="10071" w:author="Claude" w:date="2026-09-27T17:00:00Z">
        <w:r>
          <w:rPr>
            <w:b/>
          </w:rPr>
          <w:t xml:space="preserve">Kubernetes (OKE)</w:t>
        </w:r>
      </w:ins>
    </w:p>
    <w:tbl>
      <w:tblPr>
        <w:tblStyle w:val="TableGrid"/>
        <w:tblW w:w="9360" w:type="dxa"/>
        <w:tblInd w:w="113" w:type="dxa"/>
        <w:tblLayout w:type="fixed"/>
        <w:tblLook w:val="04a0" w:firstRow="1"/>
      </w:tblPr>
      <w:tblGrid>
        <w:gridCol w:w="953"/>
        <w:gridCol w:w="1110"/>
        <w:gridCol w:w="1314"/>
        <w:gridCol w:w="954"/>
        <w:gridCol w:w="1212"/>
        <w:gridCol w:w="3817"/>
      </w:tblGrid>
      <w:tr>
        <w:trPr>
          <w:tblHeader w:val="true"/>
          <w:ins w:id="10072" w:author="Claude" w:date="2026-09-27T17:00:00Z"/>
        </w:trPr>
        <w:tc>
          <w:tcPr>
            <w:tcW w:w="953" w:type="dxa"/>
            <w:shd w:val="clear" w:color="auto" w:fill="F2F2F2"/>
          </w:tcPr>
          <w:p>
            <w:pPr>
              <w:pStyle w:val="Normal"/>
              <w:rPr>
                <w:ins w:id="10073" w:author="Claude" w:date="2026-09-27T17:00:00Z"/>
              </w:rPr>
            </w:pPr>
            <w:ins w:id="10074" w:author="Claude" w:date="2026-09-27T17:00:00Z">
              <w:r>
                <w:t xml:space="preserve">Code</w:t>
              </w:r>
            </w:ins>
          </w:p>
        </w:tc>
        <w:tc>
          <w:tcPr>
            <w:tcW w:w="1110" w:type="dxa"/>
            <w:shd w:val="clear" w:color="auto" w:fill="F2F2F2"/>
          </w:tcPr>
          <w:p>
            <w:pPr>
              <w:pStyle w:val="Normal"/>
              <w:rPr>
                <w:ins w:id="10075" w:author="Claude" w:date="2026-09-27T17:00:00Z"/>
              </w:rPr>
            </w:pPr>
            <w:ins w:id="10076" w:author="Claude" w:date="2026-09-27T17:00:00Z">
              <w:r>
                <w:t xml:space="preserve">OCI resource</w:t>
              </w:r>
            </w:ins>
          </w:p>
        </w:tc>
        <w:tc>
          <w:tcPr>
            <w:tcW w:w="1314" w:type="dxa"/>
            <w:shd w:val="clear" w:color="auto" w:fill="F2F2F2"/>
          </w:tcPr>
          <w:p>
            <w:pPr>
              <w:pStyle w:val="Normal"/>
              <w:rPr>
                <w:ins w:id="10077" w:author="Claude" w:date="2026-09-27T17:00:00Z"/>
              </w:rPr>
            </w:pPr>
            <w:ins w:id="10078" w:author="Claude" w:date="2026-09-27T17:00:00Z">
              <w:r>
                <w:t xml:space="preserve">What it is</w:t>
              </w:r>
            </w:ins>
          </w:p>
        </w:tc>
        <w:tc>
          <w:tcPr>
            <w:tcW w:w="954" w:type="dxa"/>
            <w:shd w:val="clear" w:color="auto" w:fill="F2F2F2"/>
          </w:tcPr>
          <w:p>
            <w:pPr>
              <w:pStyle w:val="Normal"/>
              <w:rPr>
                <w:ins w:id="10079" w:author="Claude" w:date="2026-09-27T17:00:00Z"/>
              </w:rPr>
            </w:pPr>
            <w:ins w:id="10080" w:author="Claude" w:date="2026-09-27T17:00:00Z">
              <w:r>
                <w:t xml:space="preserve">Scope</w:t>
              </w:r>
            </w:ins>
          </w:p>
        </w:tc>
        <w:tc>
          <w:tcPr>
            <w:tcW w:w="1212" w:type="dxa"/>
            <w:shd w:val="clear" w:color="auto" w:fill="F2F2F2"/>
          </w:tcPr>
          <w:p>
            <w:pPr>
              <w:pStyle w:val="Normal"/>
              <w:rPr>
                <w:ins w:id="10081" w:author="Claude" w:date="2026-09-27T17:00:00Z"/>
              </w:rPr>
            </w:pPr>
            <w:ins w:id="10082" w:author="Claude" w:date="2026-09-27T17:00:00Z">
              <w:r>
                <w:t xml:space="preserve">Qualifier</w:t>
              </w:r>
            </w:ins>
          </w:p>
        </w:tc>
        <w:tc>
          <w:tcPr>
            <w:tcW w:w="3817" w:type="dxa"/>
            <w:shd w:val="clear" w:color="auto" w:fill="F2F2F2"/>
          </w:tcPr>
          <w:p>
            <w:pPr>
              <w:pStyle w:val="Normal"/>
              <w:rPr>
                <w:ins w:id="10083" w:author="Claude" w:date="2026-09-27T17:00:00Z"/>
              </w:rPr>
            </w:pPr>
            <w:ins w:id="10084" w:author="Claude" w:date="2026-09-27T17:00:00Z">
              <w:r>
                <w:t xml:space="preserve">Example</w:t>
              </w:r>
            </w:ins>
          </w:p>
        </w:tc>
      </w:tr>
      <w:tr>
        <w:trPr>
          <w:ins w:id="10085" w:author="Claude" w:date="2026-09-27T17:00:00Z"/>
        </w:trPr>
        <w:tc>
          <w:tcPr>
            <w:tcW w:w="953" w:type="dxa"/>
          </w:tcPr>
          <w:p>
            <w:pPr>
              <w:pStyle w:val="Normal"/>
              <w:rPr>
                <w:ins w:id="10086" w:author="Claude" w:date="2026-09-27T17:00:00Z"/>
              </w:rPr>
            </w:pPr>
            <w:ins w:id="10087" w:author="Claude" w:date="2026-09-27T17:00:00Z">
              <w:r>
                <w:rPr>
                  <w:rStyle w:val="CodeChar"/>
                </w:rPr>
                <w:t xml:space="preserve">oke</w:t>
              </w:r>
            </w:ins>
          </w:p>
        </w:tc>
        <w:tc>
          <w:tcPr>
            <w:tcW w:w="1110" w:type="dxa"/>
          </w:tcPr>
          <w:p>
            <w:pPr>
              <w:pStyle w:val="Normal"/>
              <w:rPr>
                <w:ins w:id="10088" w:author="Claude" w:date="2026-09-27T17:00:00Z"/>
              </w:rPr>
            </w:pPr>
            <w:ins w:id="10089" w:author="Claude" w:date="2026-09-27T17:00:00Z">
              <w:r>
                <w:t xml:space="preserve">OKE cluster</w:t>
              </w:r>
            </w:ins>
          </w:p>
        </w:tc>
        <w:tc>
          <w:tcPr>
            <w:tcW w:w="1314" w:type="dxa"/>
          </w:tcPr>
          <w:p>
            <w:pPr>
              <w:pStyle w:val="Normal"/>
              <w:rPr>
                <w:ins w:id="10090" w:author="Claude" w:date="2026-09-27T17:00:00Z"/>
              </w:rPr>
            </w:pPr>
            <w:ins w:id="10091" w:author="Claude" w:date="2026-09-27T17:00:00Z">
              <w:r>
                <w:t xml:space="preserve">Managed Kubernetes cluster</w:t>
              </w:r>
            </w:ins>
          </w:p>
        </w:tc>
        <w:tc>
          <w:tcPr>
            <w:tcW w:w="954" w:type="dxa"/>
          </w:tcPr>
          <w:p>
            <w:pPr>
              <w:pStyle w:val="Normal"/>
              <w:rPr>
                <w:ins w:id="10092" w:author="Claude" w:date="2026-09-27T17:00:00Z"/>
              </w:rPr>
            </w:pPr>
            <w:ins w:id="10093" w:author="Claude" w:date="2026-09-27T17:00:00Z">
              <w:r>
                <w:t xml:space="preserve">R</w:t>
              </w:r>
            </w:ins>
          </w:p>
        </w:tc>
        <w:tc>
          <w:tcPr>
            <w:tcW w:w="1212" w:type="dxa"/>
          </w:tcPr>
          <w:p>
            <w:pPr>
              <w:pStyle w:val="Normal"/>
              <w:rPr>
                <w:ins w:id="10094" w:author="Claude" w:date="2026-09-27T17:00:00Z"/>
              </w:rPr>
            </w:pPr>
            <w:ins w:id="10095" w:author="Claude" w:date="2026-09-27T17:00:00Z">
              <w:r>
                <w:t xml:space="preserve">None</w:t>
              </w:r>
            </w:ins>
          </w:p>
        </w:tc>
        <w:tc>
          <w:tcPr>
            <w:tcW w:w="3817" w:type="dxa"/>
          </w:tcPr>
          <w:p>
            <w:pPr>
              <w:pStyle w:val="Normal"/>
              <w:rPr>
                <w:ins w:id="10096" w:author="Claude" w:date="2026-09-27T17:00:00Z"/>
              </w:rPr>
            </w:pPr>
            <w:ins w:id="10097" w:author="Claude" w:date="2026-09-27T17:00:00Z">
              <w:r>
                <w:rPr>
                  <w:rStyle w:val="CodeChar"/>
                </w:rPr>
                <w:t xml:space="preserve">cmr-prd-cas-oke-pay-01</w:t>
              </w:r>
            </w:ins>
          </w:p>
        </w:tc>
      </w:tr>
      <w:tr>
        <w:trPr>
          <w:ins w:id="10098" w:author="Claude" w:date="2026-09-27T17:00:00Z"/>
        </w:trPr>
        <w:tc>
          <w:tcPr>
            <w:tcW w:w="953" w:type="dxa"/>
          </w:tcPr>
          <w:p>
            <w:pPr>
              <w:pStyle w:val="Normal"/>
              <w:rPr>
                <w:ins w:id="10099" w:author="Claude" w:date="2026-09-27T17:00:00Z"/>
              </w:rPr>
            </w:pPr>
            <w:ins w:id="10100" w:author="Claude" w:date="2026-09-27T17:00:00Z">
              <w:r>
                <w:rPr>
                  <w:rStyle w:val="CodeChar"/>
                </w:rPr>
                <w:t xml:space="preserve">onp</w:t>
              </w:r>
            </w:ins>
          </w:p>
        </w:tc>
        <w:tc>
          <w:tcPr>
            <w:tcW w:w="1110" w:type="dxa"/>
          </w:tcPr>
          <w:p>
            <w:pPr>
              <w:pStyle w:val="Normal"/>
              <w:rPr>
                <w:ins w:id="10101" w:author="Claude" w:date="2026-09-27T17:00:00Z"/>
              </w:rPr>
            </w:pPr>
            <w:ins w:id="10102" w:author="Claude" w:date="2026-09-27T17:00:00Z">
              <w:r>
                <w:t xml:space="preserve">Managed node pool</w:t>
              </w:r>
            </w:ins>
          </w:p>
        </w:tc>
        <w:tc>
          <w:tcPr>
            <w:tcW w:w="1314" w:type="dxa"/>
          </w:tcPr>
          <w:p>
            <w:pPr>
              <w:pStyle w:val="Normal"/>
              <w:rPr>
                <w:ins w:id="10103" w:author="Claude" w:date="2026-09-27T17:00:00Z"/>
              </w:rPr>
            </w:pPr>
            <w:ins w:id="10104" w:author="Claude" w:date="2026-09-27T17:00:00Z">
              <w:r>
                <w:t xml:space="preserve">Worker nodes you manage</w:t>
              </w:r>
            </w:ins>
          </w:p>
        </w:tc>
        <w:tc>
          <w:tcPr>
            <w:tcW w:w="954" w:type="dxa"/>
          </w:tcPr>
          <w:p>
            <w:pPr>
              <w:pStyle w:val="Normal"/>
              <w:rPr>
                <w:ins w:id="10105" w:author="Claude" w:date="2026-09-27T17:00:00Z"/>
              </w:rPr>
            </w:pPr>
            <w:ins w:id="10106" w:author="Claude" w:date="2026-09-27T17:00:00Z">
              <w:r>
                <w:t xml:space="preserve">R</w:t>
              </w:r>
            </w:ins>
          </w:p>
        </w:tc>
        <w:tc>
          <w:tcPr>
            <w:tcW w:w="1212" w:type="dxa"/>
          </w:tcPr>
          <w:p>
            <w:pPr>
              <w:pStyle w:val="Normal"/>
              <w:rPr>
                <w:ins w:id="10107" w:author="Claude" w:date="2026-09-27T17:00:00Z"/>
              </w:rPr>
            </w:pPr>
            <w:ins w:id="10108" w:author="Claude" w:date="2026-09-27T17:00:00Z">
              <w:r>
                <w:t xml:space="preserve">Optional: O (purpose)</w:t>
              </w:r>
            </w:ins>
          </w:p>
        </w:tc>
        <w:tc>
          <w:tcPr>
            <w:tcW w:w="3817" w:type="dxa"/>
          </w:tcPr>
          <w:p>
            <w:pPr>
              <w:pStyle w:val="Normal"/>
              <w:rPr>
                <w:ins w:id="10109" w:author="Claude" w:date="2026-09-27T17:00:00Z"/>
              </w:rPr>
            </w:pPr>
            <w:ins w:id="10110" w:author="Claude" w:date="2026-09-27T17:00:00Z">
              <w:r>
                <w:rPr>
                  <w:rStyle w:val="CodeChar"/>
                </w:rPr>
                <w:t xml:space="preserve">cmr-prd-cas-onp-pay-app-01</w:t>
              </w:r>
            </w:ins>
          </w:p>
        </w:tc>
      </w:tr>
      <w:tr>
        <w:trPr>
          <w:ins w:id="10111" w:author="Claude" w:date="2026-09-27T17:00:00Z"/>
        </w:trPr>
        <w:tc>
          <w:tcPr>
            <w:tcW w:w="953" w:type="dxa"/>
          </w:tcPr>
          <w:p>
            <w:pPr>
              <w:pStyle w:val="Normal"/>
              <w:rPr>
                <w:ins w:id="10112" w:author="Claude" w:date="2026-09-27T17:00:00Z"/>
              </w:rPr>
            </w:pPr>
            <w:ins w:id="10113" w:author="Claude" w:date="2026-09-27T17:00:00Z">
              <w:r>
                <w:rPr>
                  <w:rStyle w:val="CodeChar"/>
                </w:rPr>
                <w:t xml:space="preserve">vnp</w:t>
              </w:r>
            </w:ins>
          </w:p>
        </w:tc>
        <w:tc>
          <w:tcPr>
            <w:tcW w:w="1110" w:type="dxa"/>
          </w:tcPr>
          <w:p>
            <w:pPr>
              <w:pStyle w:val="Normal"/>
              <w:rPr>
                <w:ins w:id="10114" w:author="Claude" w:date="2026-09-27T17:00:00Z"/>
              </w:rPr>
            </w:pPr>
            <w:ins w:id="10115" w:author="Claude" w:date="2026-09-27T17:00:00Z">
              <w:r>
                <w:t xml:space="preserve">Virtual node pool</w:t>
              </w:r>
            </w:ins>
          </w:p>
        </w:tc>
        <w:tc>
          <w:tcPr>
            <w:tcW w:w="1314" w:type="dxa"/>
          </w:tcPr>
          <w:p>
            <w:pPr>
              <w:pStyle w:val="Normal"/>
              <w:rPr>
                <w:ins w:id="10116" w:author="Claude" w:date="2026-09-27T17:00:00Z"/>
              </w:rPr>
            </w:pPr>
            <w:ins w:id="10117" w:author="Claude" w:date="2026-09-27T17:00:00Z">
              <w:r>
                <w:t xml:space="preserve">Serverless worker nodes</w:t>
              </w:r>
            </w:ins>
          </w:p>
        </w:tc>
        <w:tc>
          <w:tcPr>
            <w:tcW w:w="954" w:type="dxa"/>
          </w:tcPr>
          <w:p>
            <w:pPr>
              <w:pStyle w:val="Normal"/>
              <w:rPr>
                <w:ins w:id="10118" w:author="Claude" w:date="2026-09-27T17:00:00Z"/>
              </w:rPr>
            </w:pPr>
            <w:ins w:id="10119" w:author="Claude" w:date="2026-09-27T17:00:00Z">
              <w:r>
                <w:t xml:space="preserve">R</w:t>
              </w:r>
            </w:ins>
          </w:p>
        </w:tc>
        <w:tc>
          <w:tcPr>
            <w:tcW w:w="1212" w:type="dxa"/>
          </w:tcPr>
          <w:p>
            <w:pPr>
              <w:pStyle w:val="Normal"/>
              <w:rPr>
                <w:ins w:id="10120" w:author="Claude" w:date="2026-09-27T17:00:00Z"/>
              </w:rPr>
            </w:pPr>
            <w:ins w:id="10121" w:author="Claude" w:date="2026-09-27T17:00:00Z">
              <w:r>
                <w:t xml:space="preserve">Optional: O (purpose)</w:t>
              </w:r>
            </w:ins>
          </w:p>
        </w:tc>
        <w:tc>
          <w:tcPr>
            <w:tcW w:w="3817" w:type="dxa"/>
          </w:tcPr>
          <w:p>
            <w:pPr>
              <w:pStyle w:val="Normal"/>
              <w:rPr>
                <w:ins w:id="10122" w:author="Claude" w:date="2026-09-27T17:00:00Z"/>
              </w:rPr>
            </w:pPr>
            <w:ins w:id="10123" w:author="Claude" w:date="2026-09-27T17:00:00Z">
              <w:r>
                <w:rPr>
                  <w:rStyle w:val="CodeChar"/>
                </w:rPr>
                <w:t xml:space="preserve">cmr-prd-cas-vnp-pay-batch-01</w:t>
              </w:r>
            </w:ins>
          </w:p>
        </w:tc>
      </w:tr>
    </w:tbl>
    <w:p>
      <w:pPr>
        <w:pStyle w:val="Normal"/>
        <w:rPr>
          <w:ins w:id="10124" w:author="Claude" w:date="2026-09-27T17:00:00Z"/>
        </w:rPr>
      </w:pPr>
      <w:ins w:id="10125" w:author="Claude" w:date="2026-09-27T17:00:00Z">
        <w:r>
          <w:rPr>
            <w:b/>
          </w:rPr>
          <w:t xml:space="preserve">Databases</w:t>
        </w:r>
      </w:ins>
    </w:p>
    <w:tbl>
      <w:tblPr>
        <w:tblStyle w:val="TableGrid"/>
        <w:tblW w:w="9360" w:type="dxa"/>
        <w:tblInd w:w="113" w:type="dxa"/>
        <w:tblLayout w:type="fixed"/>
        <w:tblLook w:val="04a0" w:firstRow="1"/>
      </w:tblPr>
      <w:tblGrid>
        <w:gridCol w:w="859"/>
        <w:gridCol w:w="1537"/>
        <w:gridCol w:w="1537"/>
        <w:gridCol w:w="859"/>
        <w:gridCol w:w="1356"/>
        <w:gridCol w:w="3212"/>
      </w:tblGrid>
      <w:tr>
        <w:trPr>
          <w:tblHeader w:val="true"/>
          <w:ins w:id="10126" w:author="Claude" w:date="2026-09-27T17:00:00Z"/>
        </w:trPr>
        <w:tc>
          <w:tcPr>
            <w:tcW w:w="859" w:type="dxa"/>
            <w:shd w:val="clear" w:color="auto" w:fill="F2F2F2"/>
          </w:tcPr>
          <w:p>
            <w:pPr>
              <w:pStyle w:val="Normal"/>
              <w:rPr>
                <w:ins w:id="10127" w:author="Claude" w:date="2026-09-27T17:00:00Z"/>
              </w:rPr>
            </w:pPr>
            <w:ins w:id="10128" w:author="Claude" w:date="2026-09-27T17:00:00Z">
              <w:r>
                <w:t xml:space="preserve">Code</w:t>
              </w:r>
            </w:ins>
          </w:p>
        </w:tc>
        <w:tc>
          <w:tcPr>
            <w:tcW w:w="1537" w:type="dxa"/>
            <w:shd w:val="clear" w:color="auto" w:fill="F2F2F2"/>
          </w:tcPr>
          <w:p>
            <w:pPr>
              <w:pStyle w:val="Normal"/>
              <w:rPr>
                <w:ins w:id="10129" w:author="Claude" w:date="2026-09-27T17:00:00Z"/>
              </w:rPr>
            </w:pPr>
            <w:ins w:id="10130" w:author="Claude" w:date="2026-09-27T17:00:00Z">
              <w:r>
                <w:t xml:space="preserve">OCI resource</w:t>
              </w:r>
            </w:ins>
          </w:p>
        </w:tc>
        <w:tc>
          <w:tcPr>
            <w:tcW w:w="1537" w:type="dxa"/>
            <w:shd w:val="clear" w:color="auto" w:fill="F2F2F2"/>
          </w:tcPr>
          <w:p>
            <w:pPr>
              <w:pStyle w:val="Normal"/>
              <w:rPr>
                <w:ins w:id="10131" w:author="Claude" w:date="2026-09-27T17:00:00Z"/>
              </w:rPr>
            </w:pPr>
            <w:ins w:id="10132" w:author="Claude" w:date="2026-09-27T17:00:00Z">
              <w:r>
                <w:t xml:space="preserve">What it is</w:t>
              </w:r>
            </w:ins>
          </w:p>
        </w:tc>
        <w:tc>
          <w:tcPr>
            <w:tcW w:w="859" w:type="dxa"/>
            <w:shd w:val="clear" w:color="auto" w:fill="F2F2F2"/>
          </w:tcPr>
          <w:p>
            <w:pPr>
              <w:pStyle w:val="Normal"/>
              <w:rPr>
                <w:ins w:id="10133" w:author="Claude" w:date="2026-09-27T17:00:00Z"/>
              </w:rPr>
            </w:pPr>
            <w:ins w:id="10134" w:author="Claude" w:date="2026-09-27T17:00:00Z">
              <w:r>
                <w:t xml:space="preserve">Scope</w:t>
              </w:r>
            </w:ins>
          </w:p>
        </w:tc>
        <w:tc>
          <w:tcPr>
            <w:tcW w:w="1356" w:type="dxa"/>
            <w:shd w:val="clear" w:color="auto" w:fill="F2F2F2"/>
          </w:tcPr>
          <w:p>
            <w:pPr>
              <w:pStyle w:val="Normal"/>
              <w:rPr>
                <w:ins w:id="10135" w:author="Claude" w:date="2026-09-27T17:00:00Z"/>
              </w:rPr>
            </w:pPr>
            <w:ins w:id="10136" w:author="Claude" w:date="2026-09-27T17:00:00Z">
              <w:r>
                <w:t xml:space="preserve">Qualifier</w:t>
              </w:r>
            </w:ins>
          </w:p>
        </w:tc>
        <w:tc>
          <w:tcPr>
            <w:tcW w:w="3212" w:type="dxa"/>
            <w:shd w:val="clear" w:color="auto" w:fill="F2F2F2"/>
          </w:tcPr>
          <w:p>
            <w:pPr>
              <w:pStyle w:val="Normal"/>
              <w:rPr>
                <w:ins w:id="10137" w:author="Claude" w:date="2026-09-27T17:00:00Z"/>
              </w:rPr>
            </w:pPr>
            <w:ins w:id="10138" w:author="Claude" w:date="2026-09-27T17:00:00Z">
              <w:r>
                <w:t xml:space="preserve">Example</w:t>
              </w:r>
            </w:ins>
          </w:p>
        </w:tc>
      </w:tr>
      <w:tr>
        <w:trPr>
          <w:ins w:id="10139" w:author="Claude" w:date="2026-09-27T17:00:00Z"/>
        </w:trPr>
        <w:tc>
          <w:tcPr>
            <w:tcW w:w="859" w:type="dxa"/>
          </w:tcPr>
          <w:p>
            <w:pPr>
              <w:pStyle w:val="Normal"/>
              <w:rPr>
                <w:ins w:id="10140" w:author="Claude" w:date="2026-09-27T17:00:00Z"/>
              </w:rPr>
            </w:pPr>
            <w:ins w:id="10141" w:author="Claude" w:date="2026-09-27T17:00:00Z">
              <w:r>
                <w:rPr>
                  <w:rStyle w:val="CodeChar"/>
                </w:rPr>
                <w:t xml:space="preserve">adb</w:t>
              </w:r>
            </w:ins>
          </w:p>
        </w:tc>
        <w:tc>
          <w:tcPr>
            <w:tcW w:w="1537" w:type="dxa"/>
          </w:tcPr>
          <w:p>
            <w:pPr>
              <w:pStyle w:val="Normal"/>
              <w:rPr>
                <w:ins w:id="10142" w:author="Claude" w:date="2026-09-27T17:00:00Z"/>
              </w:rPr>
            </w:pPr>
            <w:ins w:id="10143" w:author="Claude" w:date="2026-09-27T17:00:00Z">
              <w:r>
                <w:t xml:space="preserve">Autonomous Database (serverless)</w:t>
              </w:r>
            </w:ins>
          </w:p>
        </w:tc>
        <w:tc>
          <w:tcPr>
            <w:tcW w:w="1537" w:type="dxa"/>
          </w:tcPr>
          <w:p>
            <w:pPr>
              <w:pStyle w:val="Normal"/>
              <w:rPr>
                <w:ins w:id="10144" w:author="Claude" w:date="2026-09-27T17:00:00Z"/>
              </w:rPr>
            </w:pPr>
            <w:ins w:id="10145" w:author="Claude" w:date="2026-09-27T17:00:00Z">
              <w:r>
                <w:t xml:space="preserve">Self-managing Oracle database</w:t>
              </w:r>
            </w:ins>
          </w:p>
        </w:tc>
        <w:tc>
          <w:tcPr>
            <w:tcW w:w="859" w:type="dxa"/>
          </w:tcPr>
          <w:p>
            <w:pPr>
              <w:pStyle w:val="Normal"/>
              <w:rPr>
                <w:ins w:id="10146" w:author="Claude" w:date="2026-09-27T17:00:00Z"/>
              </w:rPr>
            </w:pPr>
            <w:ins w:id="10147" w:author="Claude" w:date="2026-09-27T17:00:00Z">
              <w:r>
                <w:t xml:space="preserve">R</w:t>
              </w:r>
            </w:ins>
          </w:p>
        </w:tc>
        <w:tc>
          <w:tcPr>
            <w:tcW w:w="1356" w:type="dxa"/>
          </w:tcPr>
          <w:p>
            <w:pPr>
              <w:pStyle w:val="Normal"/>
              <w:rPr>
                <w:ins w:id="10148" w:author="Claude" w:date="2026-09-27T17:00:00Z"/>
              </w:rPr>
            </w:pPr>
            <w:ins w:id="10149" w:author="Claude" w:date="2026-09-27T17:00:00Z">
              <w:r>
                <w:t xml:space="preserve">Required: B (workload)</w:t>
              </w:r>
            </w:ins>
          </w:p>
        </w:tc>
        <w:tc>
          <w:tcPr>
            <w:tcW w:w="3212" w:type="dxa"/>
          </w:tcPr>
          <w:p>
            <w:pPr>
              <w:pStyle w:val="Normal"/>
              <w:rPr>
                <w:ins w:id="10150" w:author="Claude" w:date="2026-09-27T17:00:00Z"/>
              </w:rPr>
            </w:pPr>
            <w:ins w:id="10151" w:author="Claude" w:date="2026-09-27T17:00:00Z">
              <w:r>
                <w:rPr>
                  <w:rStyle w:val="CodeChar"/>
                </w:rPr>
                <w:t xml:space="preserve">cmr-prd-cas-adb-pay-atp-01</w:t>
              </w:r>
            </w:ins>
          </w:p>
        </w:tc>
      </w:tr>
      <w:tr>
        <w:trPr>
          <w:ins w:id="10152" w:author="Claude" w:date="2026-09-27T17:00:00Z"/>
        </w:trPr>
        <w:tc>
          <w:tcPr>
            <w:tcW w:w="859" w:type="dxa"/>
          </w:tcPr>
          <w:p>
            <w:pPr>
              <w:pStyle w:val="Normal"/>
              <w:rPr>
                <w:ins w:id="10153" w:author="Claude" w:date="2026-09-27T17:00:00Z"/>
              </w:rPr>
            </w:pPr>
            <w:ins w:id="10154" w:author="Claude" w:date="2026-09-27T17:00:00Z">
              <w:r>
                <w:rPr>
                  <w:rStyle w:val="CodeChar"/>
                </w:rPr>
                <w:t xml:space="preserve">avc</w:t>
              </w:r>
            </w:ins>
          </w:p>
        </w:tc>
        <w:tc>
          <w:tcPr>
            <w:tcW w:w="1537" w:type="dxa"/>
          </w:tcPr>
          <w:p>
            <w:pPr>
              <w:pStyle w:val="Normal"/>
              <w:rPr>
                <w:ins w:id="10155" w:author="Claude" w:date="2026-09-27T17:00:00Z"/>
              </w:rPr>
            </w:pPr>
            <w:ins w:id="10156" w:author="Claude" w:date="2026-09-27T17:00:00Z">
              <w:r>
                <w:t xml:space="preserve">Autonomous VM cluster</w:t>
              </w:r>
            </w:ins>
          </w:p>
        </w:tc>
        <w:tc>
          <w:tcPr>
            <w:tcW w:w="1537" w:type="dxa"/>
          </w:tcPr>
          <w:p>
            <w:pPr>
              <w:pStyle w:val="Normal"/>
              <w:rPr>
                <w:ins w:id="10157" w:author="Claude" w:date="2026-09-27T17:00:00Z"/>
              </w:rPr>
            </w:pPr>
            <w:ins w:id="10158" w:author="Claude" w:date="2026-09-27T17:00:00Z">
              <w:r>
                <w:t xml:space="preserve">Dedicated infrastructure for Autonomous DBs</w:t>
              </w:r>
            </w:ins>
          </w:p>
        </w:tc>
        <w:tc>
          <w:tcPr>
            <w:tcW w:w="859" w:type="dxa"/>
          </w:tcPr>
          <w:p>
            <w:pPr>
              <w:pStyle w:val="Normal"/>
              <w:rPr>
                <w:ins w:id="10159" w:author="Claude" w:date="2026-09-27T17:00:00Z"/>
              </w:rPr>
            </w:pPr>
            <w:ins w:id="10160" w:author="Claude" w:date="2026-09-27T17:00:00Z">
              <w:r>
                <w:t xml:space="preserve">R</w:t>
              </w:r>
            </w:ins>
          </w:p>
        </w:tc>
        <w:tc>
          <w:tcPr>
            <w:tcW w:w="1356" w:type="dxa"/>
          </w:tcPr>
          <w:p>
            <w:pPr>
              <w:pStyle w:val="Normal"/>
              <w:rPr>
                <w:ins w:id="10161" w:author="Claude" w:date="2026-09-27T17:00:00Z"/>
              </w:rPr>
            </w:pPr>
            <w:ins w:id="10162" w:author="Claude" w:date="2026-09-27T17:00:00Z">
              <w:r>
                <w:t xml:space="preserve">None</w:t>
              </w:r>
            </w:ins>
          </w:p>
        </w:tc>
        <w:tc>
          <w:tcPr>
            <w:tcW w:w="3212" w:type="dxa"/>
          </w:tcPr>
          <w:p>
            <w:pPr>
              <w:pStyle w:val="Normal"/>
              <w:rPr>
                <w:ins w:id="10163" w:author="Claude" w:date="2026-09-27T17:00:00Z"/>
              </w:rPr>
            </w:pPr>
            <w:ins w:id="10164" w:author="Claude" w:date="2026-09-27T17:00:00Z">
              <w:r>
                <w:rPr>
                  <w:rStyle w:val="CodeChar"/>
                </w:rPr>
                <w:t xml:space="preserve">cmr-prd-cas-avc-dbp-01</w:t>
              </w:r>
            </w:ins>
          </w:p>
        </w:tc>
      </w:tr>
      <w:tr>
        <w:trPr>
          <w:ins w:id="10165" w:author="Claude" w:date="2026-09-27T17:00:00Z"/>
        </w:trPr>
        <w:tc>
          <w:tcPr>
            <w:tcW w:w="859" w:type="dxa"/>
          </w:tcPr>
          <w:p>
            <w:pPr>
              <w:pStyle w:val="Normal"/>
              <w:rPr>
                <w:ins w:id="10166" w:author="Claude" w:date="2026-09-27T17:00:00Z"/>
              </w:rPr>
            </w:pPr>
            <w:ins w:id="10167" w:author="Claude" w:date="2026-09-27T17:00:00Z">
              <w:r>
                <w:rPr>
                  <w:rStyle w:val="CodeChar"/>
                </w:rPr>
                <w:t xml:space="preserve">acd</w:t>
              </w:r>
            </w:ins>
          </w:p>
        </w:tc>
        <w:tc>
          <w:tcPr>
            <w:tcW w:w="1537" w:type="dxa"/>
          </w:tcPr>
          <w:p>
            <w:pPr>
              <w:pStyle w:val="Normal"/>
              <w:rPr>
                <w:ins w:id="10168" w:author="Claude" w:date="2026-09-27T17:00:00Z"/>
              </w:rPr>
            </w:pPr>
            <w:ins w:id="10169" w:author="Claude" w:date="2026-09-27T17:00:00Z">
              <w:r>
                <w:t xml:space="preserve">Autonomous container database</w:t>
              </w:r>
            </w:ins>
          </w:p>
        </w:tc>
        <w:tc>
          <w:tcPr>
            <w:tcW w:w="1537" w:type="dxa"/>
          </w:tcPr>
          <w:p>
            <w:pPr>
              <w:pStyle w:val="Normal"/>
              <w:rPr>
                <w:ins w:id="10170" w:author="Claude" w:date="2026-09-27T17:00:00Z"/>
              </w:rPr>
            </w:pPr>
            <w:ins w:id="10171" w:author="Claude" w:date="2026-09-27T17:00:00Z">
              <w:r>
                <w:t xml:space="preserve">Container for dedicated Autonomous DBs</w:t>
              </w:r>
            </w:ins>
          </w:p>
        </w:tc>
        <w:tc>
          <w:tcPr>
            <w:tcW w:w="859" w:type="dxa"/>
          </w:tcPr>
          <w:p>
            <w:pPr>
              <w:pStyle w:val="Normal"/>
              <w:rPr>
                <w:ins w:id="10172" w:author="Claude" w:date="2026-09-27T17:00:00Z"/>
              </w:rPr>
            </w:pPr>
            <w:ins w:id="10173" w:author="Claude" w:date="2026-09-27T17:00:00Z">
              <w:r>
                <w:t xml:space="preserve">R</w:t>
              </w:r>
            </w:ins>
          </w:p>
        </w:tc>
        <w:tc>
          <w:tcPr>
            <w:tcW w:w="1356" w:type="dxa"/>
          </w:tcPr>
          <w:p>
            <w:pPr>
              <w:pStyle w:val="Normal"/>
              <w:rPr>
                <w:ins w:id="10174" w:author="Claude" w:date="2026-09-27T17:00:00Z"/>
              </w:rPr>
            </w:pPr>
            <w:ins w:id="10175" w:author="Claude" w:date="2026-09-27T17:00:00Z">
              <w:r>
                <w:t xml:space="preserve">None</w:t>
              </w:r>
            </w:ins>
          </w:p>
        </w:tc>
        <w:tc>
          <w:tcPr>
            <w:tcW w:w="3212" w:type="dxa"/>
          </w:tcPr>
          <w:p>
            <w:pPr>
              <w:pStyle w:val="Normal"/>
              <w:rPr>
                <w:ins w:id="10176" w:author="Claude" w:date="2026-09-27T17:00:00Z"/>
              </w:rPr>
            </w:pPr>
            <w:ins w:id="10177" w:author="Claude" w:date="2026-09-27T17:00:00Z">
              <w:r>
                <w:rPr>
                  <w:rStyle w:val="CodeChar"/>
                </w:rPr>
                <w:t xml:space="preserve">cmr-prd-cas-acd-dbp-01</w:t>
              </w:r>
            </w:ins>
          </w:p>
        </w:tc>
      </w:tr>
      <w:tr>
        <w:trPr>
          <w:ins w:id="10178" w:author="Claude" w:date="2026-09-27T17:00:00Z"/>
        </w:trPr>
        <w:tc>
          <w:tcPr>
            <w:tcW w:w="859" w:type="dxa"/>
          </w:tcPr>
          <w:p>
            <w:pPr>
              <w:pStyle w:val="Normal"/>
              <w:rPr>
                <w:ins w:id="10179" w:author="Claude" w:date="2026-09-27T17:00:00Z"/>
              </w:rPr>
            </w:pPr>
            <w:ins w:id="10180" w:author="Claude" w:date="2026-09-27T17:00:00Z">
              <w:r>
                <w:rPr>
                  <w:rStyle w:val="CodeChar"/>
                </w:rPr>
                <w:t xml:space="preserve">dbs</w:t>
              </w:r>
            </w:ins>
          </w:p>
        </w:tc>
        <w:tc>
          <w:tcPr>
            <w:tcW w:w="1537" w:type="dxa"/>
          </w:tcPr>
          <w:p>
            <w:pPr>
              <w:pStyle w:val="Normal"/>
              <w:rPr>
                <w:ins w:id="10181" w:author="Claude" w:date="2026-09-27T17:00:00Z"/>
              </w:rPr>
            </w:pPr>
            <w:ins w:id="10182" w:author="Claude" w:date="2026-09-27T17:00:00Z">
              <w:r>
                <w:t xml:space="preserve">Base Database DB system</w:t>
              </w:r>
            </w:ins>
          </w:p>
        </w:tc>
        <w:tc>
          <w:tcPr>
            <w:tcW w:w="1537" w:type="dxa"/>
          </w:tcPr>
          <w:p>
            <w:pPr>
              <w:pStyle w:val="Normal"/>
              <w:rPr>
                <w:ins w:id="10183" w:author="Claude" w:date="2026-09-27T17:00:00Z"/>
              </w:rPr>
            </w:pPr>
            <w:ins w:id="10184" w:author="Claude" w:date="2026-09-27T17:00:00Z">
              <w:r>
                <w:t xml:space="preserve">Oracle database on VM or bare metal</w:t>
              </w:r>
            </w:ins>
          </w:p>
        </w:tc>
        <w:tc>
          <w:tcPr>
            <w:tcW w:w="859" w:type="dxa"/>
          </w:tcPr>
          <w:p>
            <w:pPr>
              <w:pStyle w:val="Normal"/>
              <w:rPr>
                <w:ins w:id="10185" w:author="Claude" w:date="2026-09-27T17:00:00Z"/>
              </w:rPr>
            </w:pPr>
            <w:ins w:id="10186" w:author="Claude" w:date="2026-09-27T17:00:00Z">
              <w:r>
                <w:t xml:space="preserve">R</w:t>
              </w:r>
            </w:ins>
          </w:p>
        </w:tc>
        <w:tc>
          <w:tcPr>
            <w:tcW w:w="1356" w:type="dxa"/>
          </w:tcPr>
          <w:p>
            <w:pPr>
              <w:pStyle w:val="Normal"/>
              <w:rPr>
                <w:ins w:id="10187" w:author="Claude" w:date="2026-09-27T17:00:00Z"/>
              </w:rPr>
            </w:pPr>
            <w:ins w:id="10188" w:author="Claude" w:date="2026-09-27T17:00:00Z">
              <w:r>
                <w:t xml:space="preserve">Required: C (</w:t>
              </w:r>
              <w:r>
                <w:rPr>
                  <w:rStyle w:val="CodeChar"/>
                </w:rPr>
                <w:t xml:space="preserve">si</w:t>
              </w:r>
              <w:r>
                <w:t xml:space="preserve">/</w:t>
              </w:r>
              <w:r>
                <w:rPr>
                  <w:rStyle w:val="CodeChar"/>
                </w:rPr>
                <w:t xml:space="preserve">rac</w:t>
              </w:r>
              <w:r>
                <w:t xml:space="preserve">)</w:t>
              </w:r>
            </w:ins>
          </w:p>
        </w:tc>
        <w:tc>
          <w:tcPr>
            <w:tcW w:w="3212" w:type="dxa"/>
          </w:tcPr>
          <w:p>
            <w:pPr>
              <w:pStyle w:val="Normal"/>
              <w:rPr>
                <w:ins w:id="10189" w:author="Claude" w:date="2026-09-27T17:00:00Z"/>
              </w:rPr>
            </w:pPr>
            <w:ins w:id="10190" w:author="Claude" w:date="2026-09-27T17:00:00Z">
              <w:r>
                <w:rPr>
                  <w:rStyle w:val="CodeChar"/>
                </w:rPr>
                <w:t xml:space="preserve">cmr-prd-cas-dbs-cbs-rac-01</w:t>
              </w:r>
            </w:ins>
          </w:p>
        </w:tc>
      </w:tr>
      <w:tr>
        <w:trPr>
          <w:ins w:id="10191" w:author="Claude" w:date="2026-09-27T17:00:00Z"/>
        </w:trPr>
        <w:tc>
          <w:tcPr>
            <w:tcW w:w="859" w:type="dxa"/>
          </w:tcPr>
          <w:p>
            <w:pPr>
              <w:pStyle w:val="Normal"/>
              <w:rPr>
                <w:ins w:id="10192" w:author="Claude" w:date="2026-09-27T17:00:00Z"/>
              </w:rPr>
            </w:pPr>
            <w:ins w:id="10193" w:author="Claude" w:date="2026-09-27T17:00:00Z">
              <w:r>
                <w:rPr>
                  <w:rStyle w:val="CodeChar"/>
                </w:rPr>
                <w:t xml:space="preserve">dbh</w:t>
              </w:r>
            </w:ins>
          </w:p>
        </w:tc>
        <w:tc>
          <w:tcPr>
            <w:tcW w:w="1537" w:type="dxa"/>
          </w:tcPr>
          <w:p>
            <w:pPr>
              <w:pStyle w:val="Normal"/>
              <w:rPr>
                <w:ins w:id="10194" w:author="Claude" w:date="2026-09-27T17:00:00Z"/>
              </w:rPr>
            </w:pPr>
            <w:ins w:id="10195" w:author="Claude" w:date="2026-09-27T17:00:00Z">
              <w:r>
                <w:t xml:space="preserve">Database home</w:t>
              </w:r>
            </w:ins>
          </w:p>
        </w:tc>
        <w:tc>
          <w:tcPr>
            <w:tcW w:w="1537" w:type="dxa"/>
          </w:tcPr>
          <w:p>
            <w:pPr>
              <w:pStyle w:val="Normal"/>
              <w:rPr>
                <w:ins w:id="10196" w:author="Claude" w:date="2026-09-27T17:00:00Z"/>
              </w:rPr>
            </w:pPr>
            <w:ins w:id="10197" w:author="Claude" w:date="2026-09-27T17:00:00Z">
              <w:r>
                <w:t xml:space="preserve">Oracle software home</w:t>
              </w:r>
            </w:ins>
          </w:p>
        </w:tc>
        <w:tc>
          <w:tcPr>
            <w:tcW w:w="859" w:type="dxa"/>
          </w:tcPr>
          <w:p>
            <w:pPr>
              <w:pStyle w:val="Normal"/>
              <w:rPr>
                <w:ins w:id="10198" w:author="Claude" w:date="2026-09-27T17:00:00Z"/>
              </w:rPr>
            </w:pPr>
            <w:ins w:id="10199" w:author="Claude" w:date="2026-09-27T17:00:00Z">
              <w:r>
                <w:t xml:space="preserve">R</w:t>
              </w:r>
            </w:ins>
          </w:p>
        </w:tc>
        <w:tc>
          <w:tcPr>
            <w:tcW w:w="1356" w:type="dxa"/>
          </w:tcPr>
          <w:p>
            <w:pPr>
              <w:pStyle w:val="Normal"/>
              <w:rPr>
                <w:ins w:id="10200" w:author="Claude" w:date="2026-09-27T17:00:00Z"/>
              </w:rPr>
            </w:pPr>
            <w:ins w:id="10201" w:author="Claude" w:date="2026-09-27T17:00:00Z">
              <w:r>
                <w:t xml:space="preserve">None</w:t>
              </w:r>
            </w:ins>
          </w:p>
        </w:tc>
        <w:tc>
          <w:tcPr>
            <w:tcW w:w="3212" w:type="dxa"/>
          </w:tcPr>
          <w:p>
            <w:pPr>
              <w:pStyle w:val="Normal"/>
              <w:rPr>
                <w:ins w:id="10202" w:author="Claude" w:date="2026-09-27T17:00:00Z"/>
              </w:rPr>
            </w:pPr>
            <w:ins w:id="10203" w:author="Claude" w:date="2026-09-27T17:00:00Z">
              <w:r>
                <w:rPr>
                  <w:rStyle w:val="CodeChar"/>
                </w:rPr>
                <w:t xml:space="preserve">cmr-prd-cas-dbh-cbs-01</w:t>
              </w:r>
            </w:ins>
          </w:p>
        </w:tc>
      </w:tr>
      <w:tr>
        <w:trPr>
          <w:ins w:id="10204" w:author="Claude" w:date="2026-09-27T17:00:00Z"/>
        </w:trPr>
        <w:tc>
          <w:tcPr>
            <w:tcW w:w="859" w:type="dxa"/>
          </w:tcPr>
          <w:p>
            <w:pPr>
              <w:pStyle w:val="Normal"/>
              <w:rPr>
                <w:ins w:id="10205" w:author="Claude" w:date="2026-09-27T17:00:00Z"/>
              </w:rPr>
            </w:pPr>
            <w:ins w:id="10206" w:author="Claude" w:date="2026-09-27T17:00:00Z">
              <w:r>
                <w:rPr>
                  <w:rStyle w:val="CodeChar"/>
                </w:rPr>
                <w:t xml:space="preserve">exi</w:t>
              </w:r>
            </w:ins>
          </w:p>
        </w:tc>
        <w:tc>
          <w:tcPr>
            <w:tcW w:w="1537" w:type="dxa"/>
          </w:tcPr>
          <w:p>
            <w:pPr>
              <w:pStyle w:val="Normal"/>
              <w:rPr>
                <w:ins w:id="10207" w:author="Claude" w:date="2026-09-27T17:00:00Z"/>
              </w:rPr>
            </w:pPr>
            <w:ins w:id="10208" w:author="Claude" w:date="2026-09-27T17:00:00Z">
              <w:r>
                <w:t xml:space="preserve">Exadata infrastructure</w:t>
              </w:r>
            </w:ins>
          </w:p>
        </w:tc>
        <w:tc>
          <w:tcPr>
            <w:tcW w:w="1537" w:type="dxa"/>
          </w:tcPr>
          <w:p>
            <w:pPr>
              <w:pStyle w:val="Normal"/>
              <w:rPr>
                <w:ins w:id="10209" w:author="Claude" w:date="2026-09-27T17:00:00Z"/>
              </w:rPr>
            </w:pPr>
            <w:ins w:id="10210" w:author="Claude" w:date="2026-09-27T17:00:00Z">
              <w:r>
                <w:t xml:space="preserve">Exadata hardware</w:t>
              </w:r>
            </w:ins>
          </w:p>
        </w:tc>
        <w:tc>
          <w:tcPr>
            <w:tcW w:w="859" w:type="dxa"/>
          </w:tcPr>
          <w:p>
            <w:pPr>
              <w:pStyle w:val="Normal"/>
              <w:rPr>
                <w:ins w:id="10211" w:author="Claude" w:date="2026-09-27T17:00:00Z"/>
              </w:rPr>
            </w:pPr>
            <w:ins w:id="10212" w:author="Claude" w:date="2026-09-27T17:00:00Z">
              <w:r>
                <w:t xml:space="preserve">R</w:t>
              </w:r>
            </w:ins>
          </w:p>
        </w:tc>
        <w:tc>
          <w:tcPr>
            <w:tcW w:w="1356" w:type="dxa"/>
          </w:tcPr>
          <w:p>
            <w:pPr>
              <w:pStyle w:val="Normal"/>
              <w:rPr>
                <w:ins w:id="10213" w:author="Claude" w:date="2026-09-27T17:00:00Z"/>
              </w:rPr>
            </w:pPr>
            <w:ins w:id="10214" w:author="Claude" w:date="2026-09-27T17:00:00Z">
              <w:r>
                <w:t xml:space="preserve">None</w:t>
              </w:r>
            </w:ins>
          </w:p>
        </w:tc>
        <w:tc>
          <w:tcPr>
            <w:tcW w:w="3212" w:type="dxa"/>
          </w:tcPr>
          <w:p>
            <w:pPr>
              <w:pStyle w:val="Normal"/>
              <w:rPr>
                <w:ins w:id="10215" w:author="Claude" w:date="2026-09-27T17:00:00Z"/>
              </w:rPr>
            </w:pPr>
            <w:ins w:id="10216" w:author="Claude" w:date="2026-09-27T17:00:00Z">
              <w:r>
                <w:rPr>
                  <w:rStyle w:val="CodeChar"/>
                </w:rPr>
                <w:t xml:space="preserve">cmr-prd-cas-exi-dbp-01</w:t>
              </w:r>
            </w:ins>
          </w:p>
        </w:tc>
      </w:tr>
      <w:tr>
        <w:trPr>
          <w:ins w:id="10217" w:author="Claude" w:date="2026-09-27T17:00:00Z"/>
        </w:trPr>
        <w:tc>
          <w:tcPr>
            <w:tcW w:w="859" w:type="dxa"/>
          </w:tcPr>
          <w:p>
            <w:pPr>
              <w:pStyle w:val="Normal"/>
              <w:rPr>
                <w:ins w:id="10218" w:author="Claude" w:date="2026-09-27T17:00:00Z"/>
              </w:rPr>
            </w:pPr>
            <w:ins w:id="10219" w:author="Claude" w:date="2026-09-27T17:00:00Z">
              <w:r>
                <w:rPr>
                  <w:rStyle w:val="CodeChar"/>
                </w:rPr>
                <w:t xml:space="preserve">exc</w:t>
              </w:r>
            </w:ins>
          </w:p>
        </w:tc>
        <w:tc>
          <w:tcPr>
            <w:tcW w:w="1537" w:type="dxa"/>
          </w:tcPr>
          <w:p>
            <w:pPr>
              <w:pStyle w:val="Normal"/>
              <w:rPr>
                <w:ins w:id="10220" w:author="Claude" w:date="2026-09-27T17:00:00Z"/>
              </w:rPr>
            </w:pPr>
            <w:ins w:id="10221" w:author="Claude" w:date="2026-09-27T17:00:00Z">
              <w:r>
                <w:t xml:space="preserve">Exadata VM cluster</w:t>
              </w:r>
            </w:ins>
          </w:p>
        </w:tc>
        <w:tc>
          <w:tcPr>
            <w:tcW w:w="1537" w:type="dxa"/>
          </w:tcPr>
          <w:p>
            <w:pPr>
              <w:pStyle w:val="Normal"/>
              <w:rPr>
                <w:ins w:id="10222" w:author="Claude" w:date="2026-09-27T17:00:00Z"/>
              </w:rPr>
            </w:pPr>
            <w:ins w:id="10223" w:author="Claude" w:date="2026-09-27T17:00:00Z">
              <w:r>
                <w:t xml:space="preserve">VM cluster on Exadata</w:t>
              </w:r>
            </w:ins>
          </w:p>
        </w:tc>
        <w:tc>
          <w:tcPr>
            <w:tcW w:w="859" w:type="dxa"/>
          </w:tcPr>
          <w:p>
            <w:pPr>
              <w:pStyle w:val="Normal"/>
              <w:rPr>
                <w:ins w:id="10224" w:author="Claude" w:date="2026-09-27T17:00:00Z"/>
              </w:rPr>
            </w:pPr>
            <w:ins w:id="10225" w:author="Claude" w:date="2026-09-27T17:00:00Z">
              <w:r>
                <w:t xml:space="preserve">R</w:t>
              </w:r>
            </w:ins>
          </w:p>
        </w:tc>
        <w:tc>
          <w:tcPr>
            <w:tcW w:w="1356" w:type="dxa"/>
          </w:tcPr>
          <w:p>
            <w:pPr>
              <w:pStyle w:val="Normal"/>
              <w:rPr>
                <w:ins w:id="10226" w:author="Claude" w:date="2026-09-27T17:00:00Z"/>
              </w:rPr>
            </w:pPr>
            <w:ins w:id="10227" w:author="Claude" w:date="2026-09-27T17:00:00Z">
              <w:r>
                <w:t xml:space="preserve">None</w:t>
              </w:r>
            </w:ins>
          </w:p>
        </w:tc>
        <w:tc>
          <w:tcPr>
            <w:tcW w:w="3212" w:type="dxa"/>
          </w:tcPr>
          <w:p>
            <w:pPr>
              <w:pStyle w:val="Normal"/>
              <w:rPr>
                <w:ins w:id="10228" w:author="Claude" w:date="2026-09-27T17:00:00Z"/>
              </w:rPr>
            </w:pPr>
            <w:ins w:id="10229" w:author="Claude" w:date="2026-09-27T17:00:00Z">
              <w:r>
                <w:rPr>
                  <w:rStyle w:val="CodeChar"/>
                </w:rPr>
                <w:t xml:space="preserve">cmr-prd-cas-exc-dbp-01</w:t>
              </w:r>
            </w:ins>
          </w:p>
        </w:tc>
      </w:tr>
      <w:tr>
        <w:trPr>
          <w:ins w:id="10230" w:author="Claude" w:date="2026-09-27T17:00:00Z"/>
        </w:trPr>
        <w:tc>
          <w:tcPr>
            <w:tcW w:w="859" w:type="dxa"/>
          </w:tcPr>
          <w:p>
            <w:pPr>
              <w:pStyle w:val="Normal"/>
              <w:rPr>
                <w:ins w:id="10231" w:author="Claude" w:date="2026-09-27T17:00:00Z"/>
              </w:rPr>
            </w:pPr>
            <w:ins w:id="10232" w:author="Claude" w:date="2026-09-27T17:00:00Z">
              <w:r>
                <w:rPr>
                  <w:rStyle w:val="CodeChar"/>
                </w:rPr>
                <w:t xml:space="preserve">mys</w:t>
              </w:r>
            </w:ins>
          </w:p>
        </w:tc>
        <w:tc>
          <w:tcPr>
            <w:tcW w:w="1537" w:type="dxa"/>
          </w:tcPr>
          <w:p>
            <w:pPr>
              <w:pStyle w:val="Normal"/>
              <w:rPr>
                <w:ins w:id="10233" w:author="Claude" w:date="2026-09-27T17:00:00Z"/>
              </w:rPr>
            </w:pPr>
            <w:ins w:id="10234" w:author="Claude" w:date="2026-09-27T17:00:00Z">
              <w:r>
                <w:t xml:space="preserve">MySQL HeatWave DB system</w:t>
              </w:r>
            </w:ins>
          </w:p>
        </w:tc>
        <w:tc>
          <w:tcPr>
            <w:tcW w:w="1537" w:type="dxa"/>
          </w:tcPr>
          <w:p>
            <w:pPr>
              <w:pStyle w:val="Normal"/>
              <w:rPr>
                <w:ins w:id="10235" w:author="Claude" w:date="2026-09-27T17:00:00Z"/>
              </w:rPr>
            </w:pPr>
            <w:ins w:id="10236" w:author="Claude" w:date="2026-09-27T17:00:00Z">
              <w:r>
                <w:t xml:space="preserve">Managed MySQL</w:t>
              </w:r>
            </w:ins>
          </w:p>
        </w:tc>
        <w:tc>
          <w:tcPr>
            <w:tcW w:w="859" w:type="dxa"/>
          </w:tcPr>
          <w:p>
            <w:pPr>
              <w:pStyle w:val="Normal"/>
              <w:rPr>
                <w:ins w:id="10237" w:author="Claude" w:date="2026-09-27T17:00:00Z"/>
              </w:rPr>
            </w:pPr>
            <w:ins w:id="10238" w:author="Claude" w:date="2026-09-27T17:00:00Z">
              <w:r>
                <w:t xml:space="preserve">R</w:t>
              </w:r>
            </w:ins>
          </w:p>
        </w:tc>
        <w:tc>
          <w:tcPr>
            <w:tcW w:w="1356" w:type="dxa"/>
          </w:tcPr>
          <w:p>
            <w:pPr>
              <w:pStyle w:val="Normal"/>
              <w:rPr>
                <w:ins w:id="10239" w:author="Claude" w:date="2026-09-27T17:00:00Z"/>
              </w:rPr>
            </w:pPr>
            <w:ins w:id="10240" w:author="Claude" w:date="2026-09-27T17:00:00Z">
              <w:r>
                <w:t xml:space="preserve">Required: C (</w:t>
              </w:r>
              <w:r>
                <w:rPr>
                  <w:rStyle w:val="CodeChar"/>
                </w:rPr>
                <w:t xml:space="preserve">si</w:t>
              </w:r>
              <w:r>
                <w:t xml:space="preserve">/</w:t>
              </w:r>
              <w:r>
                <w:rPr>
                  <w:rStyle w:val="CodeChar"/>
                </w:rPr>
                <w:t xml:space="preserve">ha</w:t>
              </w:r>
              <w:r>
                <w:t xml:space="preserve">)</w:t>
              </w:r>
            </w:ins>
          </w:p>
        </w:tc>
        <w:tc>
          <w:tcPr>
            <w:tcW w:w="3212" w:type="dxa"/>
          </w:tcPr>
          <w:p>
            <w:pPr>
              <w:pStyle w:val="Normal"/>
              <w:rPr>
                <w:ins w:id="10241" w:author="Claude" w:date="2026-09-27T17:00:00Z"/>
              </w:rPr>
            </w:pPr>
            <w:ins w:id="10242" w:author="Claude" w:date="2026-09-27T17:00:00Z">
              <w:r>
                <w:rPr>
                  <w:rStyle w:val="CodeChar"/>
                </w:rPr>
                <w:t xml:space="preserve">cmr-prd-cas-mys-pay-ha-01</w:t>
              </w:r>
            </w:ins>
          </w:p>
        </w:tc>
      </w:tr>
      <w:tr>
        <w:trPr>
          <w:ins w:id="10243" w:author="Claude" w:date="2026-09-27T17:00:00Z"/>
        </w:trPr>
        <w:tc>
          <w:tcPr>
            <w:tcW w:w="859" w:type="dxa"/>
          </w:tcPr>
          <w:p>
            <w:pPr>
              <w:pStyle w:val="Normal"/>
              <w:rPr>
                <w:ins w:id="10244" w:author="Claude" w:date="2026-09-27T17:00:00Z"/>
              </w:rPr>
            </w:pPr>
            <w:ins w:id="10245" w:author="Claude" w:date="2026-09-27T17:00:00Z">
              <w:r>
                <w:rPr>
                  <w:rStyle w:val="CodeChar"/>
                </w:rPr>
                <w:t xml:space="preserve">pgs</w:t>
              </w:r>
            </w:ins>
          </w:p>
        </w:tc>
        <w:tc>
          <w:tcPr>
            <w:tcW w:w="1537" w:type="dxa"/>
          </w:tcPr>
          <w:p>
            <w:pPr>
              <w:pStyle w:val="Normal"/>
              <w:rPr>
                <w:ins w:id="10246" w:author="Claude" w:date="2026-09-27T17:00:00Z"/>
              </w:rPr>
            </w:pPr>
            <w:ins w:id="10247" w:author="Claude" w:date="2026-09-27T17:00:00Z">
              <w:r>
                <w:t xml:space="preserve">OCI Database with PostgreSQL</w:t>
              </w:r>
            </w:ins>
          </w:p>
        </w:tc>
        <w:tc>
          <w:tcPr>
            <w:tcW w:w="1537" w:type="dxa"/>
          </w:tcPr>
          <w:p>
            <w:pPr>
              <w:pStyle w:val="Normal"/>
              <w:rPr>
                <w:ins w:id="10248" w:author="Claude" w:date="2026-09-27T17:00:00Z"/>
              </w:rPr>
            </w:pPr>
            <w:ins w:id="10249" w:author="Claude" w:date="2026-09-27T17:00:00Z">
              <w:r>
                <w:t xml:space="preserve">Managed PostgreSQL</w:t>
              </w:r>
            </w:ins>
          </w:p>
        </w:tc>
        <w:tc>
          <w:tcPr>
            <w:tcW w:w="859" w:type="dxa"/>
          </w:tcPr>
          <w:p>
            <w:pPr>
              <w:pStyle w:val="Normal"/>
              <w:rPr>
                <w:ins w:id="10250" w:author="Claude" w:date="2026-09-27T17:00:00Z"/>
              </w:rPr>
            </w:pPr>
            <w:ins w:id="10251" w:author="Claude" w:date="2026-09-27T17:00:00Z">
              <w:r>
                <w:t xml:space="preserve">R</w:t>
              </w:r>
            </w:ins>
          </w:p>
        </w:tc>
        <w:tc>
          <w:tcPr>
            <w:tcW w:w="1356" w:type="dxa"/>
          </w:tcPr>
          <w:p>
            <w:pPr>
              <w:pStyle w:val="Normal"/>
              <w:rPr>
                <w:ins w:id="10252" w:author="Claude" w:date="2026-09-27T17:00:00Z"/>
              </w:rPr>
            </w:pPr>
            <w:ins w:id="10253" w:author="Claude" w:date="2026-09-27T17:00:00Z">
              <w:r>
                <w:t xml:space="preserve">Required: C (</w:t>
              </w:r>
              <w:r>
                <w:rPr>
                  <w:rStyle w:val="CodeChar"/>
                </w:rPr>
                <w:t xml:space="preserve">si</w:t>
              </w:r>
              <w:r>
                <w:t xml:space="preserve">/</w:t>
              </w:r>
              <w:r>
                <w:rPr>
                  <w:rStyle w:val="CodeChar"/>
                </w:rPr>
                <w:t xml:space="preserve">ha</w:t>
              </w:r>
              <w:r>
                <w:t xml:space="preserve">)</w:t>
              </w:r>
            </w:ins>
          </w:p>
        </w:tc>
        <w:tc>
          <w:tcPr>
            <w:tcW w:w="3212" w:type="dxa"/>
          </w:tcPr>
          <w:p>
            <w:pPr>
              <w:pStyle w:val="Normal"/>
              <w:rPr>
                <w:ins w:id="10254" w:author="Claude" w:date="2026-09-27T17:00:00Z"/>
              </w:rPr>
            </w:pPr>
            <w:ins w:id="10255" w:author="Claude" w:date="2026-09-27T17:00:00Z">
              <w:r>
                <w:rPr>
                  <w:rStyle w:val="CodeChar"/>
                </w:rPr>
                <w:t xml:space="preserve">cmr-prd-cas-pgs-pay-ha-01</w:t>
              </w:r>
            </w:ins>
          </w:p>
        </w:tc>
      </w:tr>
      <w:tr>
        <w:trPr>
          <w:ins w:id="10256" w:author="Claude" w:date="2026-09-27T17:00:00Z"/>
        </w:trPr>
        <w:tc>
          <w:tcPr>
            <w:tcW w:w="859" w:type="dxa"/>
          </w:tcPr>
          <w:p>
            <w:pPr>
              <w:pStyle w:val="Normal"/>
              <w:rPr>
                <w:ins w:id="10257" w:author="Claude" w:date="2026-09-27T17:00:00Z"/>
              </w:rPr>
            </w:pPr>
            <w:ins w:id="10258" w:author="Claude" w:date="2026-09-27T17:00:00Z">
              <w:r>
                <w:rPr>
                  <w:rStyle w:val="CodeChar"/>
                </w:rPr>
                <w:t xml:space="preserve">nsq</w:t>
              </w:r>
            </w:ins>
          </w:p>
        </w:tc>
        <w:tc>
          <w:tcPr>
            <w:tcW w:w="1537" w:type="dxa"/>
          </w:tcPr>
          <w:p>
            <w:pPr>
              <w:pStyle w:val="Normal"/>
              <w:rPr>
                <w:ins w:id="10259" w:author="Claude" w:date="2026-09-27T17:00:00Z"/>
              </w:rPr>
            </w:pPr>
            <w:ins w:id="10260" w:author="Claude" w:date="2026-09-27T17:00:00Z">
              <w:r>
                <w:t xml:space="preserve">NoSQL table</w:t>
              </w:r>
            </w:ins>
          </w:p>
        </w:tc>
        <w:tc>
          <w:tcPr>
            <w:tcW w:w="1537" w:type="dxa"/>
          </w:tcPr>
          <w:p>
            <w:pPr>
              <w:pStyle w:val="Normal"/>
              <w:rPr>
                <w:ins w:id="10261" w:author="Claude" w:date="2026-09-27T17:00:00Z"/>
              </w:rPr>
            </w:pPr>
            <w:ins w:id="10262" w:author="Claude" w:date="2026-09-27T17:00:00Z">
              <w:r>
                <w:t xml:space="preserve">Managed NoSQL table (hyphens not allowed: use the Joined Name; *verify*)</w:t>
              </w:r>
            </w:ins>
          </w:p>
        </w:tc>
        <w:tc>
          <w:tcPr>
            <w:tcW w:w="859" w:type="dxa"/>
          </w:tcPr>
          <w:p>
            <w:pPr>
              <w:pStyle w:val="Normal"/>
              <w:rPr>
                <w:ins w:id="10263" w:author="Claude" w:date="2026-09-27T17:00:00Z"/>
              </w:rPr>
            </w:pPr>
            <w:ins w:id="10264" w:author="Claude" w:date="2026-09-27T17:00:00Z">
              <w:r>
                <w:t xml:space="preserve">R</w:t>
              </w:r>
            </w:ins>
          </w:p>
        </w:tc>
        <w:tc>
          <w:tcPr>
            <w:tcW w:w="1356" w:type="dxa"/>
          </w:tcPr>
          <w:p>
            <w:pPr>
              <w:pStyle w:val="Normal"/>
              <w:rPr>
                <w:ins w:id="10265" w:author="Claude" w:date="2026-09-27T17:00:00Z"/>
              </w:rPr>
            </w:pPr>
            <w:ins w:id="10266" w:author="Claude" w:date="2026-09-27T17:00:00Z">
              <w:r>
                <w:t xml:space="preserve">None</w:t>
              </w:r>
            </w:ins>
          </w:p>
        </w:tc>
        <w:tc>
          <w:tcPr>
            <w:tcW w:w="3212" w:type="dxa"/>
          </w:tcPr>
          <w:p>
            <w:pPr>
              <w:pStyle w:val="Normal"/>
              <w:rPr>
                <w:ins w:id="10267" w:author="Claude" w:date="2026-09-27T17:00:00Z"/>
              </w:rPr>
            </w:pPr>
            <w:ins w:id="10268" w:author="Claude" w:date="2026-09-27T17:00:00Z">
              <w:r>
                <w:rPr>
                  <w:rStyle w:val="CodeChar"/>
                </w:rPr>
                <w:t xml:space="preserve">cmrprdcasnsqpay01</w:t>
              </w:r>
            </w:ins>
          </w:p>
        </w:tc>
      </w:tr>
      <w:tr>
        <w:trPr>
          <w:ins w:id="10269" w:author="Claude" w:date="2026-09-27T17:00:00Z"/>
        </w:trPr>
        <w:tc>
          <w:tcPr>
            <w:tcW w:w="859" w:type="dxa"/>
          </w:tcPr>
          <w:p>
            <w:pPr>
              <w:pStyle w:val="Normal"/>
              <w:rPr>
                <w:ins w:id="10270" w:author="Claude" w:date="2026-09-27T17:00:00Z"/>
              </w:rPr>
            </w:pPr>
            <w:ins w:id="10271" w:author="Claude" w:date="2026-09-27T17:00:00Z">
              <w:r>
                <w:rPr>
                  <w:rStyle w:val="CodeChar"/>
                </w:rPr>
                <w:t xml:space="preserve">ogg</w:t>
              </w:r>
            </w:ins>
          </w:p>
        </w:tc>
        <w:tc>
          <w:tcPr>
            <w:tcW w:w="1537" w:type="dxa"/>
          </w:tcPr>
          <w:p>
            <w:pPr>
              <w:pStyle w:val="Normal"/>
              <w:rPr>
                <w:ins w:id="10272" w:author="Claude" w:date="2026-09-27T17:00:00Z"/>
              </w:rPr>
            </w:pPr>
            <w:ins w:id="10273" w:author="Claude" w:date="2026-09-27T17:00:00Z">
              <w:r>
                <w:t xml:space="preserve">GoldenGate deployment</w:t>
              </w:r>
            </w:ins>
          </w:p>
        </w:tc>
        <w:tc>
          <w:tcPr>
            <w:tcW w:w="1537" w:type="dxa"/>
          </w:tcPr>
          <w:p>
            <w:pPr>
              <w:pStyle w:val="Normal"/>
              <w:rPr>
                <w:ins w:id="10274" w:author="Claude" w:date="2026-09-27T17:00:00Z"/>
              </w:rPr>
            </w:pPr>
            <w:ins w:id="10275" w:author="Claude" w:date="2026-09-27T17:00:00Z">
              <w:r>
                <w:t xml:space="preserve">Data replication</w:t>
              </w:r>
            </w:ins>
          </w:p>
        </w:tc>
        <w:tc>
          <w:tcPr>
            <w:tcW w:w="859" w:type="dxa"/>
          </w:tcPr>
          <w:p>
            <w:pPr>
              <w:pStyle w:val="Normal"/>
              <w:rPr>
                <w:ins w:id="10276" w:author="Claude" w:date="2026-09-27T17:00:00Z"/>
              </w:rPr>
            </w:pPr>
            <w:ins w:id="10277" w:author="Claude" w:date="2026-09-27T17:00:00Z">
              <w:r>
                <w:t xml:space="preserve">R</w:t>
              </w:r>
            </w:ins>
          </w:p>
        </w:tc>
        <w:tc>
          <w:tcPr>
            <w:tcW w:w="1356" w:type="dxa"/>
          </w:tcPr>
          <w:p>
            <w:pPr>
              <w:pStyle w:val="Normal"/>
              <w:rPr>
                <w:ins w:id="10278" w:author="Claude" w:date="2026-09-27T17:00:00Z"/>
              </w:rPr>
            </w:pPr>
            <w:ins w:id="10279" w:author="Claude" w:date="2026-09-27T17:00:00Z">
              <w:r>
                <w:t xml:space="preserve">None</w:t>
              </w:r>
            </w:ins>
          </w:p>
        </w:tc>
        <w:tc>
          <w:tcPr>
            <w:tcW w:w="3212" w:type="dxa"/>
          </w:tcPr>
          <w:p>
            <w:pPr>
              <w:pStyle w:val="Normal"/>
              <w:rPr>
                <w:ins w:id="10280" w:author="Claude" w:date="2026-09-27T17:00:00Z"/>
              </w:rPr>
            </w:pPr>
            <w:ins w:id="10281" w:author="Claude" w:date="2026-09-27T17:00:00Z">
              <w:r>
                <w:rPr>
                  <w:rStyle w:val="CodeChar"/>
                </w:rPr>
                <w:t xml:space="preserve">cmr-prd-cas-ogg-cbs-01</w:t>
              </w:r>
            </w:ins>
          </w:p>
        </w:tc>
      </w:tr>
      <w:tr>
        <w:trPr>
          <w:ins w:id="10282" w:author="Claude" w:date="2026-09-27T17:00:00Z"/>
        </w:trPr>
        <w:tc>
          <w:tcPr>
            <w:tcW w:w="859" w:type="dxa"/>
          </w:tcPr>
          <w:p>
            <w:pPr>
              <w:pStyle w:val="Normal"/>
              <w:rPr>
                <w:ins w:id="10283" w:author="Claude" w:date="2026-09-27T17:00:00Z"/>
              </w:rPr>
            </w:pPr>
            <w:ins w:id="10284" w:author="Claude" w:date="2026-09-27T17:00:00Z">
              <w:r>
                <w:rPr>
                  <w:rStyle w:val="CodeChar"/>
                </w:rPr>
                <w:t xml:space="preserve">dsf</w:t>
              </w:r>
            </w:ins>
          </w:p>
        </w:tc>
        <w:tc>
          <w:tcPr>
            <w:tcW w:w="1537" w:type="dxa"/>
          </w:tcPr>
          <w:p>
            <w:pPr>
              <w:pStyle w:val="Normal"/>
              <w:rPr>
                <w:ins w:id="10285" w:author="Claude" w:date="2026-09-27T17:00:00Z"/>
              </w:rPr>
            </w:pPr>
            <w:ins w:id="10286" w:author="Claude" w:date="2026-09-27T17:00:00Z">
              <w:r>
                <w:t xml:space="preserve">Data Safe target</w:t>
              </w:r>
            </w:ins>
          </w:p>
        </w:tc>
        <w:tc>
          <w:tcPr>
            <w:tcW w:w="1537" w:type="dxa"/>
          </w:tcPr>
          <w:p>
            <w:pPr>
              <w:pStyle w:val="Normal"/>
              <w:rPr>
                <w:ins w:id="10287" w:author="Claude" w:date="2026-09-27T17:00:00Z"/>
              </w:rPr>
            </w:pPr>
            <w:ins w:id="10288" w:author="Claude" w:date="2026-09-27T17:00:00Z">
              <w:r>
                <w:t xml:space="preserve">Database registered in Data Safe</w:t>
              </w:r>
            </w:ins>
          </w:p>
        </w:tc>
        <w:tc>
          <w:tcPr>
            <w:tcW w:w="859" w:type="dxa"/>
          </w:tcPr>
          <w:p>
            <w:pPr>
              <w:pStyle w:val="Normal"/>
              <w:rPr>
                <w:ins w:id="10289" w:author="Claude" w:date="2026-09-27T17:00:00Z"/>
              </w:rPr>
            </w:pPr>
            <w:ins w:id="10290" w:author="Claude" w:date="2026-09-27T17:00:00Z">
              <w:r>
                <w:t xml:space="preserve">R</w:t>
              </w:r>
            </w:ins>
          </w:p>
        </w:tc>
        <w:tc>
          <w:tcPr>
            <w:tcW w:w="1356" w:type="dxa"/>
          </w:tcPr>
          <w:p>
            <w:pPr>
              <w:pStyle w:val="Normal"/>
              <w:rPr>
                <w:ins w:id="10291" w:author="Claude" w:date="2026-09-27T17:00:00Z"/>
              </w:rPr>
            </w:pPr>
            <w:ins w:id="10292" w:author="Claude" w:date="2026-09-27T17:00:00Z">
              <w:r>
                <w:t xml:space="preserve">None</w:t>
              </w:r>
            </w:ins>
          </w:p>
        </w:tc>
        <w:tc>
          <w:tcPr>
            <w:tcW w:w="3212" w:type="dxa"/>
          </w:tcPr>
          <w:p>
            <w:pPr>
              <w:pStyle w:val="Normal"/>
              <w:rPr>
                <w:ins w:id="10293" w:author="Claude" w:date="2026-09-27T17:00:00Z"/>
              </w:rPr>
            </w:pPr>
            <w:ins w:id="10294" w:author="Claude" w:date="2026-09-27T17:00:00Z">
              <w:r>
                <w:rPr>
                  <w:rStyle w:val="CodeChar"/>
                </w:rPr>
                <w:t xml:space="preserve">cmr-prd-cas-dsf-cbs-01</w:t>
              </w:r>
            </w:ins>
          </w:p>
        </w:tc>
      </w:tr>
    </w:tbl>
    <w:p>
      <w:pPr>
        <w:pStyle w:val="Normal"/>
        <w:rPr>
          <w:ins w:id="10295" w:author="Claude" w:date="2026-09-27T17:00:00Z"/>
        </w:rPr>
      </w:pPr>
      <w:ins w:id="10296" w:author="Claude" w:date="2026-09-27T17:00:00Z">
        <w:r>
          <w:rPr>
            <w:b/>
          </w:rPr>
          <w:t xml:space="preserve">Storage</w:t>
        </w:r>
      </w:ins>
    </w:p>
    <w:tbl>
      <w:tblPr>
        <w:tblStyle w:val="TableGrid"/>
        <w:tblW w:w="9360" w:type="dxa"/>
        <w:tblInd w:w="113" w:type="dxa"/>
        <w:tblLayout w:type="fixed"/>
        <w:tblLook w:val="04a0" w:firstRow="1"/>
      </w:tblPr>
      <w:tblGrid>
        <w:gridCol w:w="977"/>
        <w:gridCol w:w="1198"/>
        <w:gridCol w:w="1267"/>
        <w:gridCol w:w="980"/>
        <w:gridCol w:w="1284"/>
        <w:gridCol w:w="3654"/>
      </w:tblGrid>
      <w:tr>
        <w:trPr>
          <w:tblHeader w:val="true"/>
          <w:ins w:id="10297" w:author="Claude" w:date="2026-09-27T17:00:00Z"/>
        </w:trPr>
        <w:tc>
          <w:tcPr>
            <w:tcW w:w="977" w:type="dxa"/>
            <w:shd w:val="clear" w:color="auto" w:fill="F2F2F2"/>
          </w:tcPr>
          <w:p>
            <w:pPr>
              <w:pStyle w:val="Normal"/>
              <w:rPr>
                <w:ins w:id="10298" w:author="Claude" w:date="2026-09-27T17:00:00Z"/>
              </w:rPr>
            </w:pPr>
            <w:ins w:id="10299" w:author="Claude" w:date="2026-09-27T17:00:00Z">
              <w:r>
                <w:t xml:space="preserve">Code</w:t>
              </w:r>
            </w:ins>
          </w:p>
        </w:tc>
        <w:tc>
          <w:tcPr>
            <w:tcW w:w="1198" w:type="dxa"/>
            <w:shd w:val="clear" w:color="auto" w:fill="F2F2F2"/>
          </w:tcPr>
          <w:p>
            <w:pPr>
              <w:pStyle w:val="Normal"/>
              <w:rPr>
                <w:ins w:id="10300" w:author="Claude" w:date="2026-09-27T17:00:00Z"/>
              </w:rPr>
            </w:pPr>
            <w:ins w:id="10301" w:author="Claude" w:date="2026-09-27T17:00:00Z">
              <w:r>
                <w:t xml:space="preserve">OCI resource</w:t>
              </w:r>
            </w:ins>
          </w:p>
        </w:tc>
        <w:tc>
          <w:tcPr>
            <w:tcW w:w="1267" w:type="dxa"/>
            <w:shd w:val="clear" w:color="auto" w:fill="F2F2F2"/>
          </w:tcPr>
          <w:p>
            <w:pPr>
              <w:pStyle w:val="Normal"/>
              <w:rPr>
                <w:ins w:id="10302" w:author="Claude" w:date="2026-09-27T17:00:00Z"/>
              </w:rPr>
            </w:pPr>
            <w:ins w:id="10303" w:author="Claude" w:date="2026-09-27T17:00:00Z">
              <w:r>
                <w:t xml:space="preserve">What it is</w:t>
              </w:r>
            </w:ins>
          </w:p>
        </w:tc>
        <w:tc>
          <w:tcPr>
            <w:tcW w:w="980" w:type="dxa"/>
            <w:shd w:val="clear" w:color="auto" w:fill="F2F2F2"/>
          </w:tcPr>
          <w:p>
            <w:pPr>
              <w:pStyle w:val="Normal"/>
              <w:rPr>
                <w:ins w:id="10304" w:author="Claude" w:date="2026-09-27T17:00:00Z"/>
              </w:rPr>
            </w:pPr>
            <w:ins w:id="10305" w:author="Claude" w:date="2026-09-27T17:00:00Z">
              <w:r>
                <w:t xml:space="preserve">Scope</w:t>
              </w:r>
            </w:ins>
          </w:p>
        </w:tc>
        <w:tc>
          <w:tcPr>
            <w:tcW w:w="1284" w:type="dxa"/>
            <w:shd w:val="clear" w:color="auto" w:fill="F2F2F2"/>
          </w:tcPr>
          <w:p>
            <w:pPr>
              <w:pStyle w:val="Normal"/>
              <w:rPr>
                <w:ins w:id="10306" w:author="Claude" w:date="2026-09-27T17:00:00Z"/>
              </w:rPr>
            </w:pPr>
            <w:ins w:id="10307" w:author="Claude" w:date="2026-09-27T17:00:00Z">
              <w:r>
                <w:t xml:space="preserve">Qualifier</w:t>
              </w:r>
            </w:ins>
          </w:p>
        </w:tc>
        <w:tc>
          <w:tcPr>
            <w:tcW w:w="3654" w:type="dxa"/>
            <w:shd w:val="clear" w:color="auto" w:fill="F2F2F2"/>
          </w:tcPr>
          <w:p>
            <w:pPr>
              <w:pStyle w:val="Normal"/>
              <w:rPr>
                <w:ins w:id="10308" w:author="Claude" w:date="2026-09-27T17:00:00Z"/>
              </w:rPr>
            </w:pPr>
            <w:ins w:id="10309" w:author="Claude" w:date="2026-09-27T17:00:00Z">
              <w:r>
                <w:t xml:space="preserve">Example</w:t>
              </w:r>
            </w:ins>
          </w:p>
        </w:tc>
      </w:tr>
      <w:tr>
        <w:trPr>
          <w:ins w:id="10310" w:author="Claude" w:date="2026-09-27T17:00:00Z"/>
        </w:trPr>
        <w:tc>
          <w:tcPr>
            <w:tcW w:w="977" w:type="dxa"/>
          </w:tcPr>
          <w:p>
            <w:pPr>
              <w:pStyle w:val="Normal"/>
              <w:rPr>
                <w:ins w:id="10311" w:author="Claude" w:date="2026-09-27T17:00:00Z"/>
              </w:rPr>
            </w:pPr>
            <w:ins w:id="10312" w:author="Claude" w:date="2026-09-27T17:00:00Z">
              <w:r>
                <w:rPr>
                  <w:rStyle w:val="CodeChar"/>
                </w:rPr>
                <w:t xml:space="preserve">bkt</w:t>
              </w:r>
            </w:ins>
          </w:p>
        </w:tc>
        <w:tc>
          <w:tcPr>
            <w:tcW w:w="1198" w:type="dxa"/>
          </w:tcPr>
          <w:p>
            <w:pPr>
              <w:pStyle w:val="Normal"/>
              <w:rPr>
                <w:ins w:id="10313" w:author="Claude" w:date="2026-09-27T17:00:00Z"/>
              </w:rPr>
            </w:pPr>
            <w:ins w:id="10314" w:author="Claude" w:date="2026-09-27T17:00:00Z">
              <w:r>
                <w:t xml:space="preserve">Object Storage bucket</w:t>
              </w:r>
            </w:ins>
          </w:p>
        </w:tc>
        <w:tc>
          <w:tcPr>
            <w:tcW w:w="1267" w:type="dxa"/>
          </w:tcPr>
          <w:p>
            <w:pPr>
              <w:pStyle w:val="Normal"/>
              <w:rPr>
                <w:ins w:id="10315" w:author="Claude" w:date="2026-09-27T17:00:00Z"/>
              </w:rPr>
            </w:pPr>
            <w:ins w:id="10316" w:author="Claude" w:date="2026-09-27T17:00:00Z">
              <w:r>
                <w:t xml:space="preserve">Object container</w:t>
              </w:r>
            </w:ins>
          </w:p>
        </w:tc>
        <w:tc>
          <w:tcPr>
            <w:tcW w:w="980" w:type="dxa"/>
          </w:tcPr>
          <w:p>
            <w:pPr>
              <w:pStyle w:val="Normal"/>
              <w:rPr>
                <w:ins w:id="10317" w:author="Claude" w:date="2026-09-27T17:00:00Z"/>
              </w:rPr>
            </w:pPr>
            <w:ins w:id="10318" w:author="Claude" w:date="2026-09-27T17:00:00Z">
              <w:r>
                <w:t xml:space="preserve">R</w:t>
              </w:r>
            </w:ins>
          </w:p>
        </w:tc>
        <w:tc>
          <w:tcPr>
            <w:tcW w:w="1284" w:type="dxa"/>
          </w:tcPr>
          <w:p>
            <w:pPr>
              <w:pStyle w:val="Normal"/>
              <w:rPr>
                <w:ins w:id="10319" w:author="Claude" w:date="2026-09-27T17:00:00Z"/>
              </w:rPr>
            </w:pPr>
            <w:ins w:id="10320" w:author="Claude" w:date="2026-09-27T17:00:00Z">
              <w:r>
                <w:t xml:space="preserve">Required: F (purpose)</w:t>
              </w:r>
            </w:ins>
          </w:p>
        </w:tc>
        <w:tc>
          <w:tcPr>
            <w:tcW w:w="3654" w:type="dxa"/>
          </w:tcPr>
          <w:p>
            <w:pPr>
              <w:pStyle w:val="Normal"/>
              <w:rPr>
                <w:ins w:id="10321" w:author="Claude" w:date="2026-09-27T17:00:00Z"/>
              </w:rPr>
            </w:pPr>
            <w:ins w:id="10322" w:author="Claude" w:date="2026-09-27T17:00:00Z">
              <w:r>
                <w:rPr>
                  <w:rStyle w:val="CodeChar"/>
                </w:rPr>
                <w:t xml:space="preserve">cmr-prd-cas-bkt-cbs-bkp-01</w:t>
              </w:r>
            </w:ins>
          </w:p>
        </w:tc>
      </w:tr>
      <w:tr>
        <w:trPr>
          <w:ins w:id="10323" w:author="Claude" w:date="2026-09-27T17:00:00Z"/>
        </w:trPr>
        <w:tc>
          <w:tcPr>
            <w:tcW w:w="977" w:type="dxa"/>
          </w:tcPr>
          <w:p>
            <w:pPr>
              <w:pStyle w:val="Normal"/>
              <w:rPr>
                <w:ins w:id="10324" w:author="Claude" w:date="2026-09-27T17:00:00Z"/>
              </w:rPr>
            </w:pPr>
            <w:ins w:id="10325" w:author="Claude" w:date="2026-09-27T17:00:00Z">
              <w:r>
                <w:rPr>
                  <w:rStyle w:val="CodeChar"/>
                </w:rPr>
                <w:t xml:space="preserve">fss</w:t>
              </w:r>
            </w:ins>
          </w:p>
        </w:tc>
        <w:tc>
          <w:tcPr>
            <w:tcW w:w="1198" w:type="dxa"/>
          </w:tcPr>
          <w:p>
            <w:pPr>
              <w:pStyle w:val="Normal"/>
              <w:rPr>
                <w:ins w:id="10326" w:author="Claude" w:date="2026-09-27T17:00:00Z"/>
              </w:rPr>
            </w:pPr>
            <w:ins w:id="10327" w:author="Claude" w:date="2026-09-27T17:00:00Z">
              <w:r>
                <w:t xml:space="preserve">File Storage file system</w:t>
              </w:r>
            </w:ins>
          </w:p>
        </w:tc>
        <w:tc>
          <w:tcPr>
            <w:tcW w:w="1267" w:type="dxa"/>
          </w:tcPr>
          <w:p>
            <w:pPr>
              <w:pStyle w:val="Normal"/>
              <w:rPr>
                <w:ins w:id="10328" w:author="Claude" w:date="2026-09-27T17:00:00Z"/>
              </w:rPr>
            </w:pPr>
            <w:ins w:id="10329" w:author="Claude" w:date="2026-09-27T17:00:00Z">
              <w:r>
                <w:t xml:space="preserve">NFS file system</w:t>
              </w:r>
            </w:ins>
          </w:p>
        </w:tc>
        <w:tc>
          <w:tcPr>
            <w:tcW w:w="980" w:type="dxa"/>
          </w:tcPr>
          <w:p>
            <w:pPr>
              <w:pStyle w:val="Normal"/>
              <w:rPr>
                <w:ins w:id="10330" w:author="Claude" w:date="2026-09-27T17:00:00Z"/>
              </w:rPr>
            </w:pPr>
            <w:ins w:id="10331" w:author="Claude" w:date="2026-09-27T17:00:00Z">
              <w:r>
                <w:t xml:space="preserve">R</w:t>
              </w:r>
            </w:ins>
          </w:p>
        </w:tc>
        <w:tc>
          <w:tcPr>
            <w:tcW w:w="1284" w:type="dxa"/>
          </w:tcPr>
          <w:p>
            <w:pPr>
              <w:pStyle w:val="Normal"/>
              <w:rPr>
                <w:ins w:id="10332" w:author="Claude" w:date="2026-09-27T17:00:00Z"/>
              </w:rPr>
            </w:pPr>
            <w:ins w:id="10333" w:author="Claude" w:date="2026-09-27T17:00:00Z">
              <w:r>
                <w:t xml:space="preserve">None</w:t>
              </w:r>
            </w:ins>
          </w:p>
        </w:tc>
        <w:tc>
          <w:tcPr>
            <w:tcW w:w="3654" w:type="dxa"/>
          </w:tcPr>
          <w:p>
            <w:pPr>
              <w:pStyle w:val="Normal"/>
              <w:rPr>
                <w:ins w:id="10334" w:author="Claude" w:date="2026-09-27T17:00:00Z"/>
              </w:rPr>
            </w:pPr>
            <w:ins w:id="10335" w:author="Claude" w:date="2026-09-27T17:00:00Z">
              <w:r>
                <w:rPr>
                  <w:rStyle w:val="CodeChar"/>
                </w:rPr>
                <w:t xml:space="preserve">cmr-prd-cas-fss-cbs-01</w:t>
              </w:r>
            </w:ins>
          </w:p>
        </w:tc>
      </w:tr>
      <w:tr>
        <w:trPr>
          <w:ins w:id="10336" w:author="Claude" w:date="2026-09-27T17:00:00Z"/>
        </w:trPr>
        <w:tc>
          <w:tcPr>
            <w:tcW w:w="977" w:type="dxa"/>
          </w:tcPr>
          <w:p>
            <w:pPr>
              <w:pStyle w:val="Normal"/>
              <w:rPr>
                <w:ins w:id="10337" w:author="Claude" w:date="2026-09-27T17:00:00Z"/>
              </w:rPr>
            </w:pPr>
            <w:ins w:id="10338" w:author="Claude" w:date="2026-09-27T17:00:00Z">
              <w:r>
                <w:rPr>
                  <w:rStyle w:val="CodeChar"/>
                </w:rPr>
                <w:t xml:space="preserve">mnt</w:t>
              </w:r>
            </w:ins>
          </w:p>
        </w:tc>
        <w:tc>
          <w:tcPr>
            <w:tcW w:w="1198" w:type="dxa"/>
          </w:tcPr>
          <w:p>
            <w:pPr>
              <w:pStyle w:val="Normal"/>
              <w:rPr>
                <w:ins w:id="10339" w:author="Claude" w:date="2026-09-27T17:00:00Z"/>
              </w:rPr>
            </w:pPr>
            <w:ins w:id="10340" w:author="Claude" w:date="2026-09-27T17:00:00Z">
              <w:r>
                <w:t xml:space="preserve">File Storage mount target</w:t>
              </w:r>
            </w:ins>
          </w:p>
        </w:tc>
        <w:tc>
          <w:tcPr>
            <w:tcW w:w="1267" w:type="dxa"/>
          </w:tcPr>
          <w:p>
            <w:pPr>
              <w:pStyle w:val="Normal"/>
              <w:rPr>
                <w:ins w:id="10341" w:author="Claude" w:date="2026-09-27T17:00:00Z"/>
              </w:rPr>
            </w:pPr>
            <w:ins w:id="10342" w:author="Claude" w:date="2026-09-27T17:00:00Z">
              <w:r>
                <w:t xml:space="preserve">NFS endpoint</w:t>
              </w:r>
            </w:ins>
          </w:p>
        </w:tc>
        <w:tc>
          <w:tcPr>
            <w:tcW w:w="980" w:type="dxa"/>
          </w:tcPr>
          <w:p>
            <w:pPr>
              <w:pStyle w:val="Normal"/>
              <w:rPr>
                <w:ins w:id="10343" w:author="Claude" w:date="2026-09-27T17:00:00Z"/>
              </w:rPr>
            </w:pPr>
            <w:ins w:id="10344" w:author="Claude" w:date="2026-09-27T17:00:00Z">
              <w:r>
                <w:t xml:space="preserve">R</w:t>
              </w:r>
            </w:ins>
          </w:p>
        </w:tc>
        <w:tc>
          <w:tcPr>
            <w:tcW w:w="1284" w:type="dxa"/>
          </w:tcPr>
          <w:p>
            <w:pPr>
              <w:pStyle w:val="Normal"/>
              <w:rPr>
                <w:ins w:id="10345" w:author="Claude" w:date="2026-09-27T17:00:00Z"/>
              </w:rPr>
            </w:pPr>
            <w:ins w:id="10346" w:author="Claude" w:date="2026-09-27T17:00:00Z">
              <w:r>
                <w:t xml:space="preserve">None</w:t>
              </w:r>
            </w:ins>
          </w:p>
        </w:tc>
        <w:tc>
          <w:tcPr>
            <w:tcW w:w="3654" w:type="dxa"/>
          </w:tcPr>
          <w:p>
            <w:pPr>
              <w:pStyle w:val="Normal"/>
              <w:rPr>
                <w:ins w:id="10347" w:author="Claude" w:date="2026-09-27T17:00:00Z"/>
              </w:rPr>
            </w:pPr>
            <w:ins w:id="10348" w:author="Claude" w:date="2026-09-27T17:00:00Z">
              <w:r>
                <w:rPr>
                  <w:rStyle w:val="CodeChar"/>
                </w:rPr>
                <w:t xml:space="preserve">cmr-prd-cas-mnt-cbs-01</w:t>
              </w:r>
            </w:ins>
          </w:p>
        </w:tc>
      </w:tr>
    </w:tbl>
    <w:p>
      <w:pPr>
        <w:pStyle w:val="Normal"/>
        <w:rPr>
          <w:ins w:id="10349" w:author="Claude" w:date="2026-09-27T17:00:00Z"/>
        </w:rPr>
      </w:pPr>
      <w:ins w:id="10350" w:author="Claude" w:date="2026-09-27T17:00:00Z">
        <w:r>
          <w:rPr>
            <w:b/>
          </w:rPr>
          <w:t xml:space="preserve">Security</w:t>
        </w:r>
      </w:ins>
    </w:p>
    <w:tbl>
      <w:tblPr>
        <w:tblStyle w:val="TableGrid"/>
        <w:tblW w:w="9360" w:type="dxa"/>
        <w:tblInd w:w="113" w:type="dxa"/>
        <w:tblLayout w:type="fixed"/>
        <w:tblLook w:val="04a0" w:firstRow="1"/>
      </w:tblPr>
      <w:tblGrid>
        <w:gridCol w:w="882"/>
        <w:gridCol w:w="1486"/>
        <w:gridCol w:w="1486"/>
        <w:gridCol w:w="882"/>
        <w:gridCol w:w="1207"/>
        <w:gridCol w:w="3417"/>
      </w:tblGrid>
      <w:tr>
        <w:trPr>
          <w:tblHeader w:val="true"/>
          <w:ins w:id="10351" w:author="Claude" w:date="2026-09-27T17:00:00Z"/>
        </w:trPr>
        <w:tc>
          <w:tcPr>
            <w:tcW w:w="882" w:type="dxa"/>
            <w:shd w:val="clear" w:color="auto" w:fill="F2F2F2"/>
          </w:tcPr>
          <w:p>
            <w:pPr>
              <w:pStyle w:val="Normal"/>
              <w:rPr>
                <w:ins w:id="10352" w:author="Claude" w:date="2026-09-27T17:00:00Z"/>
              </w:rPr>
            </w:pPr>
            <w:ins w:id="10353" w:author="Claude" w:date="2026-09-27T17:00:00Z">
              <w:r>
                <w:t xml:space="preserve">Code</w:t>
              </w:r>
            </w:ins>
          </w:p>
        </w:tc>
        <w:tc>
          <w:tcPr>
            <w:tcW w:w="1486" w:type="dxa"/>
            <w:shd w:val="clear" w:color="auto" w:fill="F2F2F2"/>
          </w:tcPr>
          <w:p>
            <w:pPr>
              <w:pStyle w:val="Normal"/>
              <w:rPr>
                <w:ins w:id="10354" w:author="Claude" w:date="2026-09-27T17:00:00Z"/>
              </w:rPr>
            </w:pPr>
            <w:ins w:id="10355" w:author="Claude" w:date="2026-09-27T17:00:00Z">
              <w:r>
                <w:t xml:space="preserve">OCI resource</w:t>
              </w:r>
            </w:ins>
          </w:p>
        </w:tc>
        <w:tc>
          <w:tcPr>
            <w:tcW w:w="1486" w:type="dxa"/>
            <w:shd w:val="clear" w:color="auto" w:fill="F2F2F2"/>
          </w:tcPr>
          <w:p>
            <w:pPr>
              <w:pStyle w:val="Normal"/>
              <w:rPr>
                <w:ins w:id="10356" w:author="Claude" w:date="2026-09-27T17:00:00Z"/>
              </w:rPr>
            </w:pPr>
            <w:ins w:id="10357" w:author="Claude" w:date="2026-09-27T17:00:00Z">
              <w:r>
                <w:t xml:space="preserve">What it is</w:t>
              </w:r>
            </w:ins>
          </w:p>
        </w:tc>
        <w:tc>
          <w:tcPr>
            <w:tcW w:w="882" w:type="dxa"/>
            <w:shd w:val="clear" w:color="auto" w:fill="F2F2F2"/>
          </w:tcPr>
          <w:p>
            <w:pPr>
              <w:pStyle w:val="Normal"/>
              <w:rPr>
                <w:ins w:id="10358" w:author="Claude" w:date="2026-09-27T17:00:00Z"/>
              </w:rPr>
            </w:pPr>
            <w:ins w:id="10359" w:author="Claude" w:date="2026-09-27T17:00:00Z">
              <w:r>
                <w:t xml:space="preserve">Scope</w:t>
              </w:r>
            </w:ins>
          </w:p>
        </w:tc>
        <w:tc>
          <w:tcPr>
            <w:tcW w:w="1207" w:type="dxa"/>
            <w:shd w:val="clear" w:color="auto" w:fill="F2F2F2"/>
          </w:tcPr>
          <w:p>
            <w:pPr>
              <w:pStyle w:val="Normal"/>
              <w:rPr>
                <w:ins w:id="10360" w:author="Claude" w:date="2026-09-27T17:00:00Z"/>
              </w:rPr>
            </w:pPr>
            <w:ins w:id="10361" w:author="Claude" w:date="2026-09-27T17:00:00Z">
              <w:r>
                <w:t xml:space="preserve">Qualifier</w:t>
              </w:r>
            </w:ins>
          </w:p>
        </w:tc>
        <w:tc>
          <w:tcPr>
            <w:tcW w:w="3417" w:type="dxa"/>
            <w:shd w:val="clear" w:color="auto" w:fill="F2F2F2"/>
          </w:tcPr>
          <w:p>
            <w:pPr>
              <w:pStyle w:val="Normal"/>
              <w:rPr>
                <w:ins w:id="10362" w:author="Claude" w:date="2026-09-27T17:00:00Z"/>
              </w:rPr>
            </w:pPr>
            <w:ins w:id="10363" w:author="Claude" w:date="2026-09-27T17:00:00Z">
              <w:r>
                <w:t xml:space="preserve">Example</w:t>
              </w:r>
            </w:ins>
          </w:p>
        </w:tc>
      </w:tr>
      <w:tr>
        <w:trPr>
          <w:ins w:id="10364" w:author="Claude" w:date="2026-09-27T17:00:00Z"/>
        </w:trPr>
        <w:tc>
          <w:tcPr>
            <w:tcW w:w="882" w:type="dxa"/>
          </w:tcPr>
          <w:p>
            <w:pPr>
              <w:pStyle w:val="Normal"/>
              <w:rPr>
                <w:ins w:id="10365" w:author="Claude" w:date="2026-09-27T17:00:00Z"/>
              </w:rPr>
            </w:pPr>
            <w:ins w:id="10366" w:author="Claude" w:date="2026-09-27T17:00:00Z">
              <w:r>
                <w:rPr>
                  <w:rStyle w:val="CodeChar"/>
                </w:rPr>
                <w:t xml:space="preserve">vlt</w:t>
              </w:r>
            </w:ins>
          </w:p>
        </w:tc>
        <w:tc>
          <w:tcPr>
            <w:tcW w:w="1486" w:type="dxa"/>
          </w:tcPr>
          <w:p>
            <w:pPr>
              <w:pStyle w:val="Normal"/>
              <w:rPr>
                <w:ins w:id="10367" w:author="Claude" w:date="2026-09-27T17:00:00Z"/>
              </w:rPr>
            </w:pPr>
            <w:ins w:id="10368" w:author="Claude" w:date="2026-09-27T17:00:00Z">
              <w:r>
                <w:t xml:space="preserve">Vault</w:t>
              </w:r>
            </w:ins>
          </w:p>
        </w:tc>
        <w:tc>
          <w:tcPr>
            <w:tcW w:w="1486" w:type="dxa"/>
          </w:tcPr>
          <w:p>
            <w:pPr>
              <w:pStyle w:val="Normal"/>
              <w:rPr>
                <w:ins w:id="10369" w:author="Claude" w:date="2026-09-27T17:00:00Z"/>
              </w:rPr>
            </w:pPr>
            <w:ins w:id="10370" w:author="Claude" w:date="2026-09-27T17:00:00Z">
              <w:r>
                <w:t xml:space="preserve">Container for keys and secrets</w:t>
              </w:r>
            </w:ins>
          </w:p>
        </w:tc>
        <w:tc>
          <w:tcPr>
            <w:tcW w:w="882" w:type="dxa"/>
          </w:tcPr>
          <w:p>
            <w:pPr>
              <w:pStyle w:val="Normal"/>
              <w:rPr>
                <w:ins w:id="10371" w:author="Claude" w:date="2026-09-27T17:00:00Z"/>
              </w:rPr>
            </w:pPr>
            <w:ins w:id="10372" w:author="Claude" w:date="2026-09-27T17:00:00Z">
              <w:r>
                <w:t xml:space="preserve">R</w:t>
              </w:r>
            </w:ins>
          </w:p>
        </w:tc>
        <w:tc>
          <w:tcPr>
            <w:tcW w:w="1207" w:type="dxa"/>
          </w:tcPr>
          <w:p>
            <w:pPr>
              <w:pStyle w:val="Normal"/>
              <w:rPr>
                <w:ins w:id="10373" w:author="Claude" w:date="2026-09-27T17:00:00Z"/>
              </w:rPr>
            </w:pPr>
            <w:ins w:id="10374" w:author="Claude" w:date="2026-09-27T17:00:00Z">
              <w:r>
                <w:t xml:space="preserve">None</w:t>
              </w:r>
            </w:ins>
          </w:p>
        </w:tc>
        <w:tc>
          <w:tcPr>
            <w:tcW w:w="3417" w:type="dxa"/>
          </w:tcPr>
          <w:p>
            <w:pPr>
              <w:pStyle w:val="Normal"/>
              <w:rPr>
                <w:ins w:id="10375" w:author="Claude" w:date="2026-09-27T17:00:00Z"/>
              </w:rPr>
            </w:pPr>
            <w:ins w:id="10376" w:author="Claude" w:date="2026-09-27T17:00:00Z">
              <w:r>
                <w:rPr>
                  <w:rStyle w:val="CodeChar"/>
                </w:rPr>
                <w:t xml:space="preserve">cmr-prd-cas-vlt-kms-01</w:t>
              </w:r>
            </w:ins>
          </w:p>
        </w:tc>
      </w:tr>
      <w:tr>
        <w:trPr>
          <w:ins w:id="10377" w:author="Claude" w:date="2026-09-27T17:00:00Z"/>
        </w:trPr>
        <w:tc>
          <w:tcPr>
            <w:tcW w:w="882" w:type="dxa"/>
          </w:tcPr>
          <w:p>
            <w:pPr>
              <w:pStyle w:val="Normal"/>
              <w:rPr>
                <w:ins w:id="10378" w:author="Claude" w:date="2026-09-27T17:00:00Z"/>
              </w:rPr>
            </w:pPr>
            <w:ins w:id="10379" w:author="Claude" w:date="2026-09-27T17:00:00Z">
              <w:r>
                <w:rPr>
                  <w:rStyle w:val="CodeChar"/>
                </w:rPr>
                <w:t xml:space="preserve">key</w:t>
              </w:r>
            </w:ins>
          </w:p>
        </w:tc>
        <w:tc>
          <w:tcPr>
            <w:tcW w:w="1486" w:type="dxa"/>
          </w:tcPr>
          <w:p>
            <w:pPr>
              <w:pStyle w:val="Normal"/>
              <w:rPr>
                <w:ins w:id="10380" w:author="Claude" w:date="2026-09-27T17:00:00Z"/>
              </w:rPr>
            </w:pPr>
            <w:ins w:id="10381" w:author="Claude" w:date="2026-09-27T17:00:00Z">
              <w:r>
                <w:t xml:space="preserve">Master encryption key</w:t>
              </w:r>
            </w:ins>
          </w:p>
        </w:tc>
        <w:tc>
          <w:tcPr>
            <w:tcW w:w="1486" w:type="dxa"/>
          </w:tcPr>
          <w:p>
            <w:pPr>
              <w:pStyle w:val="Normal"/>
              <w:rPr>
                <w:ins w:id="10382" w:author="Claude" w:date="2026-09-27T17:00:00Z"/>
              </w:rPr>
            </w:pPr>
            <w:ins w:id="10383" w:author="Claude" w:date="2026-09-27T17:00:00Z">
              <w:r>
                <w:t xml:space="preserve">Encryption key in a vault</w:t>
              </w:r>
            </w:ins>
          </w:p>
        </w:tc>
        <w:tc>
          <w:tcPr>
            <w:tcW w:w="882" w:type="dxa"/>
          </w:tcPr>
          <w:p>
            <w:pPr>
              <w:pStyle w:val="Normal"/>
              <w:rPr>
                <w:ins w:id="10384" w:author="Claude" w:date="2026-09-27T17:00:00Z"/>
              </w:rPr>
            </w:pPr>
            <w:ins w:id="10385" w:author="Claude" w:date="2026-09-27T17:00:00Z">
              <w:r>
                <w:t xml:space="preserve">R</w:t>
              </w:r>
            </w:ins>
          </w:p>
        </w:tc>
        <w:tc>
          <w:tcPr>
            <w:tcW w:w="1207" w:type="dxa"/>
          </w:tcPr>
          <w:p>
            <w:pPr>
              <w:pStyle w:val="Normal"/>
              <w:rPr>
                <w:ins w:id="10386" w:author="Claude" w:date="2026-09-27T17:00:00Z"/>
              </w:rPr>
            </w:pPr>
            <w:ins w:id="10387" w:author="Claude" w:date="2026-09-27T17:00:00Z">
              <w:r>
                <w:t xml:space="preserve">Required: G (protects)</w:t>
              </w:r>
            </w:ins>
          </w:p>
        </w:tc>
        <w:tc>
          <w:tcPr>
            <w:tcW w:w="3417" w:type="dxa"/>
          </w:tcPr>
          <w:p>
            <w:pPr>
              <w:pStyle w:val="Normal"/>
              <w:rPr>
                <w:ins w:id="10388" w:author="Claude" w:date="2026-09-27T17:00:00Z"/>
              </w:rPr>
            </w:pPr>
            <w:ins w:id="10389" w:author="Claude" w:date="2026-09-27T17:00:00Z">
              <w:r>
                <w:rPr>
                  <w:rStyle w:val="CodeChar"/>
                </w:rPr>
                <w:t xml:space="preserve">cmr-prd-cas-key-cbs-tde-01</w:t>
              </w:r>
            </w:ins>
          </w:p>
        </w:tc>
      </w:tr>
      <w:tr>
        <w:trPr>
          <w:ins w:id="10390" w:author="Claude" w:date="2026-09-27T17:00:00Z"/>
        </w:trPr>
        <w:tc>
          <w:tcPr>
            <w:tcW w:w="882" w:type="dxa"/>
          </w:tcPr>
          <w:p>
            <w:pPr>
              <w:pStyle w:val="Normal"/>
              <w:rPr>
                <w:ins w:id="10391" w:author="Claude" w:date="2026-09-27T17:00:00Z"/>
              </w:rPr>
            </w:pPr>
            <w:ins w:id="10392" w:author="Claude" w:date="2026-09-27T17:00:00Z">
              <w:r>
                <w:rPr>
                  <w:rStyle w:val="CodeChar"/>
                </w:rPr>
                <w:t xml:space="preserve">scrt</w:t>
              </w:r>
            </w:ins>
          </w:p>
        </w:tc>
        <w:tc>
          <w:tcPr>
            <w:tcW w:w="1486" w:type="dxa"/>
          </w:tcPr>
          <w:p>
            <w:pPr>
              <w:pStyle w:val="Normal"/>
              <w:rPr>
                <w:ins w:id="10393" w:author="Claude" w:date="2026-09-27T17:00:00Z"/>
              </w:rPr>
            </w:pPr>
            <w:ins w:id="10394" w:author="Claude" w:date="2026-09-27T17:00:00Z">
              <w:r>
                <w:t xml:space="preserve">Vault secret</w:t>
              </w:r>
            </w:ins>
          </w:p>
        </w:tc>
        <w:tc>
          <w:tcPr>
            <w:tcW w:w="1486" w:type="dxa"/>
          </w:tcPr>
          <w:p>
            <w:pPr>
              <w:pStyle w:val="Normal"/>
              <w:rPr>
                <w:ins w:id="10395" w:author="Claude" w:date="2026-09-27T17:00:00Z"/>
              </w:rPr>
            </w:pPr>
            <w:ins w:id="10396" w:author="Claude" w:date="2026-09-27T17:00:00Z">
              <w:r>
                <w:t xml:space="preserve">Password, token or key material</w:t>
              </w:r>
            </w:ins>
          </w:p>
        </w:tc>
        <w:tc>
          <w:tcPr>
            <w:tcW w:w="882" w:type="dxa"/>
          </w:tcPr>
          <w:p>
            <w:pPr>
              <w:pStyle w:val="Normal"/>
              <w:rPr>
                <w:ins w:id="10397" w:author="Claude" w:date="2026-09-27T17:00:00Z"/>
              </w:rPr>
            </w:pPr>
            <w:ins w:id="10398" w:author="Claude" w:date="2026-09-27T17:00:00Z">
              <w:r>
                <w:t xml:space="preserve">R</w:t>
              </w:r>
            </w:ins>
          </w:p>
        </w:tc>
        <w:tc>
          <w:tcPr>
            <w:tcW w:w="1207" w:type="dxa"/>
          </w:tcPr>
          <w:p>
            <w:pPr>
              <w:pStyle w:val="Normal"/>
              <w:rPr>
                <w:ins w:id="10399" w:author="Claude" w:date="2026-09-27T17:00:00Z"/>
              </w:rPr>
            </w:pPr>
            <w:ins w:id="10400" w:author="Claude" w:date="2026-09-27T17:00:00Z">
              <w:r>
                <w:t xml:space="preserve">Required: H (kind)</w:t>
              </w:r>
            </w:ins>
          </w:p>
        </w:tc>
        <w:tc>
          <w:tcPr>
            <w:tcW w:w="3417" w:type="dxa"/>
          </w:tcPr>
          <w:p>
            <w:pPr>
              <w:pStyle w:val="Normal"/>
              <w:rPr>
                <w:ins w:id="10401" w:author="Claude" w:date="2026-09-27T17:00:00Z"/>
              </w:rPr>
            </w:pPr>
            <w:ins w:id="10402" w:author="Claude" w:date="2026-09-27T17:00:00Z">
              <w:r>
                <w:rPr>
                  <w:rStyle w:val="CodeChar"/>
                </w:rPr>
                <w:t xml:space="preserve">cmr-prd-cas-scrt-pay-dbc-01</w:t>
              </w:r>
            </w:ins>
          </w:p>
        </w:tc>
      </w:tr>
      <w:tr>
        <w:trPr>
          <w:ins w:id="10403" w:author="Claude" w:date="2026-09-27T17:00:00Z"/>
        </w:trPr>
        <w:tc>
          <w:tcPr>
            <w:tcW w:w="882" w:type="dxa"/>
          </w:tcPr>
          <w:p>
            <w:pPr>
              <w:pStyle w:val="Normal"/>
              <w:rPr>
                <w:ins w:id="10404" w:author="Claude" w:date="2026-09-27T17:00:00Z"/>
              </w:rPr>
            </w:pPr>
            <w:ins w:id="10405" w:author="Claude" w:date="2026-09-27T17:00:00Z">
              <w:r>
                <w:rPr>
                  <w:rStyle w:val="CodeChar"/>
                </w:rPr>
                <w:t xml:space="preserve">cert</w:t>
              </w:r>
            </w:ins>
          </w:p>
        </w:tc>
        <w:tc>
          <w:tcPr>
            <w:tcW w:w="1486" w:type="dxa"/>
          </w:tcPr>
          <w:p>
            <w:pPr>
              <w:pStyle w:val="Normal"/>
              <w:rPr>
                <w:ins w:id="10406" w:author="Claude" w:date="2026-09-27T17:00:00Z"/>
              </w:rPr>
            </w:pPr>
            <w:ins w:id="10407" w:author="Claude" w:date="2026-09-27T17:00:00Z">
              <w:r>
                <w:t xml:space="preserve">Certificate</w:t>
              </w:r>
            </w:ins>
          </w:p>
        </w:tc>
        <w:tc>
          <w:tcPr>
            <w:tcW w:w="1486" w:type="dxa"/>
          </w:tcPr>
          <w:p>
            <w:pPr>
              <w:pStyle w:val="Normal"/>
              <w:rPr>
                <w:ins w:id="10408" w:author="Claude" w:date="2026-09-27T17:00:00Z"/>
              </w:rPr>
            </w:pPr>
            <w:ins w:id="10409" w:author="Claude" w:date="2026-09-27T17:00:00Z">
              <w:r>
                <w:t xml:space="preserve">TLS certificate</w:t>
              </w:r>
            </w:ins>
          </w:p>
        </w:tc>
        <w:tc>
          <w:tcPr>
            <w:tcW w:w="882" w:type="dxa"/>
          </w:tcPr>
          <w:p>
            <w:pPr>
              <w:pStyle w:val="Normal"/>
              <w:rPr>
                <w:ins w:id="10410" w:author="Claude" w:date="2026-09-27T17:00:00Z"/>
              </w:rPr>
            </w:pPr>
            <w:ins w:id="10411" w:author="Claude" w:date="2026-09-27T17:00:00Z">
              <w:r>
                <w:t xml:space="preserve">R</w:t>
              </w:r>
            </w:ins>
          </w:p>
        </w:tc>
        <w:tc>
          <w:tcPr>
            <w:tcW w:w="1207" w:type="dxa"/>
          </w:tcPr>
          <w:p>
            <w:pPr>
              <w:pStyle w:val="Normal"/>
              <w:rPr>
                <w:ins w:id="10412" w:author="Claude" w:date="2026-09-27T17:00:00Z"/>
              </w:rPr>
            </w:pPr>
            <w:ins w:id="10413" w:author="Claude" w:date="2026-09-27T17:00:00Z">
              <w:r>
                <w:t xml:space="preserve">None</w:t>
              </w:r>
            </w:ins>
          </w:p>
        </w:tc>
        <w:tc>
          <w:tcPr>
            <w:tcW w:w="3417" w:type="dxa"/>
          </w:tcPr>
          <w:p>
            <w:pPr>
              <w:pStyle w:val="Normal"/>
              <w:rPr>
                <w:ins w:id="10414" w:author="Claude" w:date="2026-09-27T17:00:00Z"/>
              </w:rPr>
            </w:pPr>
            <w:ins w:id="10415" w:author="Claude" w:date="2026-09-27T17:00:00Z">
              <w:r>
                <w:rPr>
                  <w:rStyle w:val="CodeChar"/>
                </w:rPr>
                <w:t xml:space="preserve">cmr-prd-cas-cert-cbs-01</w:t>
              </w:r>
            </w:ins>
          </w:p>
        </w:tc>
      </w:tr>
      <w:tr>
        <w:trPr>
          <w:ins w:id="10416" w:author="Claude" w:date="2026-09-27T17:00:00Z"/>
        </w:trPr>
        <w:tc>
          <w:tcPr>
            <w:tcW w:w="882" w:type="dxa"/>
          </w:tcPr>
          <w:p>
            <w:pPr>
              <w:pStyle w:val="Normal"/>
              <w:rPr>
                <w:ins w:id="10417" w:author="Claude" w:date="2026-09-27T17:00:00Z"/>
              </w:rPr>
            </w:pPr>
            <w:ins w:id="10418" w:author="Claude" w:date="2026-09-27T17:00:00Z">
              <w:r>
                <w:rPr>
                  <w:rStyle w:val="CodeChar"/>
                </w:rPr>
                <w:t xml:space="preserve">ca</w:t>
              </w:r>
            </w:ins>
          </w:p>
        </w:tc>
        <w:tc>
          <w:tcPr>
            <w:tcW w:w="1486" w:type="dxa"/>
          </w:tcPr>
          <w:p>
            <w:pPr>
              <w:pStyle w:val="Normal"/>
              <w:rPr>
                <w:ins w:id="10419" w:author="Claude" w:date="2026-09-27T17:00:00Z"/>
              </w:rPr>
            </w:pPr>
            <w:ins w:id="10420" w:author="Claude" w:date="2026-09-27T17:00:00Z">
              <w:r>
                <w:t xml:space="preserve">Certificate authority</w:t>
              </w:r>
            </w:ins>
          </w:p>
        </w:tc>
        <w:tc>
          <w:tcPr>
            <w:tcW w:w="1486" w:type="dxa"/>
          </w:tcPr>
          <w:p>
            <w:pPr>
              <w:pStyle w:val="Normal"/>
              <w:rPr>
                <w:ins w:id="10421" w:author="Claude" w:date="2026-09-27T17:00:00Z"/>
              </w:rPr>
            </w:pPr>
            <w:ins w:id="10422" w:author="Claude" w:date="2026-09-27T17:00:00Z">
              <w:r>
                <w:t xml:space="preserve">Private CA</w:t>
              </w:r>
            </w:ins>
          </w:p>
        </w:tc>
        <w:tc>
          <w:tcPr>
            <w:tcW w:w="882" w:type="dxa"/>
          </w:tcPr>
          <w:p>
            <w:pPr>
              <w:pStyle w:val="Normal"/>
              <w:rPr>
                <w:ins w:id="10423" w:author="Claude" w:date="2026-09-27T17:00:00Z"/>
              </w:rPr>
            </w:pPr>
            <w:ins w:id="10424" w:author="Claude" w:date="2026-09-27T17:00:00Z">
              <w:r>
                <w:t xml:space="preserve">R</w:t>
              </w:r>
            </w:ins>
          </w:p>
        </w:tc>
        <w:tc>
          <w:tcPr>
            <w:tcW w:w="1207" w:type="dxa"/>
          </w:tcPr>
          <w:p>
            <w:pPr>
              <w:pStyle w:val="Normal"/>
              <w:rPr>
                <w:ins w:id="10425" w:author="Claude" w:date="2026-09-27T17:00:00Z"/>
              </w:rPr>
            </w:pPr>
            <w:ins w:id="10426" w:author="Claude" w:date="2026-09-27T17:00:00Z">
              <w:r>
                <w:t xml:space="preserve">None</w:t>
              </w:r>
            </w:ins>
          </w:p>
        </w:tc>
        <w:tc>
          <w:tcPr>
            <w:tcW w:w="3417" w:type="dxa"/>
          </w:tcPr>
          <w:p>
            <w:pPr>
              <w:pStyle w:val="Normal"/>
              <w:rPr>
                <w:ins w:id="10427" w:author="Claude" w:date="2026-09-27T17:00:00Z"/>
              </w:rPr>
            </w:pPr>
            <w:ins w:id="10428" w:author="Claude" w:date="2026-09-27T17:00:00Z">
              <w:r>
                <w:rPr>
                  <w:rStyle w:val="CodeChar"/>
                </w:rPr>
                <w:t xml:space="preserve">cmr-prd-cas-ca-kms-01</w:t>
              </w:r>
            </w:ins>
          </w:p>
        </w:tc>
      </w:tr>
      <w:tr>
        <w:trPr>
          <w:ins w:id="10429" w:author="Claude" w:date="2026-09-27T17:00:00Z"/>
        </w:trPr>
        <w:tc>
          <w:tcPr>
            <w:tcW w:w="882" w:type="dxa"/>
          </w:tcPr>
          <w:p>
            <w:pPr>
              <w:pStyle w:val="Normal"/>
              <w:rPr>
                <w:ins w:id="10430" w:author="Claude" w:date="2026-09-27T17:00:00Z"/>
              </w:rPr>
            </w:pPr>
            <w:ins w:id="10431" w:author="Claude" w:date="2026-09-27T17:00:00Z">
              <w:r>
                <w:rPr>
                  <w:rStyle w:val="CodeChar"/>
                </w:rPr>
                <w:t xml:space="preserve">bst</w:t>
              </w:r>
            </w:ins>
          </w:p>
        </w:tc>
        <w:tc>
          <w:tcPr>
            <w:tcW w:w="1486" w:type="dxa"/>
          </w:tcPr>
          <w:p>
            <w:pPr>
              <w:pStyle w:val="Normal"/>
              <w:rPr>
                <w:ins w:id="10432" w:author="Claude" w:date="2026-09-27T17:00:00Z"/>
              </w:rPr>
            </w:pPr>
            <w:ins w:id="10433" w:author="Claude" w:date="2026-09-27T17:00:00Z">
              <w:r>
                <w:t xml:space="preserve">Bastion</w:t>
              </w:r>
            </w:ins>
          </w:p>
        </w:tc>
        <w:tc>
          <w:tcPr>
            <w:tcW w:w="1486" w:type="dxa"/>
          </w:tcPr>
          <w:p>
            <w:pPr>
              <w:pStyle w:val="Normal"/>
              <w:rPr>
                <w:ins w:id="10434" w:author="Claude" w:date="2026-09-27T17:00:00Z"/>
              </w:rPr>
            </w:pPr>
            <w:ins w:id="10435" w:author="Claude" w:date="2026-09-27T17:00:00Z">
              <w:r>
                <w:t xml:space="preserve">Managed SSH access (alphanumeric only: use the Joined Name)</w:t>
              </w:r>
            </w:ins>
          </w:p>
        </w:tc>
        <w:tc>
          <w:tcPr>
            <w:tcW w:w="882" w:type="dxa"/>
          </w:tcPr>
          <w:p>
            <w:pPr>
              <w:pStyle w:val="Normal"/>
              <w:rPr>
                <w:ins w:id="10436" w:author="Claude" w:date="2026-09-27T17:00:00Z"/>
              </w:rPr>
            </w:pPr>
            <w:ins w:id="10437" w:author="Claude" w:date="2026-09-27T17:00:00Z">
              <w:r>
                <w:t xml:space="preserve">R</w:t>
              </w:r>
            </w:ins>
          </w:p>
        </w:tc>
        <w:tc>
          <w:tcPr>
            <w:tcW w:w="1207" w:type="dxa"/>
          </w:tcPr>
          <w:p>
            <w:pPr>
              <w:pStyle w:val="Normal"/>
              <w:rPr>
                <w:ins w:id="10438" w:author="Claude" w:date="2026-09-27T17:00:00Z"/>
              </w:rPr>
            </w:pPr>
            <w:ins w:id="10439" w:author="Claude" w:date="2026-09-27T17:00:00Z">
              <w:r>
                <w:t xml:space="preserve">None</w:t>
              </w:r>
            </w:ins>
          </w:p>
        </w:tc>
        <w:tc>
          <w:tcPr>
            <w:tcW w:w="3417" w:type="dxa"/>
          </w:tcPr>
          <w:p>
            <w:pPr>
              <w:pStyle w:val="Normal"/>
              <w:rPr>
                <w:ins w:id="10440" w:author="Claude" w:date="2026-09-27T17:00:00Z"/>
              </w:rPr>
            </w:pPr>
            <w:ins w:id="10441" w:author="Claude" w:date="2026-09-27T17:00:00Z">
              <w:r>
                <w:rPr>
                  <w:rStyle w:val="CodeChar"/>
                </w:rPr>
                <w:t xml:space="preserve">cmrprdcasbstcbs01</w:t>
              </w:r>
            </w:ins>
          </w:p>
        </w:tc>
      </w:tr>
      <w:tr>
        <w:trPr>
          <w:ins w:id="10442" w:author="Claude" w:date="2026-09-27T17:00:00Z"/>
        </w:trPr>
        <w:tc>
          <w:tcPr>
            <w:tcW w:w="882" w:type="dxa"/>
          </w:tcPr>
          <w:p>
            <w:pPr>
              <w:pStyle w:val="Normal"/>
              <w:rPr>
                <w:ins w:id="10443" w:author="Claude" w:date="2026-09-27T17:00:00Z"/>
              </w:rPr>
            </w:pPr>
            <w:ins w:id="10444" w:author="Claude" w:date="2026-09-27T17:00:00Z">
              <w:r>
                <w:rPr>
                  <w:rStyle w:val="CodeChar"/>
                </w:rPr>
                <w:t xml:space="preserve">waf</w:t>
              </w:r>
            </w:ins>
          </w:p>
        </w:tc>
        <w:tc>
          <w:tcPr>
            <w:tcW w:w="1486" w:type="dxa"/>
          </w:tcPr>
          <w:p>
            <w:pPr>
              <w:pStyle w:val="Normal"/>
              <w:rPr>
                <w:ins w:id="10445" w:author="Claude" w:date="2026-09-27T17:00:00Z"/>
              </w:rPr>
            </w:pPr>
            <w:ins w:id="10446" w:author="Claude" w:date="2026-09-27T17:00:00Z">
              <w:r>
                <w:t xml:space="preserve">WAF policy</w:t>
              </w:r>
            </w:ins>
          </w:p>
        </w:tc>
        <w:tc>
          <w:tcPr>
            <w:tcW w:w="1486" w:type="dxa"/>
          </w:tcPr>
          <w:p>
            <w:pPr>
              <w:pStyle w:val="Normal"/>
              <w:rPr>
                <w:ins w:id="10447" w:author="Claude" w:date="2026-09-27T17:00:00Z"/>
              </w:rPr>
            </w:pPr>
            <w:ins w:id="10448" w:author="Claude" w:date="2026-09-27T17:00:00Z">
              <w:r>
                <w:t xml:space="preserve">Web application firewall rules</w:t>
              </w:r>
            </w:ins>
          </w:p>
        </w:tc>
        <w:tc>
          <w:tcPr>
            <w:tcW w:w="882" w:type="dxa"/>
          </w:tcPr>
          <w:p>
            <w:pPr>
              <w:pStyle w:val="Normal"/>
              <w:rPr>
                <w:ins w:id="10449" w:author="Claude" w:date="2026-09-27T17:00:00Z"/>
              </w:rPr>
            </w:pPr>
            <w:ins w:id="10450" w:author="Claude" w:date="2026-09-27T17:00:00Z">
              <w:r>
                <w:t xml:space="preserve">R</w:t>
              </w:r>
            </w:ins>
          </w:p>
        </w:tc>
        <w:tc>
          <w:tcPr>
            <w:tcW w:w="1207" w:type="dxa"/>
          </w:tcPr>
          <w:p>
            <w:pPr>
              <w:pStyle w:val="Normal"/>
              <w:rPr>
                <w:ins w:id="10451" w:author="Claude" w:date="2026-09-27T17:00:00Z"/>
              </w:rPr>
            </w:pPr>
            <w:ins w:id="10452" w:author="Claude" w:date="2026-09-27T17:00:00Z">
              <w:r>
                <w:t xml:space="preserve">Required: E (exposure)</w:t>
              </w:r>
            </w:ins>
          </w:p>
        </w:tc>
        <w:tc>
          <w:tcPr>
            <w:tcW w:w="3417" w:type="dxa"/>
          </w:tcPr>
          <w:p>
            <w:pPr>
              <w:pStyle w:val="Normal"/>
              <w:rPr>
                <w:ins w:id="10453" w:author="Claude" w:date="2026-09-27T17:00:00Z"/>
              </w:rPr>
            </w:pPr>
            <w:ins w:id="10454" w:author="Claude" w:date="2026-09-27T17:00:00Z">
              <w:r>
                <w:rPr>
                  <w:rStyle w:val="CodeChar"/>
                </w:rPr>
                <w:t xml:space="preserve">cmr-prd-cas-waf-cbs-ext-01</w:t>
              </w:r>
            </w:ins>
          </w:p>
        </w:tc>
      </w:tr>
      <w:tr>
        <w:trPr>
          <w:ins w:id="10455" w:author="Claude" w:date="2026-09-27T17:00:00Z"/>
        </w:trPr>
        <w:tc>
          <w:tcPr>
            <w:tcW w:w="882" w:type="dxa"/>
          </w:tcPr>
          <w:p>
            <w:pPr>
              <w:pStyle w:val="Normal"/>
              <w:rPr>
                <w:ins w:id="10456" w:author="Claude" w:date="2026-09-27T17:00:00Z"/>
              </w:rPr>
            </w:pPr>
            <w:ins w:id="10457" w:author="Claude" w:date="2026-09-27T17:00:00Z">
              <w:r>
                <w:rPr>
                  <w:rStyle w:val="CodeChar"/>
                </w:rPr>
                <w:t xml:space="preserve">vsr</w:t>
              </w:r>
            </w:ins>
          </w:p>
        </w:tc>
        <w:tc>
          <w:tcPr>
            <w:tcW w:w="1486" w:type="dxa"/>
          </w:tcPr>
          <w:p>
            <w:pPr>
              <w:pStyle w:val="Normal"/>
              <w:rPr>
                <w:ins w:id="10458" w:author="Claude" w:date="2026-09-27T17:00:00Z"/>
              </w:rPr>
            </w:pPr>
            <w:ins w:id="10459" w:author="Claude" w:date="2026-09-27T17:00:00Z">
              <w:r>
                <w:t xml:space="preserve">Vulnerability scanning recipe</w:t>
              </w:r>
            </w:ins>
          </w:p>
        </w:tc>
        <w:tc>
          <w:tcPr>
            <w:tcW w:w="1486" w:type="dxa"/>
          </w:tcPr>
          <w:p>
            <w:pPr>
              <w:pStyle w:val="Normal"/>
              <w:rPr>
                <w:ins w:id="10460" w:author="Claude" w:date="2026-09-27T17:00:00Z"/>
              </w:rPr>
            </w:pPr>
            <w:ins w:id="10461" w:author="Claude" w:date="2026-09-27T17:00:00Z">
              <w:r>
                <w:t xml:space="preserve">Scan configuration</w:t>
              </w:r>
            </w:ins>
          </w:p>
        </w:tc>
        <w:tc>
          <w:tcPr>
            <w:tcW w:w="882" w:type="dxa"/>
          </w:tcPr>
          <w:p>
            <w:pPr>
              <w:pStyle w:val="Normal"/>
              <w:rPr>
                <w:ins w:id="10462" w:author="Claude" w:date="2026-09-27T17:00:00Z"/>
              </w:rPr>
            </w:pPr>
            <w:ins w:id="10463" w:author="Claude" w:date="2026-09-27T17:00:00Z">
              <w:r>
                <w:t xml:space="preserve">R</w:t>
              </w:r>
            </w:ins>
          </w:p>
        </w:tc>
        <w:tc>
          <w:tcPr>
            <w:tcW w:w="1207" w:type="dxa"/>
          </w:tcPr>
          <w:p>
            <w:pPr>
              <w:pStyle w:val="Normal"/>
              <w:rPr>
                <w:ins w:id="10464" w:author="Claude" w:date="2026-09-27T17:00:00Z"/>
              </w:rPr>
            </w:pPr>
            <w:ins w:id="10465" w:author="Claude" w:date="2026-09-27T17:00:00Z">
              <w:r>
                <w:t xml:space="preserve">None</w:t>
              </w:r>
            </w:ins>
          </w:p>
        </w:tc>
        <w:tc>
          <w:tcPr>
            <w:tcW w:w="3417" w:type="dxa"/>
          </w:tcPr>
          <w:p>
            <w:pPr>
              <w:pStyle w:val="Normal"/>
              <w:rPr>
                <w:ins w:id="10466" w:author="Claude" w:date="2026-09-27T17:00:00Z"/>
              </w:rPr>
            </w:pPr>
            <w:ins w:id="10467" w:author="Claude" w:date="2026-09-27T17:00:00Z">
              <w:r>
                <w:rPr>
                  <w:rStyle w:val="CodeChar"/>
                </w:rPr>
                <w:t xml:space="preserve">cmr-prd-cas-vsr-soc-01</w:t>
              </w:r>
            </w:ins>
          </w:p>
        </w:tc>
      </w:tr>
    </w:tbl>
    <w:p>
      <w:pPr>
        <w:pStyle w:val="Normal"/>
        <w:rPr>
          <w:ins w:id="10468" w:author="Claude" w:date="2026-09-27T17:00:00Z"/>
        </w:rPr>
      </w:pPr>
      <w:ins w:id="10469" w:author="Claude" w:date="2026-09-27T17:00:00Z">
        <w:r>
          <w:rPr>
            <w:b/>
          </w:rPr>
          <w:t xml:space="preserve">Integration and application services</w:t>
        </w:r>
      </w:ins>
    </w:p>
    <w:tbl>
      <w:tblPr>
        <w:tblStyle w:val="TableGrid"/>
        <w:tblW w:w="9360" w:type="dxa"/>
        <w:tblInd w:w="113" w:type="dxa"/>
        <w:tblLayout w:type="fixed"/>
        <w:tblLook w:val="04a0" w:firstRow="1"/>
      </w:tblPr>
      <w:tblGrid>
        <w:gridCol w:w="867"/>
        <w:gridCol w:w="1461"/>
        <w:gridCol w:w="1735"/>
        <w:gridCol w:w="867"/>
        <w:gridCol w:w="1187"/>
        <w:gridCol w:w="3243"/>
      </w:tblGrid>
      <w:tr>
        <w:trPr>
          <w:tblHeader w:val="true"/>
          <w:ins w:id="10470" w:author="Claude" w:date="2026-09-27T17:00:00Z"/>
        </w:trPr>
        <w:tc>
          <w:tcPr>
            <w:tcW w:w="867" w:type="dxa"/>
            <w:shd w:val="clear" w:color="auto" w:fill="F2F2F2"/>
          </w:tcPr>
          <w:p>
            <w:pPr>
              <w:pStyle w:val="Normal"/>
              <w:rPr>
                <w:ins w:id="10471" w:author="Claude" w:date="2026-09-27T17:00:00Z"/>
              </w:rPr>
            </w:pPr>
            <w:ins w:id="10472" w:author="Claude" w:date="2026-09-27T17:00:00Z">
              <w:r>
                <w:t xml:space="preserve">Code</w:t>
              </w:r>
            </w:ins>
          </w:p>
        </w:tc>
        <w:tc>
          <w:tcPr>
            <w:tcW w:w="1461" w:type="dxa"/>
            <w:shd w:val="clear" w:color="auto" w:fill="F2F2F2"/>
          </w:tcPr>
          <w:p>
            <w:pPr>
              <w:pStyle w:val="Normal"/>
              <w:rPr>
                <w:ins w:id="10473" w:author="Claude" w:date="2026-09-27T17:00:00Z"/>
              </w:rPr>
            </w:pPr>
            <w:ins w:id="10474" w:author="Claude" w:date="2026-09-27T17:00:00Z">
              <w:r>
                <w:t xml:space="preserve">OCI resource</w:t>
              </w:r>
            </w:ins>
          </w:p>
        </w:tc>
        <w:tc>
          <w:tcPr>
            <w:tcW w:w="1735" w:type="dxa"/>
            <w:shd w:val="clear" w:color="auto" w:fill="F2F2F2"/>
          </w:tcPr>
          <w:p>
            <w:pPr>
              <w:pStyle w:val="Normal"/>
              <w:rPr>
                <w:ins w:id="10475" w:author="Claude" w:date="2026-09-27T17:00:00Z"/>
              </w:rPr>
            </w:pPr>
            <w:ins w:id="10476" w:author="Claude" w:date="2026-09-27T17:00:00Z">
              <w:r>
                <w:t xml:space="preserve">What it is</w:t>
              </w:r>
            </w:ins>
          </w:p>
        </w:tc>
        <w:tc>
          <w:tcPr>
            <w:tcW w:w="867" w:type="dxa"/>
            <w:shd w:val="clear" w:color="auto" w:fill="F2F2F2"/>
          </w:tcPr>
          <w:p>
            <w:pPr>
              <w:pStyle w:val="Normal"/>
              <w:rPr>
                <w:ins w:id="10477" w:author="Claude" w:date="2026-09-27T17:00:00Z"/>
              </w:rPr>
            </w:pPr>
            <w:ins w:id="10478" w:author="Claude" w:date="2026-09-27T17:00:00Z">
              <w:r>
                <w:t xml:space="preserve">Scope</w:t>
              </w:r>
            </w:ins>
          </w:p>
        </w:tc>
        <w:tc>
          <w:tcPr>
            <w:tcW w:w="1187" w:type="dxa"/>
            <w:shd w:val="clear" w:color="auto" w:fill="F2F2F2"/>
          </w:tcPr>
          <w:p>
            <w:pPr>
              <w:pStyle w:val="Normal"/>
              <w:rPr>
                <w:ins w:id="10479" w:author="Claude" w:date="2026-09-27T17:00:00Z"/>
              </w:rPr>
            </w:pPr>
            <w:ins w:id="10480" w:author="Claude" w:date="2026-09-27T17:00:00Z">
              <w:r>
                <w:t xml:space="preserve">Qualifier</w:t>
              </w:r>
            </w:ins>
          </w:p>
        </w:tc>
        <w:tc>
          <w:tcPr>
            <w:tcW w:w="3243" w:type="dxa"/>
            <w:shd w:val="clear" w:color="auto" w:fill="F2F2F2"/>
          </w:tcPr>
          <w:p>
            <w:pPr>
              <w:pStyle w:val="Normal"/>
              <w:rPr>
                <w:ins w:id="10481" w:author="Claude" w:date="2026-09-27T17:00:00Z"/>
              </w:rPr>
            </w:pPr>
            <w:ins w:id="10482" w:author="Claude" w:date="2026-09-27T17:00:00Z">
              <w:r>
                <w:t xml:space="preserve">Example</w:t>
              </w:r>
            </w:ins>
          </w:p>
        </w:tc>
      </w:tr>
      <w:tr>
        <w:trPr>
          <w:ins w:id="10483" w:author="Claude" w:date="2026-09-27T17:00:00Z"/>
        </w:trPr>
        <w:tc>
          <w:tcPr>
            <w:tcW w:w="867" w:type="dxa"/>
          </w:tcPr>
          <w:p>
            <w:pPr>
              <w:pStyle w:val="Normal"/>
              <w:rPr>
                <w:ins w:id="10484" w:author="Claude" w:date="2026-09-27T17:00:00Z"/>
              </w:rPr>
            </w:pPr>
            <w:ins w:id="10485" w:author="Claude" w:date="2026-09-27T17:00:00Z">
              <w:r>
                <w:rPr>
                  <w:rStyle w:val="CodeChar"/>
                </w:rPr>
                <w:t xml:space="preserve">apg</w:t>
              </w:r>
            </w:ins>
          </w:p>
        </w:tc>
        <w:tc>
          <w:tcPr>
            <w:tcW w:w="1461" w:type="dxa"/>
          </w:tcPr>
          <w:p>
            <w:pPr>
              <w:pStyle w:val="Normal"/>
              <w:rPr>
                <w:ins w:id="10486" w:author="Claude" w:date="2026-09-27T17:00:00Z"/>
              </w:rPr>
            </w:pPr>
            <w:ins w:id="10487" w:author="Claude" w:date="2026-09-27T17:00:00Z">
              <w:r>
                <w:t xml:space="preserve">API Gateway</w:t>
              </w:r>
            </w:ins>
          </w:p>
        </w:tc>
        <w:tc>
          <w:tcPr>
            <w:tcW w:w="1735" w:type="dxa"/>
          </w:tcPr>
          <w:p>
            <w:pPr>
              <w:pStyle w:val="Normal"/>
              <w:rPr>
                <w:ins w:id="10488" w:author="Claude" w:date="2026-09-27T17:00:00Z"/>
              </w:rPr>
            </w:pPr>
            <w:ins w:id="10489" w:author="Claude" w:date="2026-09-27T17:00:00Z">
              <w:r>
                <w:t xml:space="preserve">Managed API front end</w:t>
              </w:r>
            </w:ins>
          </w:p>
        </w:tc>
        <w:tc>
          <w:tcPr>
            <w:tcW w:w="867" w:type="dxa"/>
          </w:tcPr>
          <w:p>
            <w:pPr>
              <w:pStyle w:val="Normal"/>
              <w:rPr>
                <w:ins w:id="10490" w:author="Claude" w:date="2026-09-27T17:00:00Z"/>
              </w:rPr>
            </w:pPr>
            <w:ins w:id="10491" w:author="Claude" w:date="2026-09-27T17:00:00Z">
              <w:r>
                <w:t xml:space="preserve">R</w:t>
              </w:r>
            </w:ins>
          </w:p>
        </w:tc>
        <w:tc>
          <w:tcPr>
            <w:tcW w:w="1187" w:type="dxa"/>
          </w:tcPr>
          <w:p>
            <w:pPr>
              <w:pStyle w:val="Normal"/>
              <w:rPr>
                <w:ins w:id="10492" w:author="Claude" w:date="2026-09-27T17:00:00Z"/>
              </w:rPr>
            </w:pPr>
            <w:ins w:id="10493" w:author="Claude" w:date="2026-09-27T17:00:00Z">
              <w:r>
                <w:t xml:space="preserve">Required: E (exposure)</w:t>
              </w:r>
            </w:ins>
          </w:p>
        </w:tc>
        <w:tc>
          <w:tcPr>
            <w:tcW w:w="3243" w:type="dxa"/>
          </w:tcPr>
          <w:p>
            <w:pPr>
              <w:pStyle w:val="Normal"/>
              <w:rPr>
                <w:ins w:id="10494" w:author="Claude" w:date="2026-09-27T17:00:00Z"/>
              </w:rPr>
            </w:pPr>
            <w:ins w:id="10495" w:author="Claude" w:date="2026-09-27T17:00:00Z">
              <w:r>
                <w:rPr>
                  <w:rStyle w:val="CodeChar"/>
                </w:rPr>
                <w:t xml:space="preserve">cmr-prd-cas-apg-pay-ext-01</w:t>
              </w:r>
            </w:ins>
          </w:p>
        </w:tc>
      </w:tr>
      <w:tr>
        <w:trPr>
          <w:ins w:id="10496" w:author="Claude" w:date="2026-09-27T17:00:00Z"/>
        </w:trPr>
        <w:tc>
          <w:tcPr>
            <w:tcW w:w="867" w:type="dxa"/>
          </w:tcPr>
          <w:p>
            <w:pPr>
              <w:pStyle w:val="Normal"/>
              <w:rPr>
                <w:ins w:id="10497" w:author="Claude" w:date="2026-09-27T17:00:00Z"/>
              </w:rPr>
            </w:pPr>
            <w:ins w:id="10498" w:author="Claude" w:date="2026-09-27T17:00:00Z">
              <w:r>
                <w:rPr>
                  <w:rStyle w:val="CodeChar"/>
                </w:rPr>
                <w:t xml:space="preserve">apd</w:t>
              </w:r>
            </w:ins>
          </w:p>
        </w:tc>
        <w:tc>
          <w:tcPr>
            <w:tcW w:w="1461" w:type="dxa"/>
          </w:tcPr>
          <w:p>
            <w:pPr>
              <w:pStyle w:val="Normal"/>
              <w:rPr>
                <w:ins w:id="10499" w:author="Claude" w:date="2026-09-27T17:00:00Z"/>
              </w:rPr>
            </w:pPr>
            <w:ins w:id="10500" w:author="Claude" w:date="2026-09-27T17:00:00Z">
              <w:r>
                <w:t xml:space="preserve">API deployment</w:t>
              </w:r>
            </w:ins>
          </w:p>
        </w:tc>
        <w:tc>
          <w:tcPr>
            <w:tcW w:w="1735" w:type="dxa"/>
          </w:tcPr>
          <w:p>
            <w:pPr>
              <w:pStyle w:val="Normal"/>
              <w:rPr>
                <w:ins w:id="10501" w:author="Claude" w:date="2026-09-27T17:00:00Z"/>
              </w:rPr>
            </w:pPr>
            <w:ins w:id="10502" w:author="Claude" w:date="2026-09-27T17:00:00Z">
              <w:r>
                <w:t xml:space="preserve">API definition on a gateway</w:t>
              </w:r>
            </w:ins>
          </w:p>
        </w:tc>
        <w:tc>
          <w:tcPr>
            <w:tcW w:w="867" w:type="dxa"/>
          </w:tcPr>
          <w:p>
            <w:pPr>
              <w:pStyle w:val="Normal"/>
              <w:rPr>
                <w:ins w:id="10503" w:author="Claude" w:date="2026-09-27T17:00:00Z"/>
              </w:rPr>
            </w:pPr>
            <w:ins w:id="10504" w:author="Claude" w:date="2026-09-27T17:00:00Z">
              <w:r>
                <w:t xml:space="preserve">R</w:t>
              </w:r>
            </w:ins>
          </w:p>
        </w:tc>
        <w:tc>
          <w:tcPr>
            <w:tcW w:w="1187" w:type="dxa"/>
          </w:tcPr>
          <w:p>
            <w:pPr>
              <w:pStyle w:val="Normal"/>
              <w:rPr>
                <w:ins w:id="10505" w:author="Claude" w:date="2026-09-27T17:00:00Z"/>
              </w:rPr>
            </w:pPr>
            <w:ins w:id="10506" w:author="Claude" w:date="2026-09-27T17:00:00Z">
              <w:r>
                <w:t xml:space="preserve">None</w:t>
              </w:r>
            </w:ins>
          </w:p>
        </w:tc>
        <w:tc>
          <w:tcPr>
            <w:tcW w:w="3243" w:type="dxa"/>
          </w:tcPr>
          <w:p>
            <w:pPr>
              <w:pStyle w:val="Normal"/>
              <w:rPr>
                <w:ins w:id="10507" w:author="Claude" w:date="2026-09-27T17:00:00Z"/>
              </w:rPr>
            </w:pPr>
            <w:ins w:id="10508" w:author="Claude" w:date="2026-09-27T17:00:00Z">
              <w:r>
                <w:rPr>
                  <w:rStyle w:val="CodeChar"/>
                </w:rPr>
                <w:t xml:space="preserve">cmr-prd-cas-apd-pay-01</w:t>
              </w:r>
            </w:ins>
          </w:p>
        </w:tc>
      </w:tr>
      <w:tr>
        <w:trPr>
          <w:ins w:id="10509" w:author="Claude" w:date="2026-09-27T17:00:00Z"/>
        </w:trPr>
        <w:tc>
          <w:tcPr>
            <w:tcW w:w="867" w:type="dxa"/>
          </w:tcPr>
          <w:p>
            <w:pPr>
              <w:pStyle w:val="Normal"/>
              <w:rPr>
                <w:ins w:id="10510" w:author="Claude" w:date="2026-09-27T17:00:00Z"/>
              </w:rPr>
            </w:pPr>
            <w:ins w:id="10511" w:author="Claude" w:date="2026-09-27T17:00:00Z">
              <w:r>
                <w:rPr>
                  <w:rStyle w:val="CodeChar"/>
                </w:rPr>
                <w:t xml:space="preserve">fna</w:t>
              </w:r>
            </w:ins>
          </w:p>
        </w:tc>
        <w:tc>
          <w:tcPr>
            <w:tcW w:w="1461" w:type="dxa"/>
          </w:tcPr>
          <w:p>
            <w:pPr>
              <w:pStyle w:val="Normal"/>
              <w:rPr>
                <w:ins w:id="10512" w:author="Claude" w:date="2026-09-27T17:00:00Z"/>
              </w:rPr>
            </w:pPr>
            <w:ins w:id="10513" w:author="Claude" w:date="2026-09-27T17:00:00Z">
              <w:r>
                <w:t xml:space="preserve">Functions application</w:t>
              </w:r>
            </w:ins>
          </w:p>
        </w:tc>
        <w:tc>
          <w:tcPr>
            <w:tcW w:w="1735" w:type="dxa"/>
          </w:tcPr>
          <w:p>
            <w:pPr>
              <w:pStyle w:val="Normal"/>
              <w:rPr>
                <w:ins w:id="10514" w:author="Claude" w:date="2026-09-27T17:00:00Z"/>
              </w:rPr>
            </w:pPr>
            <w:ins w:id="10515" w:author="Claude" w:date="2026-09-27T17:00:00Z">
              <w:r>
                <w:t xml:space="preserve">Container for functions</w:t>
              </w:r>
            </w:ins>
          </w:p>
        </w:tc>
        <w:tc>
          <w:tcPr>
            <w:tcW w:w="867" w:type="dxa"/>
          </w:tcPr>
          <w:p>
            <w:pPr>
              <w:pStyle w:val="Normal"/>
              <w:rPr>
                <w:ins w:id="10516" w:author="Claude" w:date="2026-09-27T17:00:00Z"/>
              </w:rPr>
            </w:pPr>
            <w:ins w:id="10517" w:author="Claude" w:date="2026-09-27T17:00:00Z">
              <w:r>
                <w:t xml:space="preserve">R</w:t>
              </w:r>
            </w:ins>
          </w:p>
        </w:tc>
        <w:tc>
          <w:tcPr>
            <w:tcW w:w="1187" w:type="dxa"/>
          </w:tcPr>
          <w:p>
            <w:pPr>
              <w:pStyle w:val="Normal"/>
              <w:rPr>
                <w:ins w:id="10518" w:author="Claude" w:date="2026-09-27T17:00:00Z"/>
              </w:rPr>
            </w:pPr>
            <w:ins w:id="10519" w:author="Claude" w:date="2026-09-27T17:00:00Z">
              <w:r>
                <w:t xml:space="preserve">None</w:t>
              </w:r>
            </w:ins>
          </w:p>
        </w:tc>
        <w:tc>
          <w:tcPr>
            <w:tcW w:w="3243" w:type="dxa"/>
          </w:tcPr>
          <w:p>
            <w:pPr>
              <w:pStyle w:val="Normal"/>
              <w:rPr>
                <w:ins w:id="10520" w:author="Claude" w:date="2026-09-27T17:00:00Z"/>
              </w:rPr>
            </w:pPr>
            <w:ins w:id="10521" w:author="Claude" w:date="2026-09-27T17:00:00Z">
              <w:r>
                <w:rPr>
                  <w:rStyle w:val="CodeChar"/>
                </w:rPr>
                <w:t xml:space="preserve">cmr-prd-cas-fna-pay-01</w:t>
              </w:r>
            </w:ins>
          </w:p>
        </w:tc>
      </w:tr>
      <w:tr>
        <w:trPr>
          <w:ins w:id="10522" w:author="Claude" w:date="2026-09-27T17:00:00Z"/>
        </w:trPr>
        <w:tc>
          <w:tcPr>
            <w:tcW w:w="867" w:type="dxa"/>
          </w:tcPr>
          <w:p>
            <w:pPr>
              <w:pStyle w:val="Normal"/>
              <w:rPr>
                <w:ins w:id="10523" w:author="Claude" w:date="2026-09-27T17:00:00Z"/>
              </w:rPr>
            </w:pPr>
            <w:ins w:id="10524" w:author="Claude" w:date="2026-09-27T17:00:00Z">
              <w:r>
                <w:rPr>
                  <w:rStyle w:val="CodeChar"/>
                </w:rPr>
                <w:t xml:space="preserve">fn</w:t>
              </w:r>
            </w:ins>
          </w:p>
        </w:tc>
        <w:tc>
          <w:tcPr>
            <w:tcW w:w="1461" w:type="dxa"/>
          </w:tcPr>
          <w:p>
            <w:pPr>
              <w:pStyle w:val="Normal"/>
              <w:rPr>
                <w:ins w:id="10525" w:author="Claude" w:date="2026-09-27T17:00:00Z"/>
              </w:rPr>
            </w:pPr>
            <w:ins w:id="10526" w:author="Claude" w:date="2026-09-27T17:00:00Z">
              <w:r>
                <w:t xml:space="preserve">Function</w:t>
              </w:r>
            </w:ins>
          </w:p>
        </w:tc>
        <w:tc>
          <w:tcPr>
            <w:tcW w:w="1735" w:type="dxa"/>
          </w:tcPr>
          <w:p>
            <w:pPr>
              <w:pStyle w:val="Normal"/>
              <w:rPr>
                <w:ins w:id="10527" w:author="Claude" w:date="2026-09-27T17:00:00Z"/>
              </w:rPr>
            </w:pPr>
            <w:ins w:id="10528" w:author="Claude" w:date="2026-09-27T17:00:00Z">
              <w:r>
                <w:t xml:space="preserve">Serverless function</w:t>
              </w:r>
            </w:ins>
          </w:p>
        </w:tc>
        <w:tc>
          <w:tcPr>
            <w:tcW w:w="867" w:type="dxa"/>
          </w:tcPr>
          <w:p>
            <w:pPr>
              <w:pStyle w:val="Normal"/>
              <w:rPr>
                <w:ins w:id="10529" w:author="Claude" w:date="2026-09-27T17:00:00Z"/>
              </w:rPr>
            </w:pPr>
            <w:ins w:id="10530" w:author="Claude" w:date="2026-09-27T17:00:00Z">
              <w:r>
                <w:t xml:space="preserve">R</w:t>
              </w:r>
            </w:ins>
          </w:p>
        </w:tc>
        <w:tc>
          <w:tcPr>
            <w:tcW w:w="1187" w:type="dxa"/>
          </w:tcPr>
          <w:p>
            <w:pPr>
              <w:pStyle w:val="Normal"/>
              <w:rPr>
                <w:ins w:id="10531" w:author="Claude" w:date="2026-09-27T17:00:00Z"/>
              </w:rPr>
            </w:pPr>
            <w:ins w:id="10532" w:author="Claude" w:date="2026-09-27T17:00:00Z">
              <w:r>
                <w:t xml:space="preserve">None</w:t>
              </w:r>
            </w:ins>
          </w:p>
        </w:tc>
        <w:tc>
          <w:tcPr>
            <w:tcW w:w="3243" w:type="dxa"/>
          </w:tcPr>
          <w:p>
            <w:pPr>
              <w:pStyle w:val="Normal"/>
              <w:rPr>
                <w:ins w:id="10533" w:author="Claude" w:date="2026-09-27T17:00:00Z"/>
              </w:rPr>
            </w:pPr>
            <w:ins w:id="10534" w:author="Claude" w:date="2026-09-27T17:00:00Z">
              <w:r>
                <w:rPr>
                  <w:rStyle w:val="CodeChar"/>
                </w:rPr>
                <w:t xml:space="preserve">cmr-prd-cas-fn-pay-01</w:t>
              </w:r>
            </w:ins>
          </w:p>
        </w:tc>
      </w:tr>
      <w:tr>
        <w:trPr>
          <w:ins w:id="10535" w:author="Claude" w:date="2026-09-27T17:00:00Z"/>
        </w:trPr>
        <w:tc>
          <w:tcPr>
            <w:tcW w:w="867" w:type="dxa"/>
          </w:tcPr>
          <w:p>
            <w:pPr>
              <w:pStyle w:val="Normal"/>
              <w:rPr>
                <w:ins w:id="10536" w:author="Claude" w:date="2026-09-27T17:00:00Z"/>
              </w:rPr>
            </w:pPr>
            <w:ins w:id="10537" w:author="Claude" w:date="2026-09-27T17:00:00Z">
              <w:r>
                <w:rPr>
                  <w:rStyle w:val="CodeChar"/>
                </w:rPr>
                <w:t xml:space="preserve">que</w:t>
              </w:r>
            </w:ins>
          </w:p>
        </w:tc>
        <w:tc>
          <w:tcPr>
            <w:tcW w:w="1461" w:type="dxa"/>
          </w:tcPr>
          <w:p>
            <w:pPr>
              <w:pStyle w:val="Normal"/>
              <w:rPr>
                <w:ins w:id="10538" w:author="Claude" w:date="2026-09-27T17:00:00Z"/>
              </w:rPr>
            </w:pPr>
            <w:ins w:id="10539" w:author="Claude" w:date="2026-09-27T17:00:00Z">
              <w:r>
                <w:t xml:space="preserve">Queue</w:t>
              </w:r>
            </w:ins>
          </w:p>
        </w:tc>
        <w:tc>
          <w:tcPr>
            <w:tcW w:w="1735" w:type="dxa"/>
          </w:tcPr>
          <w:p>
            <w:pPr>
              <w:pStyle w:val="Normal"/>
              <w:rPr>
                <w:ins w:id="10540" w:author="Claude" w:date="2026-09-27T17:00:00Z"/>
              </w:rPr>
            </w:pPr>
            <w:ins w:id="10541" w:author="Claude" w:date="2026-09-27T17:00:00Z">
              <w:r>
                <w:t xml:space="preserve">Message queue</w:t>
              </w:r>
            </w:ins>
          </w:p>
        </w:tc>
        <w:tc>
          <w:tcPr>
            <w:tcW w:w="867" w:type="dxa"/>
          </w:tcPr>
          <w:p>
            <w:pPr>
              <w:pStyle w:val="Normal"/>
              <w:rPr>
                <w:ins w:id="10542" w:author="Claude" w:date="2026-09-27T17:00:00Z"/>
              </w:rPr>
            </w:pPr>
            <w:ins w:id="10543" w:author="Claude" w:date="2026-09-27T17:00:00Z">
              <w:r>
                <w:t xml:space="preserve">R</w:t>
              </w:r>
            </w:ins>
          </w:p>
        </w:tc>
        <w:tc>
          <w:tcPr>
            <w:tcW w:w="1187" w:type="dxa"/>
          </w:tcPr>
          <w:p>
            <w:pPr>
              <w:pStyle w:val="Normal"/>
              <w:rPr>
                <w:ins w:id="10544" w:author="Claude" w:date="2026-09-27T17:00:00Z"/>
              </w:rPr>
            </w:pPr>
            <w:ins w:id="10545" w:author="Claude" w:date="2026-09-27T17:00:00Z">
              <w:r>
                <w:t xml:space="preserve">Optional: O (purpose)</w:t>
              </w:r>
            </w:ins>
          </w:p>
        </w:tc>
        <w:tc>
          <w:tcPr>
            <w:tcW w:w="3243" w:type="dxa"/>
          </w:tcPr>
          <w:p>
            <w:pPr>
              <w:pStyle w:val="Normal"/>
              <w:rPr>
                <w:ins w:id="10546" w:author="Claude" w:date="2026-09-27T17:00:00Z"/>
              </w:rPr>
            </w:pPr>
            <w:ins w:id="10547" w:author="Claude" w:date="2026-09-27T17:00:00Z">
              <w:r>
                <w:rPr>
                  <w:rStyle w:val="CodeChar"/>
                </w:rPr>
                <w:t xml:space="preserve">cmr-prd-cas-que-pay-txn-01</w:t>
              </w:r>
            </w:ins>
          </w:p>
        </w:tc>
      </w:tr>
      <w:tr>
        <w:trPr>
          <w:ins w:id="10548" w:author="Claude" w:date="2026-09-27T17:00:00Z"/>
        </w:trPr>
        <w:tc>
          <w:tcPr>
            <w:tcW w:w="867" w:type="dxa"/>
          </w:tcPr>
          <w:p>
            <w:pPr>
              <w:pStyle w:val="Normal"/>
              <w:rPr>
                <w:ins w:id="10549" w:author="Claude" w:date="2026-09-27T17:00:00Z"/>
              </w:rPr>
            </w:pPr>
            <w:ins w:id="10550" w:author="Claude" w:date="2026-09-27T17:00:00Z">
              <w:r>
                <w:rPr>
                  <w:rStyle w:val="CodeChar"/>
                </w:rPr>
                <w:t xml:space="preserve">stp</w:t>
              </w:r>
            </w:ins>
          </w:p>
        </w:tc>
        <w:tc>
          <w:tcPr>
            <w:tcW w:w="1461" w:type="dxa"/>
          </w:tcPr>
          <w:p>
            <w:pPr>
              <w:pStyle w:val="Normal"/>
              <w:rPr>
                <w:ins w:id="10551" w:author="Claude" w:date="2026-09-27T17:00:00Z"/>
              </w:rPr>
            </w:pPr>
            <w:ins w:id="10552" w:author="Claude" w:date="2026-09-27T17:00:00Z">
              <w:r>
                <w:t xml:space="preserve">Stream pool</w:t>
              </w:r>
            </w:ins>
          </w:p>
        </w:tc>
        <w:tc>
          <w:tcPr>
            <w:tcW w:w="1735" w:type="dxa"/>
          </w:tcPr>
          <w:p>
            <w:pPr>
              <w:pStyle w:val="Normal"/>
              <w:rPr>
                <w:ins w:id="10553" w:author="Claude" w:date="2026-09-27T17:00:00Z"/>
              </w:rPr>
            </w:pPr>
            <w:ins w:id="10554" w:author="Claude" w:date="2026-09-27T17:00:00Z">
              <w:r>
                <w:t xml:space="preserve">Container for streams</w:t>
              </w:r>
            </w:ins>
          </w:p>
        </w:tc>
        <w:tc>
          <w:tcPr>
            <w:tcW w:w="867" w:type="dxa"/>
          </w:tcPr>
          <w:p>
            <w:pPr>
              <w:pStyle w:val="Normal"/>
              <w:rPr>
                <w:ins w:id="10555" w:author="Claude" w:date="2026-09-27T17:00:00Z"/>
              </w:rPr>
            </w:pPr>
            <w:ins w:id="10556" w:author="Claude" w:date="2026-09-27T17:00:00Z">
              <w:r>
                <w:t xml:space="preserve">R</w:t>
              </w:r>
            </w:ins>
          </w:p>
        </w:tc>
        <w:tc>
          <w:tcPr>
            <w:tcW w:w="1187" w:type="dxa"/>
          </w:tcPr>
          <w:p>
            <w:pPr>
              <w:pStyle w:val="Normal"/>
              <w:rPr>
                <w:ins w:id="10557" w:author="Claude" w:date="2026-09-27T17:00:00Z"/>
              </w:rPr>
            </w:pPr>
            <w:ins w:id="10558" w:author="Claude" w:date="2026-09-27T17:00:00Z">
              <w:r>
                <w:t xml:space="preserve">None</w:t>
              </w:r>
            </w:ins>
          </w:p>
        </w:tc>
        <w:tc>
          <w:tcPr>
            <w:tcW w:w="3243" w:type="dxa"/>
          </w:tcPr>
          <w:p>
            <w:pPr>
              <w:pStyle w:val="Normal"/>
              <w:rPr>
                <w:ins w:id="10559" w:author="Claude" w:date="2026-09-27T17:00:00Z"/>
              </w:rPr>
            </w:pPr>
            <w:ins w:id="10560" w:author="Claude" w:date="2026-09-27T17:00:00Z">
              <w:r>
                <w:rPr>
                  <w:rStyle w:val="CodeChar"/>
                </w:rPr>
                <w:t xml:space="preserve">cmr-prd-cas-stp-pay-01</w:t>
              </w:r>
            </w:ins>
          </w:p>
        </w:tc>
      </w:tr>
      <w:tr>
        <w:trPr>
          <w:ins w:id="10561" w:author="Claude" w:date="2026-09-27T17:00:00Z"/>
        </w:trPr>
        <w:tc>
          <w:tcPr>
            <w:tcW w:w="867" w:type="dxa"/>
          </w:tcPr>
          <w:p>
            <w:pPr>
              <w:pStyle w:val="Normal"/>
              <w:rPr>
                <w:ins w:id="10562" w:author="Claude" w:date="2026-09-27T17:00:00Z"/>
              </w:rPr>
            </w:pPr>
            <w:ins w:id="10563" w:author="Claude" w:date="2026-09-27T17:00:00Z">
              <w:r>
                <w:rPr>
                  <w:rStyle w:val="CodeChar"/>
                </w:rPr>
                <w:t xml:space="preserve">stm</w:t>
              </w:r>
            </w:ins>
          </w:p>
        </w:tc>
        <w:tc>
          <w:tcPr>
            <w:tcW w:w="1461" w:type="dxa"/>
          </w:tcPr>
          <w:p>
            <w:pPr>
              <w:pStyle w:val="Normal"/>
              <w:rPr>
                <w:ins w:id="10564" w:author="Claude" w:date="2026-09-27T17:00:00Z"/>
              </w:rPr>
            </w:pPr>
            <w:ins w:id="10565" w:author="Claude" w:date="2026-09-27T17:00:00Z">
              <w:r>
                <w:t xml:space="preserve">Stream</w:t>
              </w:r>
            </w:ins>
          </w:p>
        </w:tc>
        <w:tc>
          <w:tcPr>
            <w:tcW w:w="1735" w:type="dxa"/>
          </w:tcPr>
          <w:p>
            <w:pPr>
              <w:pStyle w:val="Normal"/>
              <w:rPr>
                <w:ins w:id="10566" w:author="Claude" w:date="2026-09-27T17:00:00Z"/>
              </w:rPr>
            </w:pPr>
            <w:ins w:id="10567" w:author="Claude" w:date="2026-09-27T17:00:00Z">
              <w:r>
                <w:t xml:space="preserve">Kafka-compatible stream</w:t>
              </w:r>
            </w:ins>
          </w:p>
        </w:tc>
        <w:tc>
          <w:tcPr>
            <w:tcW w:w="867" w:type="dxa"/>
          </w:tcPr>
          <w:p>
            <w:pPr>
              <w:pStyle w:val="Normal"/>
              <w:rPr>
                <w:ins w:id="10568" w:author="Claude" w:date="2026-09-27T17:00:00Z"/>
              </w:rPr>
            </w:pPr>
            <w:ins w:id="10569" w:author="Claude" w:date="2026-09-27T17:00:00Z">
              <w:r>
                <w:t xml:space="preserve">R</w:t>
              </w:r>
            </w:ins>
          </w:p>
        </w:tc>
        <w:tc>
          <w:tcPr>
            <w:tcW w:w="1187" w:type="dxa"/>
          </w:tcPr>
          <w:p>
            <w:pPr>
              <w:pStyle w:val="Normal"/>
              <w:rPr>
                <w:ins w:id="10570" w:author="Claude" w:date="2026-09-27T17:00:00Z"/>
              </w:rPr>
            </w:pPr>
            <w:ins w:id="10571" w:author="Claude" w:date="2026-09-27T17:00:00Z">
              <w:r>
                <w:t xml:space="preserve">Optional: O (purpose)</w:t>
              </w:r>
            </w:ins>
          </w:p>
        </w:tc>
        <w:tc>
          <w:tcPr>
            <w:tcW w:w="3243" w:type="dxa"/>
          </w:tcPr>
          <w:p>
            <w:pPr>
              <w:pStyle w:val="Normal"/>
              <w:rPr>
                <w:ins w:id="10572" w:author="Claude" w:date="2026-09-27T17:00:00Z"/>
              </w:rPr>
            </w:pPr>
            <w:ins w:id="10573" w:author="Claude" w:date="2026-09-27T17:00:00Z">
              <w:r>
                <w:rPr>
                  <w:rStyle w:val="CodeChar"/>
                </w:rPr>
                <w:t xml:space="preserve">cmr-prd-cas-stm-pay-evt-01</w:t>
              </w:r>
            </w:ins>
          </w:p>
        </w:tc>
      </w:tr>
      <w:tr>
        <w:trPr>
          <w:ins w:id="10574" w:author="Claude" w:date="2026-09-27T17:00:00Z"/>
        </w:trPr>
        <w:tc>
          <w:tcPr>
            <w:tcW w:w="867" w:type="dxa"/>
          </w:tcPr>
          <w:p>
            <w:pPr>
              <w:pStyle w:val="Normal"/>
              <w:rPr>
                <w:ins w:id="10575" w:author="Claude" w:date="2026-09-27T17:00:00Z"/>
              </w:rPr>
            </w:pPr>
            <w:ins w:id="10576" w:author="Claude" w:date="2026-09-27T17:00:00Z">
              <w:r>
                <w:rPr>
                  <w:rStyle w:val="CodeChar"/>
                </w:rPr>
                <w:t xml:space="preserve">ons</w:t>
              </w:r>
            </w:ins>
          </w:p>
        </w:tc>
        <w:tc>
          <w:tcPr>
            <w:tcW w:w="1461" w:type="dxa"/>
          </w:tcPr>
          <w:p>
            <w:pPr>
              <w:pStyle w:val="Normal"/>
              <w:rPr>
                <w:ins w:id="10577" w:author="Claude" w:date="2026-09-27T17:00:00Z"/>
              </w:rPr>
            </w:pPr>
            <w:ins w:id="10578" w:author="Claude" w:date="2026-09-27T17:00:00Z">
              <w:r>
                <w:t xml:space="preserve">Notifications topic</w:t>
              </w:r>
            </w:ins>
          </w:p>
        </w:tc>
        <w:tc>
          <w:tcPr>
            <w:tcW w:w="1735" w:type="dxa"/>
          </w:tcPr>
          <w:p>
            <w:pPr>
              <w:pStyle w:val="Normal"/>
              <w:rPr>
                <w:ins w:id="10579" w:author="Claude" w:date="2026-09-27T17:00:00Z"/>
              </w:rPr>
            </w:pPr>
            <w:ins w:id="10580" w:author="Claude" w:date="2026-09-27T17:00:00Z">
              <w:r>
                <w:t xml:space="preserve">Alert / message topic</w:t>
              </w:r>
            </w:ins>
          </w:p>
        </w:tc>
        <w:tc>
          <w:tcPr>
            <w:tcW w:w="867" w:type="dxa"/>
          </w:tcPr>
          <w:p>
            <w:pPr>
              <w:pStyle w:val="Normal"/>
              <w:rPr>
                <w:ins w:id="10581" w:author="Claude" w:date="2026-09-27T17:00:00Z"/>
              </w:rPr>
            </w:pPr>
            <w:ins w:id="10582" w:author="Claude" w:date="2026-09-27T17:00:00Z">
              <w:r>
                <w:t xml:space="preserve">R</w:t>
              </w:r>
            </w:ins>
          </w:p>
        </w:tc>
        <w:tc>
          <w:tcPr>
            <w:tcW w:w="1187" w:type="dxa"/>
          </w:tcPr>
          <w:p>
            <w:pPr>
              <w:pStyle w:val="Normal"/>
              <w:rPr>
                <w:ins w:id="10583" w:author="Claude" w:date="2026-09-27T17:00:00Z"/>
              </w:rPr>
            </w:pPr>
            <w:ins w:id="10584" w:author="Claude" w:date="2026-09-27T17:00:00Z">
              <w:r>
                <w:t xml:space="preserve">Optional: O (audience)</w:t>
              </w:r>
            </w:ins>
          </w:p>
        </w:tc>
        <w:tc>
          <w:tcPr>
            <w:tcW w:w="3243" w:type="dxa"/>
          </w:tcPr>
          <w:p>
            <w:pPr>
              <w:pStyle w:val="Normal"/>
              <w:rPr>
                <w:ins w:id="10585" w:author="Claude" w:date="2026-09-27T17:00:00Z"/>
              </w:rPr>
            </w:pPr>
            <w:ins w:id="10586" w:author="Claude" w:date="2026-09-27T17:00:00Z">
              <w:r>
                <w:rPr>
                  <w:rStyle w:val="CodeChar"/>
                </w:rPr>
                <w:t xml:space="preserve">cmr-prd-cas-ons-cbs-ops-01</w:t>
              </w:r>
            </w:ins>
          </w:p>
        </w:tc>
      </w:tr>
      <w:tr>
        <w:trPr>
          <w:ins w:id="10587" w:author="Claude" w:date="2026-09-27T17:00:00Z"/>
        </w:trPr>
        <w:tc>
          <w:tcPr>
            <w:tcW w:w="867" w:type="dxa"/>
          </w:tcPr>
          <w:p>
            <w:pPr>
              <w:pStyle w:val="Normal"/>
              <w:rPr>
                <w:ins w:id="10588" w:author="Claude" w:date="2026-09-27T17:00:00Z"/>
              </w:rPr>
            </w:pPr>
            <w:ins w:id="10589" w:author="Claude" w:date="2026-09-27T17:00:00Z">
              <w:r>
                <w:rPr>
                  <w:rStyle w:val="CodeChar"/>
                </w:rPr>
                <w:t xml:space="preserve">evr</w:t>
              </w:r>
            </w:ins>
          </w:p>
        </w:tc>
        <w:tc>
          <w:tcPr>
            <w:tcW w:w="1461" w:type="dxa"/>
          </w:tcPr>
          <w:p>
            <w:pPr>
              <w:pStyle w:val="Normal"/>
              <w:rPr>
                <w:ins w:id="10590" w:author="Claude" w:date="2026-09-27T17:00:00Z"/>
              </w:rPr>
            </w:pPr>
            <w:ins w:id="10591" w:author="Claude" w:date="2026-09-27T17:00:00Z">
              <w:r>
                <w:t xml:space="preserve">Events rule</w:t>
              </w:r>
            </w:ins>
          </w:p>
        </w:tc>
        <w:tc>
          <w:tcPr>
            <w:tcW w:w="1735" w:type="dxa"/>
          </w:tcPr>
          <w:p>
            <w:pPr>
              <w:pStyle w:val="Normal"/>
              <w:rPr>
                <w:ins w:id="10592" w:author="Claude" w:date="2026-09-27T17:00:00Z"/>
              </w:rPr>
            </w:pPr>
            <w:ins w:id="10593" w:author="Claude" w:date="2026-09-27T17:00:00Z">
              <w:r>
                <w:t xml:space="preserve">Reacts to OCI events</w:t>
              </w:r>
            </w:ins>
          </w:p>
        </w:tc>
        <w:tc>
          <w:tcPr>
            <w:tcW w:w="867" w:type="dxa"/>
          </w:tcPr>
          <w:p>
            <w:pPr>
              <w:pStyle w:val="Normal"/>
              <w:rPr>
                <w:ins w:id="10594" w:author="Claude" w:date="2026-09-27T17:00:00Z"/>
              </w:rPr>
            </w:pPr>
            <w:ins w:id="10595" w:author="Claude" w:date="2026-09-27T17:00:00Z">
              <w:r>
                <w:t xml:space="preserve">R</w:t>
              </w:r>
            </w:ins>
          </w:p>
        </w:tc>
        <w:tc>
          <w:tcPr>
            <w:tcW w:w="1187" w:type="dxa"/>
          </w:tcPr>
          <w:p>
            <w:pPr>
              <w:pStyle w:val="Normal"/>
              <w:rPr>
                <w:ins w:id="10596" w:author="Claude" w:date="2026-09-27T17:00:00Z"/>
              </w:rPr>
            </w:pPr>
            <w:ins w:id="10597" w:author="Claude" w:date="2026-09-27T17:00:00Z">
              <w:r>
                <w:t xml:space="preserve">None</w:t>
              </w:r>
            </w:ins>
          </w:p>
        </w:tc>
        <w:tc>
          <w:tcPr>
            <w:tcW w:w="3243" w:type="dxa"/>
          </w:tcPr>
          <w:p>
            <w:pPr>
              <w:pStyle w:val="Normal"/>
              <w:rPr>
                <w:ins w:id="10598" w:author="Claude" w:date="2026-09-27T17:00:00Z"/>
              </w:rPr>
            </w:pPr>
            <w:ins w:id="10599" w:author="Claude" w:date="2026-09-27T17:00:00Z">
              <w:r>
                <w:rPr>
                  <w:rStyle w:val="CodeChar"/>
                </w:rPr>
                <w:t xml:space="preserve">cmr-prd-cas-evr-soc-01</w:t>
              </w:r>
            </w:ins>
          </w:p>
        </w:tc>
      </w:tr>
      <w:tr>
        <w:trPr>
          <w:ins w:id="10600" w:author="Claude" w:date="2026-09-27T17:00:00Z"/>
        </w:trPr>
        <w:tc>
          <w:tcPr>
            <w:tcW w:w="867" w:type="dxa"/>
          </w:tcPr>
          <w:p>
            <w:pPr>
              <w:pStyle w:val="Normal"/>
              <w:rPr>
                <w:ins w:id="10601" w:author="Claude" w:date="2026-09-27T17:00:00Z"/>
              </w:rPr>
            </w:pPr>
            <w:ins w:id="10602" w:author="Claude" w:date="2026-09-27T17:00:00Z">
              <w:r>
                <w:rPr>
                  <w:rStyle w:val="CodeChar"/>
                </w:rPr>
                <w:t xml:space="preserve">sch</w:t>
              </w:r>
            </w:ins>
          </w:p>
        </w:tc>
        <w:tc>
          <w:tcPr>
            <w:tcW w:w="1461" w:type="dxa"/>
          </w:tcPr>
          <w:p>
            <w:pPr>
              <w:pStyle w:val="Normal"/>
              <w:rPr>
                <w:ins w:id="10603" w:author="Claude" w:date="2026-09-27T17:00:00Z"/>
              </w:rPr>
            </w:pPr>
            <w:ins w:id="10604" w:author="Claude" w:date="2026-09-27T17:00:00Z">
              <w:r>
                <w:t xml:space="preserve">Connector Hub connector</w:t>
              </w:r>
            </w:ins>
          </w:p>
        </w:tc>
        <w:tc>
          <w:tcPr>
            <w:tcW w:w="1735" w:type="dxa"/>
          </w:tcPr>
          <w:p>
            <w:pPr>
              <w:pStyle w:val="Normal"/>
              <w:rPr>
                <w:ins w:id="10605" w:author="Claude" w:date="2026-09-27T17:00:00Z"/>
              </w:rPr>
            </w:pPr>
            <w:ins w:id="10606" w:author="Claude" w:date="2026-09-27T17:00:00Z">
              <w:r>
                <w:t xml:space="preserve">Moves logs, metrics, events</w:t>
              </w:r>
            </w:ins>
          </w:p>
        </w:tc>
        <w:tc>
          <w:tcPr>
            <w:tcW w:w="867" w:type="dxa"/>
          </w:tcPr>
          <w:p>
            <w:pPr>
              <w:pStyle w:val="Normal"/>
              <w:rPr>
                <w:ins w:id="10607" w:author="Claude" w:date="2026-09-27T17:00:00Z"/>
              </w:rPr>
            </w:pPr>
            <w:ins w:id="10608" w:author="Claude" w:date="2026-09-27T17:00:00Z">
              <w:r>
                <w:t xml:space="preserve">R</w:t>
              </w:r>
            </w:ins>
          </w:p>
        </w:tc>
        <w:tc>
          <w:tcPr>
            <w:tcW w:w="1187" w:type="dxa"/>
          </w:tcPr>
          <w:p>
            <w:pPr>
              <w:pStyle w:val="Normal"/>
              <w:rPr>
                <w:ins w:id="10609" w:author="Claude" w:date="2026-09-27T17:00:00Z"/>
              </w:rPr>
            </w:pPr>
            <w:ins w:id="10610" w:author="Claude" w:date="2026-09-27T17:00:00Z">
              <w:r>
                <w:t xml:space="preserve">None</w:t>
              </w:r>
            </w:ins>
          </w:p>
        </w:tc>
        <w:tc>
          <w:tcPr>
            <w:tcW w:w="3243" w:type="dxa"/>
          </w:tcPr>
          <w:p>
            <w:pPr>
              <w:pStyle w:val="Normal"/>
              <w:rPr>
                <w:ins w:id="10611" w:author="Claude" w:date="2026-09-27T17:00:00Z"/>
              </w:rPr>
            </w:pPr>
            <w:ins w:id="10612" w:author="Claude" w:date="2026-09-27T17:00:00Z">
              <w:r>
                <w:rPr>
                  <w:rStyle w:val="CodeChar"/>
                </w:rPr>
                <w:t xml:space="preserve">cmr-prd-cas-sch-soc-01</w:t>
              </w:r>
            </w:ins>
          </w:p>
        </w:tc>
      </w:tr>
      <w:tr>
        <w:trPr>
          <w:ins w:id="10613" w:author="Claude" w:date="2026-09-27T17:00:00Z"/>
        </w:trPr>
        <w:tc>
          <w:tcPr>
            <w:tcW w:w="867" w:type="dxa"/>
          </w:tcPr>
          <w:p>
            <w:pPr>
              <w:pStyle w:val="Normal"/>
              <w:rPr>
                <w:ins w:id="10614" w:author="Claude" w:date="2026-09-27T17:00:00Z"/>
              </w:rPr>
            </w:pPr>
            <w:ins w:id="10615" w:author="Claude" w:date="2026-09-27T17:00:00Z">
              <w:r>
                <w:rPr>
                  <w:rStyle w:val="CodeChar"/>
                </w:rPr>
                <w:t xml:space="preserve">oic</w:t>
              </w:r>
            </w:ins>
          </w:p>
        </w:tc>
        <w:tc>
          <w:tcPr>
            <w:tcW w:w="1461" w:type="dxa"/>
          </w:tcPr>
          <w:p>
            <w:pPr>
              <w:pStyle w:val="Normal"/>
              <w:rPr>
                <w:ins w:id="10616" w:author="Claude" w:date="2026-09-27T17:00:00Z"/>
              </w:rPr>
            </w:pPr>
            <w:ins w:id="10617" w:author="Claude" w:date="2026-09-27T17:00:00Z">
              <w:r>
                <w:t xml:space="preserve">Oracle Integration instance</w:t>
              </w:r>
            </w:ins>
          </w:p>
        </w:tc>
        <w:tc>
          <w:tcPr>
            <w:tcW w:w="1735" w:type="dxa"/>
          </w:tcPr>
          <w:p>
            <w:pPr>
              <w:pStyle w:val="Normal"/>
              <w:rPr>
                <w:ins w:id="10618" w:author="Claude" w:date="2026-09-27T17:00:00Z"/>
              </w:rPr>
            </w:pPr>
            <w:ins w:id="10619" w:author="Claude" w:date="2026-09-27T17:00:00Z">
              <w:r>
                <w:t xml:space="preserve">Integration platform</w:t>
              </w:r>
            </w:ins>
          </w:p>
        </w:tc>
        <w:tc>
          <w:tcPr>
            <w:tcW w:w="867" w:type="dxa"/>
          </w:tcPr>
          <w:p>
            <w:pPr>
              <w:pStyle w:val="Normal"/>
              <w:rPr>
                <w:ins w:id="10620" w:author="Claude" w:date="2026-09-27T17:00:00Z"/>
              </w:rPr>
            </w:pPr>
            <w:ins w:id="10621" w:author="Claude" w:date="2026-09-27T17:00:00Z">
              <w:r>
                <w:t xml:space="preserve">R</w:t>
              </w:r>
            </w:ins>
          </w:p>
        </w:tc>
        <w:tc>
          <w:tcPr>
            <w:tcW w:w="1187" w:type="dxa"/>
          </w:tcPr>
          <w:p>
            <w:pPr>
              <w:pStyle w:val="Normal"/>
              <w:rPr>
                <w:ins w:id="10622" w:author="Claude" w:date="2026-09-27T17:00:00Z"/>
              </w:rPr>
            </w:pPr>
            <w:ins w:id="10623" w:author="Claude" w:date="2026-09-27T17:00:00Z">
              <w:r>
                <w:t xml:space="preserve">None</w:t>
              </w:r>
            </w:ins>
          </w:p>
        </w:tc>
        <w:tc>
          <w:tcPr>
            <w:tcW w:w="3243" w:type="dxa"/>
          </w:tcPr>
          <w:p>
            <w:pPr>
              <w:pStyle w:val="Normal"/>
              <w:rPr>
                <w:ins w:id="10624" w:author="Claude" w:date="2026-09-27T17:00:00Z"/>
              </w:rPr>
            </w:pPr>
            <w:ins w:id="10625" w:author="Claude" w:date="2026-09-27T17:00:00Z">
              <w:r>
                <w:rPr>
                  <w:rStyle w:val="CodeChar"/>
                </w:rPr>
                <w:t xml:space="preserve">cmr-prd-cas-oic-itg-01</w:t>
              </w:r>
            </w:ins>
          </w:p>
        </w:tc>
      </w:tr>
    </w:tbl>
    <w:p>
      <w:pPr>
        <w:pStyle w:val="Normal"/>
        <w:rPr>
          <w:ins w:id="10626" w:author="Claude" w:date="2026-09-27T17:00:00Z"/>
        </w:rPr>
      </w:pPr>
      <w:ins w:id="10627" w:author="Claude" w:date="2026-09-27T17:00:00Z">
        <w:r>
          <w:rPr>
            <w:b/>
          </w:rPr>
          <w:t xml:space="preserve">Observability</w:t>
        </w:r>
      </w:ins>
    </w:p>
    <w:tbl>
      <w:tblPr>
        <w:tblStyle w:val="TableGrid"/>
        <w:tblW w:w="9360" w:type="dxa"/>
        <w:tblInd w:w="113" w:type="dxa"/>
        <w:tblLayout w:type="fixed"/>
        <w:tblLook w:val="04a0" w:firstRow="1"/>
      </w:tblPr>
      <w:tblGrid>
        <w:gridCol w:w="948"/>
        <w:gridCol w:w="1198"/>
        <w:gridCol w:w="1397"/>
        <w:gridCol w:w="948"/>
        <w:gridCol w:w="1198"/>
        <w:gridCol w:w="3671"/>
      </w:tblGrid>
      <w:tr>
        <w:trPr>
          <w:tblHeader w:val="true"/>
          <w:ins w:id="10628" w:author="Claude" w:date="2026-09-27T17:00:00Z"/>
        </w:trPr>
        <w:tc>
          <w:tcPr>
            <w:tcW w:w="948" w:type="dxa"/>
            <w:shd w:val="clear" w:color="auto" w:fill="F2F2F2"/>
          </w:tcPr>
          <w:p>
            <w:pPr>
              <w:pStyle w:val="Normal"/>
              <w:rPr>
                <w:ins w:id="10629" w:author="Claude" w:date="2026-09-27T17:00:00Z"/>
              </w:rPr>
            </w:pPr>
            <w:ins w:id="10630" w:author="Claude" w:date="2026-09-27T17:00:00Z">
              <w:r>
                <w:t xml:space="preserve">Code</w:t>
              </w:r>
            </w:ins>
          </w:p>
        </w:tc>
        <w:tc>
          <w:tcPr>
            <w:tcW w:w="1198" w:type="dxa"/>
            <w:shd w:val="clear" w:color="auto" w:fill="F2F2F2"/>
          </w:tcPr>
          <w:p>
            <w:pPr>
              <w:pStyle w:val="Normal"/>
              <w:rPr>
                <w:ins w:id="10631" w:author="Claude" w:date="2026-09-27T17:00:00Z"/>
              </w:rPr>
            </w:pPr>
            <w:ins w:id="10632" w:author="Claude" w:date="2026-09-27T17:00:00Z">
              <w:r>
                <w:t xml:space="preserve">OCI resource</w:t>
              </w:r>
            </w:ins>
          </w:p>
        </w:tc>
        <w:tc>
          <w:tcPr>
            <w:tcW w:w="1397" w:type="dxa"/>
            <w:shd w:val="clear" w:color="auto" w:fill="F2F2F2"/>
          </w:tcPr>
          <w:p>
            <w:pPr>
              <w:pStyle w:val="Normal"/>
              <w:rPr>
                <w:ins w:id="10633" w:author="Claude" w:date="2026-09-27T17:00:00Z"/>
              </w:rPr>
            </w:pPr>
            <w:ins w:id="10634" w:author="Claude" w:date="2026-09-27T17:00:00Z">
              <w:r>
                <w:t xml:space="preserve">What it is</w:t>
              </w:r>
            </w:ins>
          </w:p>
        </w:tc>
        <w:tc>
          <w:tcPr>
            <w:tcW w:w="948" w:type="dxa"/>
            <w:shd w:val="clear" w:color="auto" w:fill="F2F2F2"/>
          </w:tcPr>
          <w:p>
            <w:pPr>
              <w:pStyle w:val="Normal"/>
              <w:rPr>
                <w:ins w:id="10635" w:author="Claude" w:date="2026-09-27T17:00:00Z"/>
              </w:rPr>
            </w:pPr>
            <w:ins w:id="10636" w:author="Claude" w:date="2026-09-27T17:00:00Z">
              <w:r>
                <w:t xml:space="preserve">Scope</w:t>
              </w:r>
            </w:ins>
          </w:p>
        </w:tc>
        <w:tc>
          <w:tcPr>
            <w:tcW w:w="1198" w:type="dxa"/>
            <w:shd w:val="clear" w:color="auto" w:fill="F2F2F2"/>
          </w:tcPr>
          <w:p>
            <w:pPr>
              <w:pStyle w:val="Normal"/>
              <w:rPr>
                <w:ins w:id="10637" w:author="Claude" w:date="2026-09-27T17:00:00Z"/>
              </w:rPr>
            </w:pPr>
            <w:ins w:id="10638" w:author="Claude" w:date="2026-09-27T17:00:00Z">
              <w:r>
                <w:t xml:space="preserve">Qualifier</w:t>
              </w:r>
            </w:ins>
          </w:p>
        </w:tc>
        <w:tc>
          <w:tcPr>
            <w:tcW w:w="3671" w:type="dxa"/>
            <w:shd w:val="clear" w:color="auto" w:fill="F2F2F2"/>
          </w:tcPr>
          <w:p>
            <w:pPr>
              <w:pStyle w:val="Normal"/>
              <w:rPr>
                <w:ins w:id="10639" w:author="Claude" w:date="2026-09-27T17:00:00Z"/>
              </w:rPr>
            </w:pPr>
            <w:ins w:id="10640" w:author="Claude" w:date="2026-09-27T17:00:00Z">
              <w:r>
                <w:t xml:space="preserve">Example</w:t>
              </w:r>
            </w:ins>
          </w:p>
        </w:tc>
      </w:tr>
      <w:tr>
        <w:trPr>
          <w:ins w:id="10641" w:author="Claude" w:date="2026-09-27T17:00:00Z"/>
        </w:trPr>
        <w:tc>
          <w:tcPr>
            <w:tcW w:w="948" w:type="dxa"/>
          </w:tcPr>
          <w:p>
            <w:pPr>
              <w:pStyle w:val="Normal"/>
              <w:rPr>
                <w:ins w:id="10642" w:author="Claude" w:date="2026-09-27T17:00:00Z"/>
              </w:rPr>
            </w:pPr>
            <w:ins w:id="10643" w:author="Claude" w:date="2026-09-27T17:00:00Z">
              <w:r>
                <w:rPr>
                  <w:rStyle w:val="CodeChar"/>
                </w:rPr>
                <w:t xml:space="preserve">lgg</w:t>
              </w:r>
            </w:ins>
          </w:p>
        </w:tc>
        <w:tc>
          <w:tcPr>
            <w:tcW w:w="1198" w:type="dxa"/>
          </w:tcPr>
          <w:p>
            <w:pPr>
              <w:pStyle w:val="Normal"/>
              <w:rPr>
                <w:ins w:id="10644" w:author="Claude" w:date="2026-09-27T17:00:00Z"/>
              </w:rPr>
            </w:pPr>
            <w:ins w:id="10645" w:author="Claude" w:date="2026-09-27T17:00:00Z">
              <w:r>
                <w:t xml:space="preserve">Log group</w:t>
              </w:r>
            </w:ins>
          </w:p>
        </w:tc>
        <w:tc>
          <w:tcPr>
            <w:tcW w:w="1397" w:type="dxa"/>
          </w:tcPr>
          <w:p>
            <w:pPr>
              <w:pStyle w:val="Normal"/>
              <w:rPr>
                <w:ins w:id="10646" w:author="Claude" w:date="2026-09-27T17:00:00Z"/>
              </w:rPr>
            </w:pPr>
            <w:ins w:id="10647" w:author="Claude" w:date="2026-09-27T17:00:00Z">
              <w:r>
                <w:t xml:space="preserve">Container for logs</w:t>
              </w:r>
            </w:ins>
          </w:p>
        </w:tc>
        <w:tc>
          <w:tcPr>
            <w:tcW w:w="948" w:type="dxa"/>
          </w:tcPr>
          <w:p>
            <w:pPr>
              <w:pStyle w:val="Normal"/>
              <w:rPr>
                <w:ins w:id="10648" w:author="Claude" w:date="2026-09-27T17:00:00Z"/>
              </w:rPr>
            </w:pPr>
            <w:ins w:id="10649" w:author="Claude" w:date="2026-09-27T17:00:00Z">
              <w:r>
                <w:t xml:space="preserve">R</w:t>
              </w:r>
            </w:ins>
          </w:p>
        </w:tc>
        <w:tc>
          <w:tcPr>
            <w:tcW w:w="1198" w:type="dxa"/>
          </w:tcPr>
          <w:p>
            <w:pPr>
              <w:pStyle w:val="Normal"/>
              <w:rPr>
                <w:ins w:id="10650" w:author="Claude" w:date="2026-09-27T17:00:00Z"/>
              </w:rPr>
            </w:pPr>
            <w:ins w:id="10651" w:author="Claude" w:date="2026-09-27T17:00:00Z">
              <w:r>
                <w:t xml:space="preserve">None</w:t>
              </w:r>
            </w:ins>
          </w:p>
        </w:tc>
        <w:tc>
          <w:tcPr>
            <w:tcW w:w="3671" w:type="dxa"/>
          </w:tcPr>
          <w:p>
            <w:pPr>
              <w:pStyle w:val="Normal"/>
              <w:rPr>
                <w:ins w:id="10652" w:author="Claude" w:date="2026-09-27T17:00:00Z"/>
              </w:rPr>
            </w:pPr>
            <w:ins w:id="10653" w:author="Claude" w:date="2026-09-27T17:00:00Z">
              <w:r>
                <w:rPr>
                  <w:rStyle w:val="CodeChar"/>
                </w:rPr>
                <w:t xml:space="preserve">cmr-prd-cas-lgg-cbs-01</w:t>
              </w:r>
            </w:ins>
          </w:p>
        </w:tc>
      </w:tr>
      <w:tr>
        <w:trPr>
          <w:ins w:id="10654" w:author="Claude" w:date="2026-09-27T17:00:00Z"/>
        </w:trPr>
        <w:tc>
          <w:tcPr>
            <w:tcW w:w="948" w:type="dxa"/>
          </w:tcPr>
          <w:p>
            <w:pPr>
              <w:pStyle w:val="Normal"/>
              <w:rPr>
                <w:ins w:id="10655" w:author="Claude" w:date="2026-09-27T17:00:00Z"/>
              </w:rPr>
            </w:pPr>
            <w:ins w:id="10656" w:author="Claude" w:date="2026-09-27T17:00:00Z">
              <w:r>
                <w:rPr>
                  <w:rStyle w:val="CodeChar"/>
                </w:rPr>
                <w:t xml:space="preserve">log</w:t>
              </w:r>
            </w:ins>
          </w:p>
        </w:tc>
        <w:tc>
          <w:tcPr>
            <w:tcW w:w="1198" w:type="dxa"/>
          </w:tcPr>
          <w:p>
            <w:pPr>
              <w:pStyle w:val="Normal"/>
              <w:rPr>
                <w:ins w:id="10657" w:author="Claude" w:date="2026-09-27T17:00:00Z"/>
              </w:rPr>
            </w:pPr>
            <w:ins w:id="10658" w:author="Claude" w:date="2026-09-27T17:00:00Z">
              <w:r>
                <w:t xml:space="preserve">Log</w:t>
              </w:r>
            </w:ins>
          </w:p>
        </w:tc>
        <w:tc>
          <w:tcPr>
            <w:tcW w:w="1397" w:type="dxa"/>
          </w:tcPr>
          <w:p>
            <w:pPr>
              <w:pStyle w:val="Normal"/>
              <w:rPr>
                <w:ins w:id="10659" w:author="Claude" w:date="2026-09-27T17:00:00Z"/>
              </w:rPr>
            </w:pPr>
            <w:ins w:id="10660" w:author="Claude" w:date="2026-09-27T17:00:00Z">
              <w:r>
                <w:t xml:space="preserve">Service or custom log</w:t>
              </w:r>
            </w:ins>
          </w:p>
        </w:tc>
        <w:tc>
          <w:tcPr>
            <w:tcW w:w="948" w:type="dxa"/>
          </w:tcPr>
          <w:p>
            <w:pPr>
              <w:pStyle w:val="Normal"/>
              <w:rPr>
                <w:ins w:id="10661" w:author="Claude" w:date="2026-09-27T17:00:00Z"/>
              </w:rPr>
            </w:pPr>
            <w:ins w:id="10662" w:author="Claude" w:date="2026-09-27T17:00:00Z">
              <w:r>
                <w:t xml:space="preserve">R</w:t>
              </w:r>
            </w:ins>
          </w:p>
        </w:tc>
        <w:tc>
          <w:tcPr>
            <w:tcW w:w="1198" w:type="dxa"/>
          </w:tcPr>
          <w:p>
            <w:pPr>
              <w:pStyle w:val="Normal"/>
              <w:rPr>
                <w:ins w:id="10663" w:author="Claude" w:date="2026-09-27T17:00:00Z"/>
              </w:rPr>
            </w:pPr>
            <w:ins w:id="10664" w:author="Claude" w:date="2026-09-27T17:00:00Z">
              <w:r>
                <w:t xml:space="preserve">Required: K (source)</w:t>
              </w:r>
            </w:ins>
          </w:p>
        </w:tc>
        <w:tc>
          <w:tcPr>
            <w:tcW w:w="3671" w:type="dxa"/>
          </w:tcPr>
          <w:p>
            <w:pPr>
              <w:pStyle w:val="Normal"/>
              <w:rPr>
                <w:ins w:id="10665" w:author="Claude" w:date="2026-09-27T17:00:00Z"/>
              </w:rPr>
            </w:pPr>
            <w:ins w:id="10666" w:author="Claude" w:date="2026-09-27T17:00:00Z">
              <w:r>
                <w:rPr>
                  <w:rStyle w:val="CodeChar"/>
                </w:rPr>
                <w:t xml:space="preserve">cmr-prd-cas-log-cbs-flow-01</w:t>
              </w:r>
            </w:ins>
          </w:p>
        </w:tc>
      </w:tr>
      <w:tr>
        <w:trPr>
          <w:ins w:id="10667" w:author="Claude" w:date="2026-09-27T17:00:00Z"/>
        </w:trPr>
        <w:tc>
          <w:tcPr>
            <w:tcW w:w="948" w:type="dxa"/>
          </w:tcPr>
          <w:p>
            <w:pPr>
              <w:pStyle w:val="Normal"/>
              <w:rPr>
                <w:ins w:id="10668" w:author="Claude" w:date="2026-09-27T17:00:00Z"/>
              </w:rPr>
            </w:pPr>
            <w:ins w:id="10669" w:author="Claude" w:date="2026-09-27T17:00:00Z">
              <w:r>
                <w:rPr>
                  <w:rStyle w:val="CodeChar"/>
                </w:rPr>
                <w:t xml:space="preserve">alm</w:t>
              </w:r>
            </w:ins>
          </w:p>
        </w:tc>
        <w:tc>
          <w:tcPr>
            <w:tcW w:w="1198" w:type="dxa"/>
          </w:tcPr>
          <w:p>
            <w:pPr>
              <w:pStyle w:val="Normal"/>
              <w:rPr>
                <w:ins w:id="10670" w:author="Claude" w:date="2026-09-27T17:00:00Z"/>
              </w:rPr>
            </w:pPr>
            <w:ins w:id="10671" w:author="Claude" w:date="2026-09-27T17:00:00Z">
              <w:r>
                <w:t xml:space="preserve">Alarm</w:t>
              </w:r>
            </w:ins>
          </w:p>
        </w:tc>
        <w:tc>
          <w:tcPr>
            <w:tcW w:w="1397" w:type="dxa"/>
          </w:tcPr>
          <w:p>
            <w:pPr>
              <w:pStyle w:val="Normal"/>
              <w:rPr>
                <w:ins w:id="10672" w:author="Claude" w:date="2026-09-27T17:00:00Z"/>
              </w:rPr>
            </w:pPr>
            <w:ins w:id="10673" w:author="Claude" w:date="2026-09-27T17:00:00Z">
              <w:r>
                <w:t xml:space="preserve">Monitoring alarm</w:t>
              </w:r>
            </w:ins>
          </w:p>
        </w:tc>
        <w:tc>
          <w:tcPr>
            <w:tcW w:w="948" w:type="dxa"/>
          </w:tcPr>
          <w:p>
            <w:pPr>
              <w:pStyle w:val="Normal"/>
              <w:rPr>
                <w:ins w:id="10674" w:author="Claude" w:date="2026-09-27T17:00:00Z"/>
              </w:rPr>
            </w:pPr>
            <w:ins w:id="10675" w:author="Claude" w:date="2026-09-27T17:00:00Z">
              <w:r>
                <w:t xml:space="preserve">R</w:t>
              </w:r>
            </w:ins>
          </w:p>
        </w:tc>
        <w:tc>
          <w:tcPr>
            <w:tcW w:w="1198" w:type="dxa"/>
          </w:tcPr>
          <w:p>
            <w:pPr>
              <w:pStyle w:val="Normal"/>
              <w:rPr>
                <w:ins w:id="10676" w:author="Claude" w:date="2026-09-27T17:00:00Z"/>
              </w:rPr>
            </w:pPr>
            <w:ins w:id="10677" w:author="Claude" w:date="2026-09-27T17:00:00Z">
              <w:r>
                <w:t xml:space="preserve">Required: L (signal)</w:t>
              </w:r>
            </w:ins>
          </w:p>
        </w:tc>
        <w:tc>
          <w:tcPr>
            <w:tcW w:w="3671" w:type="dxa"/>
          </w:tcPr>
          <w:p>
            <w:pPr>
              <w:pStyle w:val="Normal"/>
              <w:rPr>
                <w:ins w:id="10678" w:author="Claude" w:date="2026-09-27T17:00:00Z"/>
              </w:rPr>
            </w:pPr>
            <w:ins w:id="10679" w:author="Claude" w:date="2026-09-27T17:00:00Z">
              <w:r>
                <w:rPr>
                  <w:rStyle w:val="CodeChar"/>
                </w:rPr>
                <w:t xml:space="preserve">cmr-prd-cas-alm-pay-lat-01</w:t>
              </w:r>
            </w:ins>
          </w:p>
        </w:tc>
      </w:tr>
      <w:tr>
        <w:trPr>
          <w:ins w:id="10680" w:author="Claude" w:date="2026-09-27T17:00:00Z"/>
        </w:trPr>
        <w:tc>
          <w:tcPr>
            <w:tcW w:w="948" w:type="dxa"/>
          </w:tcPr>
          <w:p>
            <w:pPr>
              <w:pStyle w:val="Normal"/>
              <w:rPr>
                <w:ins w:id="10681" w:author="Claude" w:date="2026-09-27T17:00:00Z"/>
              </w:rPr>
            </w:pPr>
            <w:ins w:id="10682" w:author="Claude" w:date="2026-09-27T17:00:00Z">
              <w:r>
                <w:rPr>
                  <w:rStyle w:val="CodeChar"/>
                </w:rPr>
                <w:t xml:space="preserve">dsh</w:t>
              </w:r>
            </w:ins>
          </w:p>
        </w:tc>
        <w:tc>
          <w:tcPr>
            <w:tcW w:w="1198" w:type="dxa"/>
          </w:tcPr>
          <w:p>
            <w:pPr>
              <w:pStyle w:val="Normal"/>
              <w:rPr>
                <w:ins w:id="10683" w:author="Claude" w:date="2026-09-27T17:00:00Z"/>
              </w:rPr>
            </w:pPr>
            <w:ins w:id="10684" w:author="Claude" w:date="2026-09-27T17:00:00Z">
              <w:r>
                <w:t xml:space="preserve">Dashboard</w:t>
              </w:r>
            </w:ins>
          </w:p>
        </w:tc>
        <w:tc>
          <w:tcPr>
            <w:tcW w:w="1397" w:type="dxa"/>
          </w:tcPr>
          <w:p>
            <w:pPr>
              <w:pStyle w:val="Normal"/>
              <w:rPr>
                <w:ins w:id="10685" w:author="Claude" w:date="2026-09-27T17:00:00Z"/>
              </w:rPr>
            </w:pPr>
            <w:ins w:id="10686" w:author="Claude" w:date="2026-09-27T17:00:00Z">
              <w:r>
                <w:t xml:space="preserve">Monitoring dashboard</w:t>
              </w:r>
            </w:ins>
          </w:p>
        </w:tc>
        <w:tc>
          <w:tcPr>
            <w:tcW w:w="948" w:type="dxa"/>
          </w:tcPr>
          <w:p>
            <w:pPr>
              <w:pStyle w:val="Normal"/>
              <w:rPr>
                <w:ins w:id="10687" w:author="Claude" w:date="2026-09-27T17:00:00Z"/>
              </w:rPr>
            </w:pPr>
            <w:ins w:id="10688" w:author="Claude" w:date="2026-09-27T17:00:00Z">
              <w:r>
                <w:t xml:space="preserve">R</w:t>
              </w:r>
            </w:ins>
          </w:p>
        </w:tc>
        <w:tc>
          <w:tcPr>
            <w:tcW w:w="1198" w:type="dxa"/>
          </w:tcPr>
          <w:p>
            <w:pPr>
              <w:pStyle w:val="Normal"/>
              <w:rPr>
                <w:ins w:id="10689" w:author="Claude" w:date="2026-09-27T17:00:00Z"/>
              </w:rPr>
            </w:pPr>
            <w:ins w:id="10690" w:author="Claude" w:date="2026-09-27T17:00:00Z">
              <w:r>
                <w:t xml:space="preserve">None</w:t>
              </w:r>
            </w:ins>
          </w:p>
        </w:tc>
        <w:tc>
          <w:tcPr>
            <w:tcW w:w="3671" w:type="dxa"/>
          </w:tcPr>
          <w:p>
            <w:pPr>
              <w:pStyle w:val="Normal"/>
              <w:rPr>
                <w:ins w:id="10691" w:author="Claude" w:date="2026-09-27T17:00:00Z"/>
              </w:rPr>
            </w:pPr>
            <w:ins w:id="10692" w:author="Claude" w:date="2026-09-27T17:00:00Z">
              <w:r>
                <w:rPr>
                  <w:rStyle w:val="CodeChar"/>
                </w:rPr>
                <w:t xml:space="preserve">cmr-prd-cas-dsh-cbs-01</w:t>
              </w:r>
            </w:ins>
          </w:p>
        </w:tc>
      </w:tr>
      <w:tr>
        <w:trPr>
          <w:ins w:id="10693" w:author="Claude" w:date="2026-09-27T17:00:00Z"/>
        </w:trPr>
        <w:tc>
          <w:tcPr>
            <w:tcW w:w="948" w:type="dxa"/>
          </w:tcPr>
          <w:p>
            <w:pPr>
              <w:pStyle w:val="Normal"/>
              <w:rPr>
                <w:ins w:id="10694" w:author="Claude" w:date="2026-09-27T17:00:00Z"/>
              </w:rPr>
            </w:pPr>
            <w:ins w:id="10695" w:author="Claude" w:date="2026-09-27T17:00:00Z">
              <w:r>
                <w:rPr>
                  <w:rStyle w:val="CodeChar"/>
                </w:rPr>
                <w:t xml:space="preserve">apm</w:t>
              </w:r>
            </w:ins>
          </w:p>
        </w:tc>
        <w:tc>
          <w:tcPr>
            <w:tcW w:w="1198" w:type="dxa"/>
          </w:tcPr>
          <w:p>
            <w:pPr>
              <w:pStyle w:val="Normal"/>
              <w:rPr>
                <w:ins w:id="10696" w:author="Claude" w:date="2026-09-27T17:00:00Z"/>
              </w:rPr>
            </w:pPr>
            <w:ins w:id="10697" w:author="Claude" w:date="2026-09-27T17:00:00Z">
              <w:r>
                <w:t xml:space="preserve">APM domain</w:t>
              </w:r>
            </w:ins>
          </w:p>
        </w:tc>
        <w:tc>
          <w:tcPr>
            <w:tcW w:w="1397" w:type="dxa"/>
          </w:tcPr>
          <w:p>
            <w:pPr>
              <w:pStyle w:val="Normal"/>
              <w:rPr>
                <w:ins w:id="10698" w:author="Claude" w:date="2026-09-27T17:00:00Z"/>
              </w:rPr>
            </w:pPr>
            <w:ins w:id="10699" w:author="Claude" w:date="2026-09-27T17:00:00Z">
              <w:r>
                <w:t xml:space="preserve">Application performance monitoring</w:t>
              </w:r>
            </w:ins>
          </w:p>
        </w:tc>
        <w:tc>
          <w:tcPr>
            <w:tcW w:w="948" w:type="dxa"/>
          </w:tcPr>
          <w:p>
            <w:pPr>
              <w:pStyle w:val="Normal"/>
              <w:rPr>
                <w:ins w:id="10700" w:author="Claude" w:date="2026-09-27T17:00:00Z"/>
              </w:rPr>
            </w:pPr>
            <w:ins w:id="10701" w:author="Claude" w:date="2026-09-27T17:00:00Z">
              <w:r>
                <w:t xml:space="preserve">R</w:t>
              </w:r>
            </w:ins>
          </w:p>
        </w:tc>
        <w:tc>
          <w:tcPr>
            <w:tcW w:w="1198" w:type="dxa"/>
          </w:tcPr>
          <w:p>
            <w:pPr>
              <w:pStyle w:val="Normal"/>
              <w:rPr>
                <w:ins w:id="10702" w:author="Claude" w:date="2026-09-27T17:00:00Z"/>
              </w:rPr>
            </w:pPr>
            <w:ins w:id="10703" w:author="Claude" w:date="2026-09-27T17:00:00Z">
              <w:r>
                <w:t xml:space="preserve">None</w:t>
              </w:r>
            </w:ins>
          </w:p>
        </w:tc>
        <w:tc>
          <w:tcPr>
            <w:tcW w:w="3671" w:type="dxa"/>
          </w:tcPr>
          <w:p>
            <w:pPr>
              <w:pStyle w:val="Normal"/>
              <w:rPr>
                <w:ins w:id="10704" w:author="Claude" w:date="2026-09-27T17:00:00Z"/>
              </w:rPr>
            </w:pPr>
            <w:ins w:id="10705" w:author="Claude" w:date="2026-09-27T17:00:00Z">
              <w:r>
                <w:rPr>
                  <w:rStyle w:val="CodeChar"/>
                </w:rPr>
                <w:t xml:space="preserve">cmr-prd-cas-apm-pay-01</w:t>
              </w:r>
            </w:ins>
          </w:p>
        </w:tc>
      </w:tr>
      <w:tr>
        <w:trPr>
          <w:ins w:id="10706" w:author="Claude" w:date="2026-09-27T17:00:00Z"/>
        </w:trPr>
        <w:tc>
          <w:tcPr>
            <w:tcW w:w="948" w:type="dxa"/>
          </w:tcPr>
          <w:p>
            <w:pPr>
              <w:pStyle w:val="Normal"/>
              <w:rPr>
                <w:ins w:id="10707" w:author="Claude" w:date="2026-09-27T17:00:00Z"/>
              </w:rPr>
            </w:pPr>
            <w:ins w:id="10708" w:author="Claude" w:date="2026-09-27T17:00:00Z">
              <w:r>
                <w:rPr>
                  <w:rStyle w:val="CodeChar"/>
                </w:rPr>
                <w:t xml:space="preserve">hck</w:t>
              </w:r>
            </w:ins>
          </w:p>
        </w:tc>
        <w:tc>
          <w:tcPr>
            <w:tcW w:w="1198" w:type="dxa"/>
          </w:tcPr>
          <w:p>
            <w:pPr>
              <w:pStyle w:val="Normal"/>
              <w:rPr>
                <w:ins w:id="10709" w:author="Claude" w:date="2026-09-27T17:00:00Z"/>
              </w:rPr>
            </w:pPr>
            <w:ins w:id="10710" w:author="Claude" w:date="2026-09-27T17:00:00Z">
              <w:r>
                <w:t xml:space="preserve">Health check</w:t>
              </w:r>
            </w:ins>
          </w:p>
        </w:tc>
        <w:tc>
          <w:tcPr>
            <w:tcW w:w="1397" w:type="dxa"/>
          </w:tcPr>
          <w:p>
            <w:pPr>
              <w:pStyle w:val="Normal"/>
              <w:rPr>
                <w:ins w:id="10711" w:author="Claude" w:date="2026-09-27T17:00:00Z"/>
              </w:rPr>
            </w:pPr>
            <w:ins w:id="10712" w:author="Claude" w:date="2026-09-27T17:00:00Z">
              <w:r>
                <w:t xml:space="preserve">HTTP / ping monitor</w:t>
              </w:r>
            </w:ins>
          </w:p>
        </w:tc>
        <w:tc>
          <w:tcPr>
            <w:tcW w:w="948" w:type="dxa"/>
          </w:tcPr>
          <w:p>
            <w:pPr>
              <w:pStyle w:val="Normal"/>
              <w:rPr>
                <w:ins w:id="10713" w:author="Claude" w:date="2026-09-27T17:00:00Z"/>
              </w:rPr>
            </w:pPr>
            <w:ins w:id="10714" w:author="Claude" w:date="2026-09-27T17:00:00Z">
              <w:r>
                <w:t xml:space="preserve">R</w:t>
              </w:r>
            </w:ins>
          </w:p>
        </w:tc>
        <w:tc>
          <w:tcPr>
            <w:tcW w:w="1198" w:type="dxa"/>
          </w:tcPr>
          <w:p>
            <w:pPr>
              <w:pStyle w:val="Normal"/>
              <w:rPr>
                <w:ins w:id="10715" w:author="Claude" w:date="2026-09-27T17:00:00Z"/>
              </w:rPr>
            </w:pPr>
            <w:ins w:id="10716" w:author="Claude" w:date="2026-09-27T17:00:00Z">
              <w:r>
                <w:t xml:space="preserve">None</w:t>
              </w:r>
            </w:ins>
          </w:p>
        </w:tc>
        <w:tc>
          <w:tcPr>
            <w:tcW w:w="3671" w:type="dxa"/>
          </w:tcPr>
          <w:p>
            <w:pPr>
              <w:pStyle w:val="Normal"/>
              <w:rPr>
                <w:ins w:id="10717" w:author="Claude" w:date="2026-09-27T17:00:00Z"/>
              </w:rPr>
            </w:pPr>
            <w:ins w:id="10718" w:author="Claude" w:date="2026-09-27T17:00:00Z">
              <w:r>
                <w:rPr>
                  <w:rStyle w:val="CodeChar"/>
                </w:rPr>
                <w:t xml:space="preserve">cmr-prd-cas-hck-pay-01</w:t>
              </w:r>
            </w:ins>
          </w:p>
        </w:tc>
      </w:tr>
      <w:tr>
        <w:trPr>
          <w:ins w:id="10719" w:author="Claude" w:date="2026-09-27T17:00:00Z"/>
        </w:trPr>
        <w:tc>
          <w:tcPr>
            <w:tcW w:w="948" w:type="dxa"/>
          </w:tcPr>
          <w:p>
            <w:pPr>
              <w:pStyle w:val="Normal"/>
              <w:rPr>
                <w:ins w:id="10720" w:author="Claude" w:date="2026-09-27T17:00:00Z"/>
              </w:rPr>
            </w:pPr>
            <w:ins w:id="10721" w:author="Claude" w:date="2026-09-27T17:00:00Z">
              <w:r>
                <w:rPr>
                  <w:rStyle w:val="CodeChar"/>
                </w:rPr>
                <w:t xml:space="preserve">lga</w:t>
              </w:r>
            </w:ins>
          </w:p>
        </w:tc>
        <w:tc>
          <w:tcPr>
            <w:tcW w:w="1198" w:type="dxa"/>
          </w:tcPr>
          <w:p>
            <w:pPr>
              <w:pStyle w:val="Normal"/>
              <w:rPr>
                <w:ins w:id="10722" w:author="Claude" w:date="2026-09-27T17:00:00Z"/>
              </w:rPr>
            </w:pPr>
            <w:ins w:id="10723" w:author="Claude" w:date="2026-09-27T17:00:00Z">
              <w:r>
                <w:t xml:space="preserve">Logging Analytics log group</w:t>
              </w:r>
            </w:ins>
          </w:p>
        </w:tc>
        <w:tc>
          <w:tcPr>
            <w:tcW w:w="1397" w:type="dxa"/>
          </w:tcPr>
          <w:p>
            <w:pPr>
              <w:pStyle w:val="Normal"/>
              <w:rPr>
                <w:ins w:id="10724" w:author="Claude" w:date="2026-09-27T17:00:00Z"/>
              </w:rPr>
            </w:pPr>
            <w:ins w:id="10725" w:author="Claude" w:date="2026-09-27T17:00:00Z">
              <w:r>
                <w:t xml:space="preserve">Log analytics container</w:t>
              </w:r>
            </w:ins>
          </w:p>
        </w:tc>
        <w:tc>
          <w:tcPr>
            <w:tcW w:w="948" w:type="dxa"/>
          </w:tcPr>
          <w:p>
            <w:pPr>
              <w:pStyle w:val="Normal"/>
              <w:rPr>
                <w:ins w:id="10726" w:author="Claude" w:date="2026-09-27T17:00:00Z"/>
              </w:rPr>
            </w:pPr>
            <w:ins w:id="10727" w:author="Claude" w:date="2026-09-27T17:00:00Z">
              <w:r>
                <w:t xml:space="preserve">R</w:t>
              </w:r>
            </w:ins>
          </w:p>
        </w:tc>
        <w:tc>
          <w:tcPr>
            <w:tcW w:w="1198" w:type="dxa"/>
          </w:tcPr>
          <w:p>
            <w:pPr>
              <w:pStyle w:val="Normal"/>
              <w:rPr>
                <w:ins w:id="10728" w:author="Claude" w:date="2026-09-27T17:00:00Z"/>
              </w:rPr>
            </w:pPr>
            <w:ins w:id="10729" w:author="Claude" w:date="2026-09-27T17:00:00Z">
              <w:r>
                <w:t xml:space="preserve">None</w:t>
              </w:r>
            </w:ins>
          </w:p>
        </w:tc>
        <w:tc>
          <w:tcPr>
            <w:tcW w:w="3671" w:type="dxa"/>
          </w:tcPr>
          <w:p>
            <w:pPr>
              <w:pStyle w:val="Normal"/>
              <w:rPr>
                <w:ins w:id="10730" w:author="Claude" w:date="2026-09-27T17:00:00Z"/>
              </w:rPr>
            </w:pPr>
            <w:ins w:id="10731" w:author="Claude" w:date="2026-09-27T17:00:00Z">
              <w:r>
                <w:rPr>
                  <w:rStyle w:val="CodeChar"/>
                </w:rPr>
                <w:t xml:space="preserve">cmr-prd-cas-lga-soc-01</w:t>
              </w:r>
            </w:ins>
          </w:p>
        </w:tc>
      </w:tr>
    </w:tbl>
    <w:p>
      <w:pPr>
        <w:pStyle w:val="Normal"/>
        <w:rPr>
          <w:ins w:id="10732" w:author="Claude" w:date="2026-09-27T17:00:00Z"/>
        </w:rPr>
      </w:pPr>
      <w:ins w:id="10733" w:author="Claude" w:date="2026-09-27T17:00:00Z">
        <w:r>
          <w:rPr>
            <w:b/>
          </w:rPr>
          <w:t xml:space="preserve">Data and analytics</w:t>
        </w:r>
      </w:ins>
    </w:p>
    <w:tbl>
      <w:tblPr>
        <w:tblStyle w:val="TableGrid"/>
        <w:tblW w:w="9360" w:type="dxa"/>
        <w:tblInd w:w="113" w:type="dxa"/>
        <w:tblLayout w:type="fixed"/>
        <w:tblLook w:val="04a0" w:firstRow="1"/>
      </w:tblPr>
      <w:tblGrid>
        <w:gridCol w:w="977"/>
        <w:gridCol w:w="1514"/>
        <w:gridCol w:w="1500"/>
        <w:gridCol w:w="981"/>
        <w:gridCol w:w="1245"/>
        <w:gridCol w:w="3143"/>
      </w:tblGrid>
      <w:tr>
        <w:trPr>
          <w:tblHeader w:val="true"/>
          <w:ins w:id="10734" w:author="Claude" w:date="2026-09-27T17:00:00Z"/>
        </w:trPr>
        <w:tc>
          <w:tcPr>
            <w:tcW w:w="977" w:type="dxa"/>
            <w:shd w:val="clear" w:color="auto" w:fill="F2F2F2"/>
          </w:tcPr>
          <w:p>
            <w:pPr>
              <w:pStyle w:val="Normal"/>
              <w:rPr>
                <w:ins w:id="10735" w:author="Claude" w:date="2026-09-27T17:00:00Z"/>
              </w:rPr>
            </w:pPr>
            <w:ins w:id="10736" w:author="Claude" w:date="2026-09-27T17:00:00Z">
              <w:r>
                <w:t xml:space="preserve">Code</w:t>
              </w:r>
            </w:ins>
          </w:p>
        </w:tc>
        <w:tc>
          <w:tcPr>
            <w:tcW w:w="1514" w:type="dxa"/>
            <w:shd w:val="clear" w:color="auto" w:fill="F2F2F2"/>
          </w:tcPr>
          <w:p>
            <w:pPr>
              <w:pStyle w:val="Normal"/>
              <w:rPr>
                <w:ins w:id="10737" w:author="Claude" w:date="2026-09-27T17:00:00Z"/>
              </w:rPr>
            </w:pPr>
            <w:ins w:id="10738" w:author="Claude" w:date="2026-09-27T17:00:00Z">
              <w:r>
                <w:t xml:space="preserve">OCI resource</w:t>
              </w:r>
            </w:ins>
          </w:p>
        </w:tc>
        <w:tc>
          <w:tcPr>
            <w:tcW w:w="1500" w:type="dxa"/>
            <w:shd w:val="clear" w:color="auto" w:fill="F2F2F2"/>
          </w:tcPr>
          <w:p>
            <w:pPr>
              <w:pStyle w:val="Normal"/>
              <w:rPr>
                <w:ins w:id="10739" w:author="Claude" w:date="2026-09-27T17:00:00Z"/>
              </w:rPr>
            </w:pPr>
            <w:ins w:id="10740" w:author="Claude" w:date="2026-09-27T17:00:00Z">
              <w:r>
                <w:t xml:space="preserve">What it is</w:t>
              </w:r>
            </w:ins>
          </w:p>
        </w:tc>
        <w:tc>
          <w:tcPr>
            <w:tcW w:w="981" w:type="dxa"/>
            <w:shd w:val="clear" w:color="auto" w:fill="F2F2F2"/>
          </w:tcPr>
          <w:p>
            <w:pPr>
              <w:pStyle w:val="Normal"/>
              <w:rPr>
                <w:ins w:id="10741" w:author="Claude" w:date="2026-09-27T17:00:00Z"/>
              </w:rPr>
            </w:pPr>
            <w:ins w:id="10742" w:author="Claude" w:date="2026-09-27T17:00:00Z">
              <w:r>
                <w:t xml:space="preserve">Scope</w:t>
              </w:r>
            </w:ins>
          </w:p>
        </w:tc>
        <w:tc>
          <w:tcPr>
            <w:tcW w:w="1245" w:type="dxa"/>
            <w:shd w:val="clear" w:color="auto" w:fill="F2F2F2"/>
          </w:tcPr>
          <w:p>
            <w:pPr>
              <w:pStyle w:val="Normal"/>
              <w:rPr>
                <w:ins w:id="10743" w:author="Claude" w:date="2026-09-27T17:00:00Z"/>
              </w:rPr>
            </w:pPr>
            <w:ins w:id="10744" w:author="Claude" w:date="2026-09-27T17:00:00Z">
              <w:r>
                <w:t xml:space="preserve">Qualifier</w:t>
              </w:r>
            </w:ins>
          </w:p>
        </w:tc>
        <w:tc>
          <w:tcPr>
            <w:tcW w:w="3143" w:type="dxa"/>
            <w:shd w:val="clear" w:color="auto" w:fill="F2F2F2"/>
          </w:tcPr>
          <w:p>
            <w:pPr>
              <w:pStyle w:val="Normal"/>
              <w:rPr>
                <w:ins w:id="10745" w:author="Claude" w:date="2026-09-27T17:00:00Z"/>
              </w:rPr>
            </w:pPr>
            <w:ins w:id="10746" w:author="Claude" w:date="2026-09-27T17:00:00Z">
              <w:r>
                <w:t xml:space="preserve">Example</w:t>
              </w:r>
            </w:ins>
          </w:p>
        </w:tc>
      </w:tr>
      <w:tr>
        <w:trPr>
          <w:ins w:id="10747" w:author="Claude" w:date="2026-09-27T17:00:00Z"/>
        </w:trPr>
        <w:tc>
          <w:tcPr>
            <w:tcW w:w="977" w:type="dxa"/>
          </w:tcPr>
          <w:p>
            <w:pPr>
              <w:pStyle w:val="Normal"/>
              <w:rPr>
                <w:ins w:id="10748" w:author="Claude" w:date="2026-09-27T17:00:00Z"/>
              </w:rPr>
            </w:pPr>
            <w:ins w:id="10749" w:author="Claude" w:date="2026-09-27T17:00:00Z">
              <w:r>
                <w:rPr>
                  <w:rStyle w:val="CodeChar"/>
                </w:rPr>
                <w:t xml:space="preserve">dis</w:t>
              </w:r>
            </w:ins>
          </w:p>
        </w:tc>
        <w:tc>
          <w:tcPr>
            <w:tcW w:w="1514" w:type="dxa"/>
          </w:tcPr>
          <w:p>
            <w:pPr>
              <w:pStyle w:val="Normal"/>
              <w:rPr>
                <w:ins w:id="10750" w:author="Claude" w:date="2026-09-27T17:00:00Z"/>
              </w:rPr>
            </w:pPr>
            <w:ins w:id="10751" w:author="Claude" w:date="2026-09-27T17:00:00Z">
              <w:r>
                <w:t xml:space="preserve">Data Integration workspace</w:t>
              </w:r>
            </w:ins>
          </w:p>
        </w:tc>
        <w:tc>
          <w:tcPr>
            <w:tcW w:w="1500" w:type="dxa"/>
          </w:tcPr>
          <w:p>
            <w:pPr>
              <w:pStyle w:val="Normal"/>
              <w:rPr>
                <w:ins w:id="10752" w:author="Claude" w:date="2026-09-27T17:00:00Z"/>
              </w:rPr>
            </w:pPr>
            <w:ins w:id="10753" w:author="Claude" w:date="2026-09-27T17:00:00Z">
              <w:r>
                <w:t xml:space="preserve">ETL workspace</w:t>
              </w:r>
            </w:ins>
          </w:p>
        </w:tc>
        <w:tc>
          <w:tcPr>
            <w:tcW w:w="981" w:type="dxa"/>
          </w:tcPr>
          <w:p>
            <w:pPr>
              <w:pStyle w:val="Normal"/>
              <w:rPr>
                <w:ins w:id="10754" w:author="Claude" w:date="2026-09-27T17:00:00Z"/>
              </w:rPr>
            </w:pPr>
            <w:ins w:id="10755" w:author="Claude" w:date="2026-09-27T17:00:00Z">
              <w:r>
                <w:t xml:space="preserve">R</w:t>
              </w:r>
            </w:ins>
          </w:p>
        </w:tc>
        <w:tc>
          <w:tcPr>
            <w:tcW w:w="1245" w:type="dxa"/>
          </w:tcPr>
          <w:p>
            <w:pPr>
              <w:pStyle w:val="Normal"/>
              <w:rPr>
                <w:ins w:id="10756" w:author="Claude" w:date="2026-09-27T17:00:00Z"/>
              </w:rPr>
            </w:pPr>
            <w:ins w:id="10757" w:author="Claude" w:date="2026-09-27T17:00:00Z">
              <w:r>
                <w:t xml:space="preserve">None</w:t>
              </w:r>
            </w:ins>
          </w:p>
        </w:tc>
        <w:tc>
          <w:tcPr>
            <w:tcW w:w="3143" w:type="dxa"/>
          </w:tcPr>
          <w:p>
            <w:pPr>
              <w:pStyle w:val="Normal"/>
              <w:rPr>
                <w:ins w:id="10758" w:author="Claude" w:date="2026-09-27T17:00:00Z"/>
              </w:rPr>
            </w:pPr>
            <w:ins w:id="10759" w:author="Claude" w:date="2026-09-27T17:00:00Z">
              <w:r>
                <w:rPr>
                  <w:rStyle w:val="CodeChar"/>
                </w:rPr>
                <w:t xml:space="preserve">cmr-prd-cas-dis-cbs-01</w:t>
              </w:r>
            </w:ins>
          </w:p>
        </w:tc>
      </w:tr>
      <w:tr>
        <w:trPr>
          <w:ins w:id="10760" w:author="Claude" w:date="2026-09-27T17:00:00Z"/>
        </w:trPr>
        <w:tc>
          <w:tcPr>
            <w:tcW w:w="977" w:type="dxa"/>
          </w:tcPr>
          <w:p>
            <w:pPr>
              <w:pStyle w:val="Normal"/>
              <w:rPr>
                <w:ins w:id="10761" w:author="Claude" w:date="2026-09-27T17:00:00Z"/>
              </w:rPr>
            </w:pPr>
            <w:ins w:id="10762" w:author="Claude" w:date="2026-09-27T17:00:00Z">
              <w:r>
                <w:rPr>
                  <w:rStyle w:val="CodeChar"/>
                </w:rPr>
                <w:t xml:space="preserve">dfa</w:t>
              </w:r>
            </w:ins>
          </w:p>
        </w:tc>
        <w:tc>
          <w:tcPr>
            <w:tcW w:w="1514" w:type="dxa"/>
          </w:tcPr>
          <w:p>
            <w:pPr>
              <w:pStyle w:val="Normal"/>
              <w:rPr>
                <w:ins w:id="10763" w:author="Claude" w:date="2026-09-27T17:00:00Z"/>
              </w:rPr>
            </w:pPr>
            <w:ins w:id="10764" w:author="Claude" w:date="2026-09-27T17:00:00Z">
              <w:r>
                <w:t xml:space="preserve">Data Flow application</w:t>
              </w:r>
            </w:ins>
          </w:p>
        </w:tc>
        <w:tc>
          <w:tcPr>
            <w:tcW w:w="1500" w:type="dxa"/>
          </w:tcPr>
          <w:p>
            <w:pPr>
              <w:pStyle w:val="Normal"/>
              <w:rPr>
                <w:ins w:id="10765" w:author="Claude" w:date="2026-09-27T17:00:00Z"/>
              </w:rPr>
            </w:pPr>
            <w:ins w:id="10766" w:author="Claude" w:date="2026-09-27T17:00:00Z">
              <w:r>
                <w:t xml:space="preserve">Spark application</w:t>
              </w:r>
            </w:ins>
          </w:p>
        </w:tc>
        <w:tc>
          <w:tcPr>
            <w:tcW w:w="981" w:type="dxa"/>
          </w:tcPr>
          <w:p>
            <w:pPr>
              <w:pStyle w:val="Normal"/>
              <w:rPr>
                <w:ins w:id="10767" w:author="Claude" w:date="2026-09-27T17:00:00Z"/>
              </w:rPr>
            </w:pPr>
            <w:ins w:id="10768" w:author="Claude" w:date="2026-09-27T17:00:00Z">
              <w:r>
                <w:t xml:space="preserve">R</w:t>
              </w:r>
            </w:ins>
          </w:p>
        </w:tc>
        <w:tc>
          <w:tcPr>
            <w:tcW w:w="1245" w:type="dxa"/>
          </w:tcPr>
          <w:p>
            <w:pPr>
              <w:pStyle w:val="Normal"/>
              <w:rPr>
                <w:ins w:id="10769" w:author="Claude" w:date="2026-09-27T17:00:00Z"/>
              </w:rPr>
            </w:pPr>
            <w:ins w:id="10770" w:author="Claude" w:date="2026-09-27T17:00:00Z">
              <w:r>
                <w:t xml:space="preserve">None</w:t>
              </w:r>
            </w:ins>
          </w:p>
        </w:tc>
        <w:tc>
          <w:tcPr>
            <w:tcW w:w="3143" w:type="dxa"/>
          </w:tcPr>
          <w:p>
            <w:pPr>
              <w:pStyle w:val="Normal"/>
              <w:rPr>
                <w:ins w:id="10771" w:author="Claude" w:date="2026-09-27T17:00:00Z"/>
              </w:rPr>
            </w:pPr>
            <w:ins w:id="10772" w:author="Claude" w:date="2026-09-27T17:00:00Z">
              <w:r>
                <w:rPr>
                  <w:rStyle w:val="CodeChar"/>
                </w:rPr>
                <w:t xml:space="preserve">cmr-prd-cas-dfa-pay-01</w:t>
              </w:r>
            </w:ins>
          </w:p>
        </w:tc>
      </w:tr>
      <w:tr>
        <w:trPr>
          <w:ins w:id="10773" w:author="Claude" w:date="2026-09-27T17:00:00Z"/>
        </w:trPr>
        <w:tc>
          <w:tcPr>
            <w:tcW w:w="977" w:type="dxa"/>
          </w:tcPr>
          <w:p>
            <w:pPr>
              <w:pStyle w:val="Normal"/>
              <w:rPr>
                <w:ins w:id="10774" w:author="Claude" w:date="2026-09-27T17:00:00Z"/>
              </w:rPr>
            </w:pPr>
            <w:ins w:id="10775" w:author="Claude" w:date="2026-09-27T17:00:00Z">
              <w:r>
                <w:rPr>
                  <w:rStyle w:val="CodeChar"/>
                </w:rPr>
                <w:t xml:space="preserve">dfp</w:t>
              </w:r>
            </w:ins>
          </w:p>
        </w:tc>
        <w:tc>
          <w:tcPr>
            <w:tcW w:w="1514" w:type="dxa"/>
          </w:tcPr>
          <w:p>
            <w:pPr>
              <w:pStyle w:val="Normal"/>
              <w:rPr>
                <w:ins w:id="10776" w:author="Claude" w:date="2026-09-27T17:00:00Z"/>
              </w:rPr>
            </w:pPr>
            <w:ins w:id="10777" w:author="Claude" w:date="2026-09-27T17:00:00Z">
              <w:r>
                <w:t xml:space="preserve">Data Flow pool</w:t>
              </w:r>
            </w:ins>
          </w:p>
        </w:tc>
        <w:tc>
          <w:tcPr>
            <w:tcW w:w="1500" w:type="dxa"/>
          </w:tcPr>
          <w:p>
            <w:pPr>
              <w:pStyle w:val="Normal"/>
              <w:rPr>
                <w:ins w:id="10778" w:author="Claude" w:date="2026-09-27T17:00:00Z"/>
              </w:rPr>
            </w:pPr>
            <w:ins w:id="10779" w:author="Claude" w:date="2026-09-27T17:00:00Z">
              <w:r>
                <w:t xml:space="preserve">Pre-warmed Spark capacity</w:t>
              </w:r>
            </w:ins>
          </w:p>
        </w:tc>
        <w:tc>
          <w:tcPr>
            <w:tcW w:w="981" w:type="dxa"/>
          </w:tcPr>
          <w:p>
            <w:pPr>
              <w:pStyle w:val="Normal"/>
              <w:rPr>
                <w:ins w:id="10780" w:author="Claude" w:date="2026-09-27T17:00:00Z"/>
              </w:rPr>
            </w:pPr>
            <w:ins w:id="10781" w:author="Claude" w:date="2026-09-27T17:00:00Z">
              <w:r>
                <w:t xml:space="preserve">R</w:t>
              </w:r>
            </w:ins>
          </w:p>
        </w:tc>
        <w:tc>
          <w:tcPr>
            <w:tcW w:w="1245" w:type="dxa"/>
          </w:tcPr>
          <w:p>
            <w:pPr>
              <w:pStyle w:val="Normal"/>
              <w:rPr>
                <w:ins w:id="10782" w:author="Claude" w:date="2026-09-27T17:00:00Z"/>
              </w:rPr>
            </w:pPr>
            <w:ins w:id="10783" w:author="Claude" w:date="2026-09-27T17:00:00Z">
              <w:r>
                <w:t xml:space="preserve">None</w:t>
              </w:r>
            </w:ins>
          </w:p>
        </w:tc>
        <w:tc>
          <w:tcPr>
            <w:tcW w:w="3143" w:type="dxa"/>
          </w:tcPr>
          <w:p>
            <w:pPr>
              <w:pStyle w:val="Normal"/>
              <w:rPr>
                <w:ins w:id="10784" w:author="Claude" w:date="2026-09-27T17:00:00Z"/>
              </w:rPr>
            </w:pPr>
            <w:ins w:id="10785" w:author="Claude" w:date="2026-09-27T17:00:00Z">
              <w:r>
                <w:rPr>
                  <w:rStyle w:val="CodeChar"/>
                </w:rPr>
                <w:t xml:space="preserve">cmr-prd-cas-dfp-pay-01</w:t>
              </w:r>
            </w:ins>
          </w:p>
        </w:tc>
      </w:tr>
      <w:tr>
        <w:trPr>
          <w:ins w:id="10786" w:author="Claude" w:date="2026-09-27T17:00:00Z"/>
        </w:trPr>
        <w:tc>
          <w:tcPr>
            <w:tcW w:w="977" w:type="dxa"/>
          </w:tcPr>
          <w:p>
            <w:pPr>
              <w:pStyle w:val="Normal"/>
              <w:rPr>
                <w:ins w:id="10787" w:author="Claude" w:date="2026-09-27T17:00:00Z"/>
              </w:rPr>
            </w:pPr>
            <w:ins w:id="10788" w:author="Claude" w:date="2026-09-27T17:00:00Z">
              <w:r>
                <w:rPr>
                  <w:rStyle w:val="CodeChar"/>
                </w:rPr>
                <w:t xml:space="preserve">dsp</w:t>
              </w:r>
            </w:ins>
          </w:p>
        </w:tc>
        <w:tc>
          <w:tcPr>
            <w:tcW w:w="1514" w:type="dxa"/>
          </w:tcPr>
          <w:p>
            <w:pPr>
              <w:pStyle w:val="Normal"/>
              <w:rPr>
                <w:ins w:id="10789" w:author="Claude" w:date="2026-09-27T17:00:00Z"/>
              </w:rPr>
            </w:pPr>
            <w:ins w:id="10790" w:author="Claude" w:date="2026-09-27T17:00:00Z">
              <w:r>
                <w:t xml:space="preserve">Data Science project</w:t>
              </w:r>
            </w:ins>
          </w:p>
        </w:tc>
        <w:tc>
          <w:tcPr>
            <w:tcW w:w="1500" w:type="dxa"/>
          </w:tcPr>
          <w:p>
            <w:pPr>
              <w:pStyle w:val="Normal"/>
              <w:rPr>
                <w:ins w:id="10791" w:author="Claude" w:date="2026-09-27T17:00:00Z"/>
              </w:rPr>
            </w:pPr>
            <w:ins w:id="10792" w:author="Claude" w:date="2026-09-27T17:00:00Z">
              <w:r>
                <w:t xml:space="preserve">Container for ML work</w:t>
              </w:r>
            </w:ins>
          </w:p>
        </w:tc>
        <w:tc>
          <w:tcPr>
            <w:tcW w:w="981" w:type="dxa"/>
          </w:tcPr>
          <w:p>
            <w:pPr>
              <w:pStyle w:val="Normal"/>
              <w:rPr>
                <w:ins w:id="10793" w:author="Claude" w:date="2026-09-27T17:00:00Z"/>
              </w:rPr>
            </w:pPr>
            <w:ins w:id="10794" w:author="Claude" w:date="2026-09-27T17:00:00Z">
              <w:r>
                <w:t xml:space="preserve">R</w:t>
              </w:r>
            </w:ins>
          </w:p>
        </w:tc>
        <w:tc>
          <w:tcPr>
            <w:tcW w:w="1245" w:type="dxa"/>
          </w:tcPr>
          <w:p>
            <w:pPr>
              <w:pStyle w:val="Normal"/>
              <w:rPr>
                <w:ins w:id="10795" w:author="Claude" w:date="2026-09-27T17:00:00Z"/>
              </w:rPr>
            </w:pPr>
            <w:ins w:id="10796" w:author="Claude" w:date="2026-09-27T17:00:00Z">
              <w:r>
                <w:t xml:space="preserve">None</w:t>
              </w:r>
            </w:ins>
          </w:p>
        </w:tc>
        <w:tc>
          <w:tcPr>
            <w:tcW w:w="3143" w:type="dxa"/>
          </w:tcPr>
          <w:p>
            <w:pPr>
              <w:pStyle w:val="Normal"/>
              <w:rPr>
                <w:ins w:id="10797" w:author="Claude" w:date="2026-09-27T17:00:00Z"/>
              </w:rPr>
            </w:pPr>
            <w:ins w:id="10798" w:author="Claude" w:date="2026-09-27T17:00:00Z">
              <w:r>
                <w:rPr>
                  <w:rStyle w:val="CodeChar"/>
                </w:rPr>
                <w:t xml:space="preserve">cmr-prd-cas-dsp-pay-01</w:t>
              </w:r>
            </w:ins>
          </w:p>
        </w:tc>
      </w:tr>
      <w:tr>
        <w:trPr>
          <w:ins w:id="10799" w:author="Claude" w:date="2026-09-27T17:00:00Z"/>
        </w:trPr>
        <w:tc>
          <w:tcPr>
            <w:tcW w:w="977" w:type="dxa"/>
          </w:tcPr>
          <w:p>
            <w:pPr>
              <w:pStyle w:val="Normal"/>
              <w:rPr>
                <w:ins w:id="10800" w:author="Claude" w:date="2026-09-27T17:00:00Z"/>
              </w:rPr>
            </w:pPr>
            <w:ins w:id="10801" w:author="Claude" w:date="2026-09-27T17:00:00Z">
              <w:r>
                <w:rPr>
                  <w:rStyle w:val="CodeChar"/>
                </w:rPr>
                <w:t xml:space="preserve">dsn</w:t>
              </w:r>
            </w:ins>
          </w:p>
        </w:tc>
        <w:tc>
          <w:tcPr>
            <w:tcW w:w="1514" w:type="dxa"/>
          </w:tcPr>
          <w:p>
            <w:pPr>
              <w:pStyle w:val="Normal"/>
              <w:rPr>
                <w:ins w:id="10802" w:author="Claude" w:date="2026-09-27T17:00:00Z"/>
              </w:rPr>
            </w:pPr>
            <w:ins w:id="10803" w:author="Claude" w:date="2026-09-27T17:00:00Z">
              <w:r>
                <w:t xml:space="preserve">Data Science notebook session</w:t>
              </w:r>
            </w:ins>
          </w:p>
        </w:tc>
        <w:tc>
          <w:tcPr>
            <w:tcW w:w="1500" w:type="dxa"/>
          </w:tcPr>
          <w:p>
            <w:pPr>
              <w:pStyle w:val="Normal"/>
              <w:rPr>
                <w:ins w:id="10804" w:author="Claude" w:date="2026-09-27T17:00:00Z"/>
              </w:rPr>
            </w:pPr>
            <w:ins w:id="10805" w:author="Claude" w:date="2026-09-27T17:00:00Z">
              <w:r>
                <w:t xml:space="preserve">Notebook environment</w:t>
              </w:r>
            </w:ins>
          </w:p>
        </w:tc>
        <w:tc>
          <w:tcPr>
            <w:tcW w:w="981" w:type="dxa"/>
          </w:tcPr>
          <w:p>
            <w:pPr>
              <w:pStyle w:val="Normal"/>
              <w:rPr>
                <w:ins w:id="10806" w:author="Claude" w:date="2026-09-27T17:00:00Z"/>
              </w:rPr>
            </w:pPr>
            <w:ins w:id="10807" w:author="Claude" w:date="2026-09-27T17:00:00Z">
              <w:r>
                <w:t xml:space="preserve">R</w:t>
              </w:r>
            </w:ins>
          </w:p>
        </w:tc>
        <w:tc>
          <w:tcPr>
            <w:tcW w:w="1245" w:type="dxa"/>
          </w:tcPr>
          <w:p>
            <w:pPr>
              <w:pStyle w:val="Normal"/>
              <w:rPr>
                <w:ins w:id="10808" w:author="Claude" w:date="2026-09-27T17:00:00Z"/>
              </w:rPr>
            </w:pPr>
            <w:ins w:id="10809" w:author="Claude" w:date="2026-09-27T17:00:00Z">
              <w:r>
                <w:t xml:space="preserve">None</w:t>
              </w:r>
            </w:ins>
          </w:p>
        </w:tc>
        <w:tc>
          <w:tcPr>
            <w:tcW w:w="3143" w:type="dxa"/>
          </w:tcPr>
          <w:p>
            <w:pPr>
              <w:pStyle w:val="Normal"/>
              <w:rPr>
                <w:ins w:id="10810" w:author="Claude" w:date="2026-09-27T17:00:00Z"/>
              </w:rPr>
            </w:pPr>
            <w:ins w:id="10811" w:author="Claude" w:date="2026-09-27T17:00:00Z">
              <w:r>
                <w:rPr>
                  <w:rStyle w:val="CodeChar"/>
                </w:rPr>
                <w:t xml:space="preserve">cmr-dev-cas-dsn-pay-01</w:t>
              </w:r>
            </w:ins>
          </w:p>
        </w:tc>
      </w:tr>
      <w:tr>
        <w:trPr>
          <w:ins w:id="10812" w:author="Claude" w:date="2026-09-27T17:00:00Z"/>
        </w:trPr>
        <w:tc>
          <w:tcPr>
            <w:tcW w:w="977" w:type="dxa"/>
          </w:tcPr>
          <w:p>
            <w:pPr>
              <w:pStyle w:val="Normal"/>
              <w:rPr>
                <w:ins w:id="10813" w:author="Claude" w:date="2026-09-27T17:00:00Z"/>
              </w:rPr>
            </w:pPr>
            <w:ins w:id="10814" w:author="Claude" w:date="2026-09-27T17:00:00Z">
              <w:r>
                <w:rPr>
                  <w:rStyle w:val="CodeChar"/>
                </w:rPr>
                <w:t xml:space="preserve">dsm</w:t>
              </w:r>
            </w:ins>
          </w:p>
        </w:tc>
        <w:tc>
          <w:tcPr>
            <w:tcW w:w="1514" w:type="dxa"/>
          </w:tcPr>
          <w:p>
            <w:pPr>
              <w:pStyle w:val="Normal"/>
              <w:rPr>
                <w:ins w:id="10815" w:author="Claude" w:date="2026-09-27T17:00:00Z"/>
              </w:rPr>
            </w:pPr>
            <w:ins w:id="10816" w:author="Claude" w:date="2026-09-27T17:00:00Z">
              <w:r>
                <w:t xml:space="preserve">Data Science model deployment</w:t>
              </w:r>
            </w:ins>
          </w:p>
        </w:tc>
        <w:tc>
          <w:tcPr>
            <w:tcW w:w="1500" w:type="dxa"/>
          </w:tcPr>
          <w:p>
            <w:pPr>
              <w:pStyle w:val="Normal"/>
              <w:rPr>
                <w:ins w:id="10817" w:author="Claude" w:date="2026-09-27T17:00:00Z"/>
              </w:rPr>
            </w:pPr>
            <w:ins w:id="10818" w:author="Claude" w:date="2026-09-27T17:00:00Z">
              <w:r>
                <w:t xml:space="preserve">Deployed ML model</w:t>
              </w:r>
            </w:ins>
          </w:p>
        </w:tc>
        <w:tc>
          <w:tcPr>
            <w:tcW w:w="981" w:type="dxa"/>
          </w:tcPr>
          <w:p>
            <w:pPr>
              <w:pStyle w:val="Normal"/>
              <w:rPr>
                <w:ins w:id="10819" w:author="Claude" w:date="2026-09-27T17:00:00Z"/>
              </w:rPr>
            </w:pPr>
            <w:ins w:id="10820" w:author="Claude" w:date="2026-09-27T17:00:00Z">
              <w:r>
                <w:t xml:space="preserve">R</w:t>
              </w:r>
            </w:ins>
          </w:p>
        </w:tc>
        <w:tc>
          <w:tcPr>
            <w:tcW w:w="1245" w:type="dxa"/>
          </w:tcPr>
          <w:p>
            <w:pPr>
              <w:pStyle w:val="Normal"/>
              <w:rPr>
                <w:ins w:id="10821" w:author="Claude" w:date="2026-09-27T17:00:00Z"/>
              </w:rPr>
            </w:pPr>
            <w:ins w:id="10822" w:author="Claude" w:date="2026-09-27T17:00:00Z">
              <w:r>
                <w:t xml:space="preserve">None</w:t>
              </w:r>
            </w:ins>
          </w:p>
        </w:tc>
        <w:tc>
          <w:tcPr>
            <w:tcW w:w="3143" w:type="dxa"/>
          </w:tcPr>
          <w:p>
            <w:pPr>
              <w:pStyle w:val="Normal"/>
              <w:rPr>
                <w:ins w:id="10823" w:author="Claude" w:date="2026-09-27T17:00:00Z"/>
              </w:rPr>
            </w:pPr>
            <w:ins w:id="10824" w:author="Claude" w:date="2026-09-27T17:00:00Z">
              <w:r>
                <w:rPr>
                  <w:rStyle w:val="CodeChar"/>
                </w:rPr>
                <w:t xml:space="preserve">cmr-prd-cas-dsm-pay-01</w:t>
              </w:r>
            </w:ins>
          </w:p>
        </w:tc>
      </w:tr>
      <w:tr>
        <w:trPr>
          <w:ins w:id="10825" w:author="Claude" w:date="2026-09-27T17:00:00Z"/>
        </w:trPr>
        <w:tc>
          <w:tcPr>
            <w:tcW w:w="977" w:type="dxa"/>
          </w:tcPr>
          <w:p>
            <w:pPr>
              <w:pStyle w:val="Normal"/>
              <w:rPr>
                <w:ins w:id="10826" w:author="Claude" w:date="2026-09-27T17:00:00Z"/>
              </w:rPr>
            </w:pPr>
            <w:ins w:id="10827" w:author="Claude" w:date="2026-09-27T17:00:00Z">
              <w:r>
                <w:rPr>
                  <w:rStyle w:val="CodeChar"/>
                </w:rPr>
                <w:t xml:space="preserve">oac</w:t>
              </w:r>
            </w:ins>
          </w:p>
        </w:tc>
        <w:tc>
          <w:tcPr>
            <w:tcW w:w="1514" w:type="dxa"/>
          </w:tcPr>
          <w:p>
            <w:pPr>
              <w:pStyle w:val="Normal"/>
              <w:rPr>
                <w:ins w:id="10828" w:author="Claude" w:date="2026-09-27T17:00:00Z"/>
              </w:rPr>
            </w:pPr>
            <w:ins w:id="10829" w:author="Claude" w:date="2026-09-27T17:00:00Z">
              <w:r>
                <w:t xml:space="preserve">Analytics Cloud instance</w:t>
              </w:r>
            </w:ins>
          </w:p>
        </w:tc>
        <w:tc>
          <w:tcPr>
            <w:tcW w:w="1500" w:type="dxa"/>
          </w:tcPr>
          <w:p>
            <w:pPr>
              <w:pStyle w:val="Normal"/>
              <w:rPr>
                <w:ins w:id="10830" w:author="Claude" w:date="2026-09-27T17:00:00Z"/>
              </w:rPr>
            </w:pPr>
            <w:ins w:id="10831" w:author="Claude" w:date="2026-09-27T17:00:00Z">
              <w:r>
                <w:t xml:space="preserve">BI and dashboards</w:t>
              </w:r>
            </w:ins>
          </w:p>
        </w:tc>
        <w:tc>
          <w:tcPr>
            <w:tcW w:w="981" w:type="dxa"/>
          </w:tcPr>
          <w:p>
            <w:pPr>
              <w:pStyle w:val="Normal"/>
              <w:rPr>
                <w:ins w:id="10832" w:author="Claude" w:date="2026-09-27T17:00:00Z"/>
              </w:rPr>
            </w:pPr>
            <w:ins w:id="10833" w:author="Claude" w:date="2026-09-27T17:00:00Z">
              <w:r>
                <w:t xml:space="preserve">R</w:t>
              </w:r>
            </w:ins>
          </w:p>
        </w:tc>
        <w:tc>
          <w:tcPr>
            <w:tcW w:w="1245" w:type="dxa"/>
          </w:tcPr>
          <w:p>
            <w:pPr>
              <w:pStyle w:val="Normal"/>
              <w:rPr>
                <w:ins w:id="10834" w:author="Claude" w:date="2026-09-27T17:00:00Z"/>
              </w:rPr>
            </w:pPr>
            <w:ins w:id="10835" w:author="Claude" w:date="2026-09-27T17:00:00Z">
              <w:r>
                <w:t xml:space="preserve">None</w:t>
              </w:r>
            </w:ins>
          </w:p>
        </w:tc>
        <w:tc>
          <w:tcPr>
            <w:tcW w:w="3143" w:type="dxa"/>
          </w:tcPr>
          <w:p>
            <w:pPr>
              <w:pStyle w:val="Normal"/>
              <w:rPr>
                <w:ins w:id="10836" w:author="Claude" w:date="2026-09-27T17:00:00Z"/>
              </w:rPr>
            </w:pPr>
            <w:ins w:id="10837" w:author="Claude" w:date="2026-09-27T17:00:00Z">
              <w:r>
                <w:rPr>
                  <w:rStyle w:val="CodeChar"/>
                </w:rPr>
                <w:t xml:space="preserve">cmr-prd-cas-oac-pay-01</w:t>
              </w:r>
            </w:ins>
          </w:p>
        </w:tc>
      </w:tr>
      <w:tr>
        <w:trPr>
          <w:ins w:id="10838" w:author="Claude" w:date="2026-09-27T17:00:00Z"/>
        </w:trPr>
        <w:tc>
          <w:tcPr>
            <w:tcW w:w="977" w:type="dxa"/>
          </w:tcPr>
          <w:p>
            <w:pPr>
              <w:pStyle w:val="Normal"/>
              <w:rPr>
                <w:ins w:id="10839" w:author="Claude" w:date="2026-09-27T17:00:00Z"/>
              </w:rPr>
            </w:pPr>
            <w:ins w:id="10840" w:author="Claude" w:date="2026-09-27T17:00:00Z">
              <w:r>
                <w:rPr>
                  <w:rStyle w:val="CodeChar"/>
                </w:rPr>
                <w:t xml:space="preserve">dct</w:t>
              </w:r>
            </w:ins>
          </w:p>
        </w:tc>
        <w:tc>
          <w:tcPr>
            <w:tcW w:w="1514" w:type="dxa"/>
          </w:tcPr>
          <w:p>
            <w:pPr>
              <w:pStyle w:val="Normal"/>
              <w:rPr>
                <w:ins w:id="10841" w:author="Claude" w:date="2026-09-27T17:00:00Z"/>
              </w:rPr>
            </w:pPr>
            <w:ins w:id="10842" w:author="Claude" w:date="2026-09-27T17:00:00Z">
              <w:r>
                <w:t xml:space="preserve">Data Catalog</w:t>
              </w:r>
            </w:ins>
          </w:p>
        </w:tc>
        <w:tc>
          <w:tcPr>
            <w:tcW w:w="1500" w:type="dxa"/>
          </w:tcPr>
          <w:p>
            <w:pPr>
              <w:pStyle w:val="Normal"/>
              <w:rPr>
                <w:ins w:id="10843" w:author="Claude" w:date="2026-09-27T17:00:00Z"/>
              </w:rPr>
            </w:pPr>
            <w:ins w:id="10844" w:author="Claude" w:date="2026-09-27T17:00:00Z">
              <w:r>
                <w:t xml:space="preserve">Metadata catalogue</w:t>
              </w:r>
            </w:ins>
          </w:p>
        </w:tc>
        <w:tc>
          <w:tcPr>
            <w:tcW w:w="981" w:type="dxa"/>
          </w:tcPr>
          <w:p>
            <w:pPr>
              <w:pStyle w:val="Normal"/>
              <w:rPr>
                <w:ins w:id="10845" w:author="Claude" w:date="2026-09-27T17:00:00Z"/>
              </w:rPr>
            </w:pPr>
            <w:ins w:id="10846" w:author="Claude" w:date="2026-09-27T17:00:00Z">
              <w:r>
                <w:t xml:space="preserve">R</w:t>
              </w:r>
            </w:ins>
          </w:p>
        </w:tc>
        <w:tc>
          <w:tcPr>
            <w:tcW w:w="1245" w:type="dxa"/>
          </w:tcPr>
          <w:p>
            <w:pPr>
              <w:pStyle w:val="Normal"/>
              <w:rPr>
                <w:ins w:id="10847" w:author="Claude" w:date="2026-09-27T17:00:00Z"/>
              </w:rPr>
            </w:pPr>
            <w:ins w:id="10848" w:author="Claude" w:date="2026-09-27T17:00:00Z">
              <w:r>
                <w:t xml:space="preserve">None</w:t>
              </w:r>
            </w:ins>
          </w:p>
        </w:tc>
        <w:tc>
          <w:tcPr>
            <w:tcW w:w="3143" w:type="dxa"/>
          </w:tcPr>
          <w:p>
            <w:pPr>
              <w:pStyle w:val="Normal"/>
              <w:rPr>
                <w:ins w:id="10849" w:author="Claude" w:date="2026-09-27T17:00:00Z"/>
              </w:rPr>
            </w:pPr>
            <w:ins w:id="10850" w:author="Claude" w:date="2026-09-27T17:00:00Z">
              <w:r>
                <w:rPr>
                  <w:rStyle w:val="CodeChar"/>
                </w:rPr>
                <w:t xml:space="preserve">cmr-prd-cas-dct-pay-01</w:t>
              </w:r>
            </w:ins>
          </w:p>
        </w:tc>
      </w:tr>
      <w:tr>
        <w:trPr>
          <w:ins w:id="10851" w:author="Claude" w:date="2026-09-27T17:00:00Z"/>
        </w:trPr>
        <w:tc>
          <w:tcPr>
            <w:tcW w:w="977" w:type="dxa"/>
          </w:tcPr>
          <w:p>
            <w:pPr>
              <w:pStyle w:val="Normal"/>
              <w:rPr>
                <w:ins w:id="10852" w:author="Claude" w:date="2026-09-27T17:00:00Z"/>
              </w:rPr>
            </w:pPr>
            <w:ins w:id="10853" w:author="Claude" w:date="2026-09-27T17:00:00Z">
              <w:r>
                <w:rPr>
                  <w:rStyle w:val="CodeChar"/>
                </w:rPr>
                <w:t xml:space="preserve">bds</w:t>
              </w:r>
            </w:ins>
          </w:p>
        </w:tc>
        <w:tc>
          <w:tcPr>
            <w:tcW w:w="1514" w:type="dxa"/>
          </w:tcPr>
          <w:p>
            <w:pPr>
              <w:pStyle w:val="Normal"/>
              <w:rPr>
                <w:ins w:id="10854" w:author="Claude" w:date="2026-09-27T17:00:00Z"/>
              </w:rPr>
            </w:pPr>
            <w:ins w:id="10855" w:author="Claude" w:date="2026-09-27T17:00:00Z">
              <w:r>
                <w:t xml:space="preserve">Big Data Service cluster</w:t>
              </w:r>
            </w:ins>
          </w:p>
        </w:tc>
        <w:tc>
          <w:tcPr>
            <w:tcW w:w="1500" w:type="dxa"/>
          </w:tcPr>
          <w:p>
            <w:pPr>
              <w:pStyle w:val="Normal"/>
              <w:rPr>
                <w:ins w:id="10856" w:author="Claude" w:date="2026-09-27T17:00:00Z"/>
              </w:rPr>
            </w:pPr>
            <w:ins w:id="10857" w:author="Claude" w:date="2026-09-27T17:00:00Z">
              <w:r>
                <w:t xml:space="preserve">Hadoop / Spark cluster</w:t>
              </w:r>
            </w:ins>
          </w:p>
        </w:tc>
        <w:tc>
          <w:tcPr>
            <w:tcW w:w="981" w:type="dxa"/>
          </w:tcPr>
          <w:p>
            <w:pPr>
              <w:pStyle w:val="Normal"/>
              <w:rPr>
                <w:ins w:id="10858" w:author="Claude" w:date="2026-09-27T17:00:00Z"/>
              </w:rPr>
            </w:pPr>
            <w:ins w:id="10859" w:author="Claude" w:date="2026-09-27T17:00:00Z">
              <w:r>
                <w:t xml:space="preserve">R</w:t>
              </w:r>
            </w:ins>
          </w:p>
        </w:tc>
        <w:tc>
          <w:tcPr>
            <w:tcW w:w="1245" w:type="dxa"/>
          </w:tcPr>
          <w:p>
            <w:pPr>
              <w:pStyle w:val="Normal"/>
              <w:rPr>
                <w:ins w:id="10860" w:author="Claude" w:date="2026-09-27T17:00:00Z"/>
              </w:rPr>
            </w:pPr>
            <w:ins w:id="10861" w:author="Claude" w:date="2026-09-27T17:00:00Z">
              <w:r>
                <w:t xml:space="preserve">None</w:t>
              </w:r>
            </w:ins>
          </w:p>
        </w:tc>
        <w:tc>
          <w:tcPr>
            <w:tcW w:w="3143" w:type="dxa"/>
          </w:tcPr>
          <w:p>
            <w:pPr>
              <w:pStyle w:val="Normal"/>
              <w:rPr>
                <w:ins w:id="10862" w:author="Claude" w:date="2026-09-27T17:00:00Z"/>
              </w:rPr>
            </w:pPr>
            <w:ins w:id="10863" w:author="Claude" w:date="2026-09-27T17:00:00Z">
              <w:r>
                <w:rPr>
                  <w:rStyle w:val="CodeChar"/>
                </w:rPr>
                <w:t xml:space="preserve">cmr-prd-cas-bds-pay-01</w:t>
              </w:r>
            </w:ins>
          </w:p>
        </w:tc>
      </w:tr>
    </w:tbl>
    <w:p>
      <w:pPr>
        <w:pStyle w:val="Normal"/>
        <w:rPr>
          <w:ins w:id="10864" w:author="Claude" w:date="2026-09-27T17:00:00Z"/>
        </w:rPr>
      </w:pPr>
      <w:ins w:id="10865" w:author="Claude" w:date="2026-09-27T17:00:00Z">
        <w:r>
          <w:rPr>
            <w:b/>
          </w:rPr>
          <w:t xml:space="preserve">DevOps and disaster recovery</w:t>
        </w:r>
      </w:ins>
    </w:p>
    <w:tbl>
      <w:tblPr>
        <w:tblStyle w:val="TableGrid"/>
        <w:tblW w:w="9360" w:type="dxa"/>
        <w:tblInd w:w="113" w:type="dxa"/>
        <w:tblLayout w:type="fixed"/>
        <w:tblLook w:val="04a0" w:firstRow="1"/>
      </w:tblPr>
      <w:tblGrid>
        <w:gridCol w:w="979"/>
        <w:gridCol w:w="1424"/>
        <w:gridCol w:w="1450"/>
        <w:gridCol w:w="983"/>
        <w:gridCol w:w="1247"/>
        <w:gridCol w:w="3277"/>
      </w:tblGrid>
      <w:tr>
        <w:trPr>
          <w:tblHeader w:val="true"/>
          <w:ins w:id="10866" w:author="Claude" w:date="2026-09-27T17:00:00Z"/>
        </w:trPr>
        <w:tc>
          <w:tcPr>
            <w:tcW w:w="979" w:type="dxa"/>
            <w:shd w:val="clear" w:color="auto" w:fill="F2F2F2"/>
          </w:tcPr>
          <w:p>
            <w:pPr>
              <w:pStyle w:val="Normal"/>
              <w:rPr>
                <w:ins w:id="10867" w:author="Claude" w:date="2026-09-27T17:00:00Z"/>
              </w:rPr>
            </w:pPr>
            <w:ins w:id="10868" w:author="Claude" w:date="2026-09-27T17:00:00Z">
              <w:r>
                <w:t xml:space="preserve">Code</w:t>
              </w:r>
            </w:ins>
          </w:p>
        </w:tc>
        <w:tc>
          <w:tcPr>
            <w:tcW w:w="1424" w:type="dxa"/>
            <w:shd w:val="clear" w:color="auto" w:fill="F2F2F2"/>
          </w:tcPr>
          <w:p>
            <w:pPr>
              <w:pStyle w:val="Normal"/>
              <w:rPr>
                <w:ins w:id="10869" w:author="Claude" w:date="2026-09-27T17:00:00Z"/>
              </w:rPr>
            </w:pPr>
            <w:ins w:id="10870" w:author="Claude" w:date="2026-09-27T17:00:00Z">
              <w:r>
                <w:t xml:space="preserve">OCI resource</w:t>
              </w:r>
            </w:ins>
          </w:p>
        </w:tc>
        <w:tc>
          <w:tcPr>
            <w:tcW w:w="1450" w:type="dxa"/>
            <w:shd w:val="clear" w:color="auto" w:fill="F2F2F2"/>
          </w:tcPr>
          <w:p>
            <w:pPr>
              <w:pStyle w:val="Normal"/>
              <w:rPr>
                <w:ins w:id="10871" w:author="Claude" w:date="2026-09-27T17:00:00Z"/>
              </w:rPr>
            </w:pPr>
            <w:ins w:id="10872" w:author="Claude" w:date="2026-09-27T17:00:00Z">
              <w:r>
                <w:t xml:space="preserve">What it is</w:t>
              </w:r>
            </w:ins>
          </w:p>
        </w:tc>
        <w:tc>
          <w:tcPr>
            <w:tcW w:w="983" w:type="dxa"/>
            <w:shd w:val="clear" w:color="auto" w:fill="F2F2F2"/>
          </w:tcPr>
          <w:p>
            <w:pPr>
              <w:pStyle w:val="Normal"/>
              <w:rPr>
                <w:ins w:id="10873" w:author="Claude" w:date="2026-09-27T17:00:00Z"/>
              </w:rPr>
            </w:pPr>
            <w:ins w:id="10874" w:author="Claude" w:date="2026-09-27T17:00:00Z">
              <w:r>
                <w:t xml:space="preserve">Scope</w:t>
              </w:r>
            </w:ins>
          </w:p>
        </w:tc>
        <w:tc>
          <w:tcPr>
            <w:tcW w:w="1247" w:type="dxa"/>
            <w:shd w:val="clear" w:color="auto" w:fill="F2F2F2"/>
          </w:tcPr>
          <w:p>
            <w:pPr>
              <w:pStyle w:val="Normal"/>
              <w:rPr>
                <w:ins w:id="10875" w:author="Claude" w:date="2026-09-27T17:00:00Z"/>
              </w:rPr>
            </w:pPr>
            <w:ins w:id="10876" w:author="Claude" w:date="2026-09-27T17:00:00Z">
              <w:r>
                <w:t xml:space="preserve">Qualifier</w:t>
              </w:r>
            </w:ins>
          </w:p>
        </w:tc>
        <w:tc>
          <w:tcPr>
            <w:tcW w:w="3277" w:type="dxa"/>
            <w:shd w:val="clear" w:color="auto" w:fill="F2F2F2"/>
          </w:tcPr>
          <w:p>
            <w:pPr>
              <w:pStyle w:val="Normal"/>
              <w:rPr>
                <w:ins w:id="10877" w:author="Claude" w:date="2026-09-27T17:00:00Z"/>
              </w:rPr>
            </w:pPr>
            <w:ins w:id="10878" w:author="Claude" w:date="2026-09-27T17:00:00Z">
              <w:r>
                <w:t xml:space="preserve">Example</w:t>
              </w:r>
            </w:ins>
          </w:p>
        </w:tc>
      </w:tr>
      <w:tr>
        <w:trPr>
          <w:ins w:id="10879" w:author="Claude" w:date="2026-09-27T17:00:00Z"/>
        </w:trPr>
        <w:tc>
          <w:tcPr>
            <w:tcW w:w="979" w:type="dxa"/>
          </w:tcPr>
          <w:p>
            <w:pPr>
              <w:pStyle w:val="Normal"/>
              <w:rPr>
                <w:ins w:id="10880" w:author="Claude" w:date="2026-09-27T17:00:00Z"/>
              </w:rPr>
            </w:pPr>
            <w:ins w:id="10881" w:author="Claude" w:date="2026-09-27T17:00:00Z">
              <w:r>
                <w:rPr>
                  <w:rStyle w:val="CodeChar"/>
                </w:rPr>
                <w:t xml:space="preserve">dop</w:t>
              </w:r>
            </w:ins>
          </w:p>
        </w:tc>
        <w:tc>
          <w:tcPr>
            <w:tcW w:w="1424" w:type="dxa"/>
          </w:tcPr>
          <w:p>
            <w:pPr>
              <w:pStyle w:val="Normal"/>
              <w:rPr>
                <w:ins w:id="10882" w:author="Claude" w:date="2026-09-27T17:00:00Z"/>
              </w:rPr>
            </w:pPr>
            <w:ins w:id="10883" w:author="Claude" w:date="2026-09-27T17:00:00Z">
              <w:r>
                <w:t xml:space="preserve">DevOps project</w:t>
              </w:r>
            </w:ins>
          </w:p>
        </w:tc>
        <w:tc>
          <w:tcPr>
            <w:tcW w:w="1450" w:type="dxa"/>
          </w:tcPr>
          <w:p>
            <w:pPr>
              <w:pStyle w:val="Normal"/>
              <w:rPr>
                <w:ins w:id="10884" w:author="Claude" w:date="2026-09-27T17:00:00Z"/>
              </w:rPr>
            </w:pPr>
            <w:ins w:id="10885" w:author="Claude" w:date="2026-09-27T17:00:00Z">
              <w:r>
                <w:t xml:space="preserve">CI/CD project</w:t>
              </w:r>
            </w:ins>
          </w:p>
        </w:tc>
        <w:tc>
          <w:tcPr>
            <w:tcW w:w="983" w:type="dxa"/>
          </w:tcPr>
          <w:p>
            <w:pPr>
              <w:pStyle w:val="Normal"/>
              <w:rPr>
                <w:ins w:id="10886" w:author="Claude" w:date="2026-09-27T17:00:00Z"/>
              </w:rPr>
            </w:pPr>
            <w:ins w:id="10887" w:author="Claude" w:date="2026-09-27T17:00:00Z">
              <w:r>
                <w:t xml:space="preserve">R</w:t>
              </w:r>
            </w:ins>
          </w:p>
        </w:tc>
        <w:tc>
          <w:tcPr>
            <w:tcW w:w="1247" w:type="dxa"/>
          </w:tcPr>
          <w:p>
            <w:pPr>
              <w:pStyle w:val="Normal"/>
              <w:rPr>
                <w:ins w:id="10888" w:author="Claude" w:date="2026-09-27T17:00:00Z"/>
              </w:rPr>
            </w:pPr>
            <w:ins w:id="10889" w:author="Claude" w:date="2026-09-27T17:00:00Z">
              <w:r>
                <w:t xml:space="preserve">None</w:t>
              </w:r>
            </w:ins>
          </w:p>
        </w:tc>
        <w:tc>
          <w:tcPr>
            <w:tcW w:w="3277" w:type="dxa"/>
          </w:tcPr>
          <w:p>
            <w:pPr>
              <w:pStyle w:val="Normal"/>
              <w:rPr>
                <w:ins w:id="10890" w:author="Claude" w:date="2026-09-27T17:00:00Z"/>
              </w:rPr>
            </w:pPr>
            <w:ins w:id="10891" w:author="Claude" w:date="2026-09-27T17:00:00Z">
              <w:r>
                <w:rPr>
                  <w:rStyle w:val="CodeChar"/>
                </w:rPr>
                <w:t xml:space="preserve">cmr-prd-cas-dop-cicd-01</w:t>
              </w:r>
            </w:ins>
          </w:p>
        </w:tc>
      </w:tr>
      <w:tr>
        <w:trPr>
          <w:ins w:id="10892" w:author="Claude" w:date="2026-09-27T17:00:00Z"/>
        </w:trPr>
        <w:tc>
          <w:tcPr>
            <w:tcW w:w="979" w:type="dxa"/>
          </w:tcPr>
          <w:p>
            <w:pPr>
              <w:pStyle w:val="Normal"/>
              <w:rPr>
                <w:ins w:id="10893" w:author="Claude" w:date="2026-09-27T17:00:00Z"/>
              </w:rPr>
            </w:pPr>
            <w:ins w:id="10894" w:author="Claude" w:date="2026-09-27T17:00:00Z">
              <w:r>
                <w:rPr>
                  <w:rStyle w:val="CodeChar"/>
                </w:rPr>
                <w:t xml:space="preserve">bpl</w:t>
              </w:r>
            </w:ins>
          </w:p>
        </w:tc>
        <w:tc>
          <w:tcPr>
            <w:tcW w:w="1424" w:type="dxa"/>
          </w:tcPr>
          <w:p>
            <w:pPr>
              <w:pStyle w:val="Normal"/>
              <w:rPr>
                <w:ins w:id="10895" w:author="Claude" w:date="2026-09-27T17:00:00Z"/>
              </w:rPr>
            </w:pPr>
            <w:ins w:id="10896" w:author="Claude" w:date="2026-09-27T17:00:00Z">
              <w:r>
                <w:t xml:space="preserve">Build pipeline</w:t>
              </w:r>
            </w:ins>
          </w:p>
        </w:tc>
        <w:tc>
          <w:tcPr>
            <w:tcW w:w="1450" w:type="dxa"/>
          </w:tcPr>
          <w:p>
            <w:pPr>
              <w:pStyle w:val="Normal"/>
              <w:rPr>
                <w:ins w:id="10897" w:author="Claude" w:date="2026-09-27T17:00:00Z"/>
              </w:rPr>
            </w:pPr>
            <w:ins w:id="10898" w:author="Claude" w:date="2026-09-27T17:00:00Z">
              <w:r>
                <w:t xml:space="preserve">Build stages</w:t>
              </w:r>
            </w:ins>
          </w:p>
        </w:tc>
        <w:tc>
          <w:tcPr>
            <w:tcW w:w="983" w:type="dxa"/>
          </w:tcPr>
          <w:p>
            <w:pPr>
              <w:pStyle w:val="Normal"/>
              <w:rPr>
                <w:ins w:id="10899" w:author="Claude" w:date="2026-09-27T17:00:00Z"/>
              </w:rPr>
            </w:pPr>
            <w:ins w:id="10900" w:author="Claude" w:date="2026-09-27T17:00:00Z">
              <w:r>
                <w:t xml:space="preserve">R</w:t>
              </w:r>
            </w:ins>
          </w:p>
        </w:tc>
        <w:tc>
          <w:tcPr>
            <w:tcW w:w="1247" w:type="dxa"/>
          </w:tcPr>
          <w:p>
            <w:pPr>
              <w:pStyle w:val="Normal"/>
              <w:rPr>
                <w:ins w:id="10901" w:author="Claude" w:date="2026-09-27T17:00:00Z"/>
              </w:rPr>
            </w:pPr>
            <w:ins w:id="10902" w:author="Claude" w:date="2026-09-27T17:00:00Z">
              <w:r>
                <w:t xml:space="preserve">None</w:t>
              </w:r>
            </w:ins>
          </w:p>
        </w:tc>
        <w:tc>
          <w:tcPr>
            <w:tcW w:w="3277" w:type="dxa"/>
          </w:tcPr>
          <w:p>
            <w:pPr>
              <w:pStyle w:val="Normal"/>
              <w:rPr>
                <w:ins w:id="10903" w:author="Claude" w:date="2026-09-27T17:00:00Z"/>
              </w:rPr>
            </w:pPr>
            <w:ins w:id="10904" w:author="Claude" w:date="2026-09-27T17:00:00Z">
              <w:r>
                <w:rPr>
                  <w:rStyle w:val="CodeChar"/>
                </w:rPr>
                <w:t xml:space="preserve">cmr-prd-cas-bpl-pay-01</w:t>
              </w:r>
            </w:ins>
          </w:p>
        </w:tc>
      </w:tr>
      <w:tr>
        <w:trPr>
          <w:ins w:id="10905" w:author="Claude" w:date="2026-09-27T17:00:00Z"/>
        </w:trPr>
        <w:tc>
          <w:tcPr>
            <w:tcW w:w="979" w:type="dxa"/>
          </w:tcPr>
          <w:p>
            <w:pPr>
              <w:pStyle w:val="Normal"/>
              <w:rPr>
                <w:ins w:id="10906" w:author="Claude" w:date="2026-09-27T17:00:00Z"/>
              </w:rPr>
            </w:pPr>
            <w:ins w:id="10907" w:author="Claude" w:date="2026-09-27T17:00:00Z">
              <w:r>
                <w:rPr>
                  <w:rStyle w:val="CodeChar"/>
                </w:rPr>
                <w:t xml:space="preserve">dpl</w:t>
              </w:r>
            </w:ins>
          </w:p>
        </w:tc>
        <w:tc>
          <w:tcPr>
            <w:tcW w:w="1424" w:type="dxa"/>
          </w:tcPr>
          <w:p>
            <w:pPr>
              <w:pStyle w:val="Normal"/>
              <w:rPr>
                <w:ins w:id="10908" w:author="Claude" w:date="2026-09-27T17:00:00Z"/>
              </w:rPr>
            </w:pPr>
            <w:ins w:id="10909" w:author="Claude" w:date="2026-09-27T17:00:00Z">
              <w:r>
                <w:t xml:space="preserve">Deployment pipeline</w:t>
              </w:r>
            </w:ins>
          </w:p>
        </w:tc>
        <w:tc>
          <w:tcPr>
            <w:tcW w:w="1450" w:type="dxa"/>
          </w:tcPr>
          <w:p>
            <w:pPr>
              <w:pStyle w:val="Normal"/>
              <w:rPr>
                <w:ins w:id="10910" w:author="Claude" w:date="2026-09-27T17:00:00Z"/>
              </w:rPr>
            </w:pPr>
            <w:ins w:id="10911" w:author="Claude" w:date="2026-09-27T17:00:00Z">
              <w:r>
                <w:t xml:space="preserve">Deployment stages</w:t>
              </w:r>
            </w:ins>
          </w:p>
        </w:tc>
        <w:tc>
          <w:tcPr>
            <w:tcW w:w="983" w:type="dxa"/>
          </w:tcPr>
          <w:p>
            <w:pPr>
              <w:pStyle w:val="Normal"/>
              <w:rPr>
                <w:ins w:id="10912" w:author="Claude" w:date="2026-09-27T17:00:00Z"/>
              </w:rPr>
            </w:pPr>
            <w:ins w:id="10913" w:author="Claude" w:date="2026-09-27T17:00:00Z">
              <w:r>
                <w:t xml:space="preserve">R</w:t>
              </w:r>
            </w:ins>
          </w:p>
        </w:tc>
        <w:tc>
          <w:tcPr>
            <w:tcW w:w="1247" w:type="dxa"/>
          </w:tcPr>
          <w:p>
            <w:pPr>
              <w:pStyle w:val="Normal"/>
              <w:rPr>
                <w:ins w:id="10914" w:author="Claude" w:date="2026-09-27T17:00:00Z"/>
              </w:rPr>
            </w:pPr>
            <w:ins w:id="10915" w:author="Claude" w:date="2026-09-27T17:00:00Z">
              <w:r>
                <w:t xml:space="preserve">None</w:t>
              </w:r>
            </w:ins>
          </w:p>
        </w:tc>
        <w:tc>
          <w:tcPr>
            <w:tcW w:w="3277" w:type="dxa"/>
          </w:tcPr>
          <w:p>
            <w:pPr>
              <w:pStyle w:val="Normal"/>
              <w:rPr>
                <w:ins w:id="10916" w:author="Claude" w:date="2026-09-27T17:00:00Z"/>
              </w:rPr>
            </w:pPr>
            <w:ins w:id="10917" w:author="Claude" w:date="2026-09-27T17:00:00Z">
              <w:r>
                <w:rPr>
                  <w:rStyle w:val="CodeChar"/>
                </w:rPr>
                <w:t xml:space="preserve">cmr-prd-cas-dpl-pay-01</w:t>
              </w:r>
            </w:ins>
          </w:p>
        </w:tc>
      </w:tr>
      <w:tr>
        <w:trPr>
          <w:ins w:id="10918" w:author="Claude" w:date="2026-09-27T17:00:00Z"/>
        </w:trPr>
        <w:tc>
          <w:tcPr>
            <w:tcW w:w="979" w:type="dxa"/>
          </w:tcPr>
          <w:p>
            <w:pPr>
              <w:pStyle w:val="Normal"/>
              <w:rPr>
                <w:ins w:id="10919" w:author="Claude" w:date="2026-09-27T17:00:00Z"/>
              </w:rPr>
            </w:pPr>
            <w:ins w:id="10920" w:author="Claude" w:date="2026-09-27T17:00:00Z">
              <w:r>
                <w:rPr>
                  <w:rStyle w:val="CodeChar"/>
                </w:rPr>
                <w:t xml:space="preserve">crp</w:t>
              </w:r>
            </w:ins>
          </w:p>
        </w:tc>
        <w:tc>
          <w:tcPr>
            <w:tcW w:w="1424" w:type="dxa"/>
          </w:tcPr>
          <w:p>
            <w:pPr>
              <w:pStyle w:val="Normal"/>
              <w:rPr>
                <w:ins w:id="10921" w:author="Claude" w:date="2026-09-27T17:00:00Z"/>
              </w:rPr>
            </w:pPr>
            <w:ins w:id="10922" w:author="Claude" w:date="2026-09-27T17:00:00Z">
              <w:r>
                <w:t xml:space="preserve">Code repository</w:t>
              </w:r>
            </w:ins>
          </w:p>
        </w:tc>
        <w:tc>
          <w:tcPr>
            <w:tcW w:w="1450" w:type="dxa"/>
          </w:tcPr>
          <w:p>
            <w:pPr>
              <w:pStyle w:val="Normal"/>
              <w:rPr>
                <w:ins w:id="10923" w:author="Claude" w:date="2026-09-27T17:00:00Z"/>
              </w:rPr>
            </w:pPr>
            <w:ins w:id="10924" w:author="Claude" w:date="2026-09-27T17:00:00Z">
              <w:r>
                <w:t xml:space="preserve">Git repository</w:t>
              </w:r>
            </w:ins>
          </w:p>
        </w:tc>
        <w:tc>
          <w:tcPr>
            <w:tcW w:w="983" w:type="dxa"/>
          </w:tcPr>
          <w:p>
            <w:pPr>
              <w:pStyle w:val="Normal"/>
              <w:rPr>
                <w:ins w:id="10925" w:author="Claude" w:date="2026-09-27T17:00:00Z"/>
              </w:rPr>
            </w:pPr>
            <w:ins w:id="10926" w:author="Claude" w:date="2026-09-27T17:00:00Z">
              <w:r>
                <w:t xml:space="preserve">R</w:t>
              </w:r>
            </w:ins>
          </w:p>
        </w:tc>
        <w:tc>
          <w:tcPr>
            <w:tcW w:w="1247" w:type="dxa"/>
          </w:tcPr>
          <w:p>
            <w:pPr>
              <w:pStyle w:val="Normal"/>
              <w:rPr>
                <w:ins w:id="10927" w:author="Claude" w:date="2026-09-27T17:00:00Z"/>
              </w:rPr>
            </w:pPr>
            <w:ins w:id="10928" w:author="Claude" w:date="2026-09-27T17:00:00Z">
              <w:r>
                <w:t xml:space="preserve">None</w:t>
              </w:r>
            </w:ins>
          </w:p>
        </w:tc>
        <w:tc>
          <w:tcPr>
            <w:tcW w:w="3277" w:type="dxa"/>
          </w:tcPr>
          <w:p>
            <w:pPr>
              <w:pStyle w:val="Normal"/>
              <w:rPr>
                <w:ins w:id="10929" w:author="Claude" w:date="2026-09-27T17:00:00Z"/>
              </w:rPr>
            </w:pPr>
            <w:ins w:id="10930" w:author="Claude" w:date="2026-09-27T17:00:00Z">
              <w:r>
                <w:rPr>
                  <w:rStyle w:val="CodeChar"/>
                </w:rPr>
                <w:t xml:space="preserve">cmr-prd-cas-crp-pay-01</w:t>
              </w:r>
            </w:ins>
          </w:p>
        </w:tc>
      </w:tr>
      <w:tr>
        <w:trPr>
          <w:ins w:id="10931" w:author="Claude" w:date="2026-09-27T17:00:00Z"/>
        </w:trPr>
        <w:tc>
          <w:tcPr>
            <w:tcW w:w="979" w:type="dxa"/>
          </w:tcPr>
          <w:p>
            <w:pPr>
              <w:pStyle w:val="Normal"/>
              <w:rPr>
                <w:ins w:id="10932" w:author="Claude" w:date="2026-09-27T17:00:00Z"/>
              </w:rPr>
            </w:pPr>
            <w:ins w:id="10933" w:author="Claude" w:date="2026-09-27T17:00:00Z">
              <w:r>
                <w:rPr>
                  <w:rStyle w:val="CodeChar"/>
                </w:rPr>
                <w:t xml:space="preserve">arp</w:t>
              </w:r>
            </w:ins>
          </w:p>
        </w:tc>
        <w:tc>
          <w:tcPr>
            <w:tcW w:w="1424" w:type="dxa"/>
          </w:tcPr>
          <w:p>
            <w:pPr>
              <w:pStyle w:val="Normal"/>
              <w:rPr>
                <w:ins w:id="10934" w:author="Claude" w:date="2026-09-27T17:00:00Z"/>
              </w:rPr>
            </w:pPr>
            <w:ins w:id="10935" w:author="Claude" w:date="2026-09-27T17:00:00Z">
              <w:r>
                <w:t xml:space="preserve">Artifact repository</w:t>
              </w:r>
            </w:ins>
          </w:p>
        </w:tc>
        <w:tc>
          <w:tcPr>
            <w:tcW w:w="1450" w:type="dxa"/>
          </w:tcPr>
          <w:p>
            <w:pPr>
              <w:pStyle w:val="Normal"/>
              <w:rPr>
                <w:ins w:id="10936" w:author="Claude" w:date="2026-09-27T17:00:00Z"/>
              </w:rPr>
            </w:pPr>
            <w:ins w:id="10937" w:author="Claude" w:date="2026-09-27T17:00:00Z">
              <w:r>
                <w:t xml:space="preserve">Build artefacts</w:t>
              </w:r>
            </w:ins>
          </w:p>
        </w:tc>
        <w:tc>
          <w:tcPr>
            <w:tcW w:w="983" w:type="dxa"/>
          </w:tcPr>
          <w:p>
            <w:pPr>
              <w:pStyle w:val="Normal"/>
              <w:rPr>
                <w:ins w:id="10938" w:author="Claude" w:date="2026-09-27T17:00:00Z"/>
              </w:rPr>
            </w:pPr>
            <w:ins w:id="10939" w:author="Claude" w:date="2026-09-27T17:00:00Z">
              <w:r>
                <w:t xml:space="preserve">R</w:t>
              </w:r>
            </w:ins>
          </w:p>
        </w:tc>
        <w:tc>
          <w:tcPr>
            <w:tcW w:w="1247" w:type="dxa"/>
          </w:tcPr>
          <w:p>
            <w:pPr>
              <w:pStyle w:val="Normal"/>
              <w:rPr>
                <w:ins w:id="10940" w:author="Claude" w:date="2026-09-27T17:00:00Z"/>
              </w:rPr>
            </w:pPr>
            <w:ins w:id="10941" w:author="Claude" w:date="2026-09-27T17:00:00Z">
              <w:r>
                <w:t xml:space="preserve">None</w:t>
              </w:r>
            </w:ins>
          </w:p>
        </w:tc>
        <w:tc>
          <w:tcPr>
            <w:tcW w:w="3277" w:type="dxa"/>
          </w:tcPr>
          <w:p>
            <w:pPr>
              <w:pStyle w:val="Normal"/>
              <w:rPr>
                <w:ins w:id="10942" w:author="Claude" w:date="2026-09-27T17:00:00Z"/>
              </w:rPr>
            </w:pPr>
            <w:ins w:id="10943" w:author="Claude" w:date="2026-09-27T17:00:00Z">
              <w:r>
                <w:rPr>
                  <w:rStyle w:val="CodeChar"/>
                </w:rPr>
                <w:t xml:space="preserve">cmr-prd-cas-arp-pay-01</w:t>
              </w:r>
            </w:ins>
          </w:p>
        </w:tc>
      </w:tr>
      <w:tr>
        <w:trPr>
          <w:ins w:id="10944" w:author="Claude" w:date="2026-09-27T17:00:00Z"/>
        </w:trPr>
        <w:tc>
          <w:tcPr>
            <w:tcW w:w="979" w:type="dxa"/>
          </w:tcPr>
          <w:p>
            <w:pPr>
              <w:pStyle w:val="Normal"/>
              <w:rPr>
                <w:ins w:id="10945" w:author="Claude" w:date="2026-09-27T17:00:00Z"/>
              </w:rPr>
            </w:pPr>
            <w:ins w:id="10946" w:author="Claude" w:date="2026-09-27T17:00:00Z">
              <w:r>
                <w:rPr>
                  <w:rStyle w:val="CodeChar"/>
                </w:rPr>
                <w:t xml:space="preserve">stk</w:t>
              </w:r>
            </w:ins>
          </w:p>
        </w:tc>
        <w:tc>
          <w:tcPr>
            <w:tcW w:w="1424" w:type="dxa"/>
          </w:tcPr>
          <w:p>
            <w:pPr>
              <w:pStyle w:val="Normal"/>
              <w:rPr>
                <w:ins w:id="10947" w:author="Claude" w:date="2026-09-27T17:00:00Z"/>
              </w:rPr>
            </w:pPr>
            <w:ins w:id="10948" w:author="Claude" w:date="2026-09-27T17:00:00Z">
              <w:r>
                <w:t xml:space="preserve">Resource Manager stack</w:t>
              </w:r>
            </w:ins>
          </w:p>
        </w:tc>
        <w:tc>
          <w:tcPr>
            <w:tcW w:w="1450" w:type="dxa"/>
          </w:tcPr>
          <w:p>
            <w:pPr>
              <w:pStyle w:val="Normal"/>
              <w:rPr>
                <w:ins w:id="10949" w:author="Claude" w:date="2026-09-27T17:00:00Z"/>
              </w:rPr>
            </w:pPr>
            <w:ins w:id="10950" w:author="Claude" w:date="2026-09-27T17:00:00Z">
              <w:r>
                <w:t xml:space="preserve">Terraform stack in OCI</w:t>
              </w:r>
            </w:ins>
          </w:p>
        </w:tc>
        <w:tc>
          <w:tcPr>
            <w:tcW w:w="983" w:type="dxa"/>
          </w:tcPr>
          <w:p>
            <w:pPr>
              <w:pStyle w:val="Normal"/>
              <w:rPr>
                <w:ins w:id="10951" w:author="Claude" w:date="2026-09-27T17:00:00Z"/>
              </w:rPr>
            </w:pPr>
            <w:ins w:id="10952" w:author="Claude" w:date="2026-09-27T17:00:00Z">
              <w:r>
                <w:t xml:space="preserve">R</w:t>
              </w:r>
            </w:ins>
          </w:p>
        </w:tc>
        <w:tc>
          <w:tcPr>
            <w:tcW w:w="1247" w:type="dxa"/>
          </w:tcPr>
          <w:p>
            <w:pPr>
              <w:pStyle w:val="Normal"/>
              <w:rPr>
                <w:ins w:id="10953" w:author="Claude" w:date="2026-09-27T17:00:00Z"/>
              </w:rPr>
            </w:pPr>
            <w:ins w:id="10954" w:author="Claude" w:date="2026-09-27T17:00:00Z">
              <w:r>
                <w:t xml:space="preserve">None</w:t>
              </w:r>
            </w:ins>
          </w:p>
        </w:tc>
        <w:tc>
          <w:tcPr>
            <w:tcW w:w="3277" w:type="dxa"/>
          </w:tcPr>
          <w:p>
            <w:pPr>
              <w:pStyle w:val="Normal"/>
              <w:rPr>
                <w:ins w:id="10955" w:author="Claude" w:date="2026-09-27T17:00:00Z"/>
              </w:rPr>
            </w:pPr>
            <w:ins w:id="10956" w:author="Claude" w:date="2026-09-27T17:00:00Z">
              <w:r>
                <w:rPr>
                  <w:rStyle w:val="CodeChar"/>
                </w:rPr>
                <w:t xml:space="preserve">cmr-prd-cas-stk-cbs-01</w:t>
              </w:r>
            </w:ins>
          </w:p>
        </w:tc>
      </w:tr>
      <w:tr>
        <w:trPr>
          <w:ins w:id="10957" w:author="Claude" w:date="2026-09-27T17:00:00Z"/>
        </w:trPr>
        <w:tc>
          <w:tcPr>
            <w:tcW w:w="979" w:type="dxa"/>
          </w:tcPr>
          <w:p>
            <w:pPr>
              <w:pStyle w:val="Normal"/>
              <w:rPr>
                <w:ins w:id="10958" w:author="Claude" w:date="2026-09-27T17:00:00Z"/>
              </w:rPr>
            </w:pPr>
            <w:ins w:id="10959" w:author="Claude" w:date="2026-09-27T17:00:00Z">
              <w:r>
                <w:rPr>
                  <w:rStyle w:val="CodeChar"/>
                </w:rPr>
                <w:t xml:space="preserve">dpg</w:t>
              </w:r>
            </w:ins>
          </w:p>
        </w:tc>
        <w:tc>
          <w:tcPr>
            <w:tcW w:w="1424" w:type="dxa"/>
          </w:tcPr>
          <w:p>
            <w:pPr>
              <w:pStyle w:val="Normal"/>
              <w:rPr>
                <w:ins w:id="10960" w:author="Claude" w:date="2026-09-27T17:00:00Z"/>
              </w:rPr>
            </w:pPr>
            <w:ins w:id="10961" w:author="Claude" w:date="2026-09-27T17:00:00Z">
              <w:r>
                <w:t xml:space="preserve">Full Stack DR protection group</w:t>
              </w:r>
            </w:ins>
          </w:p>
        </w:tc>
        <w:tc>
          <w:tcPr>
            <w:tcW w:w="1450" w:type="dxa"/>
          </w:tcPr>
          <w:p>
            <w:pPr>
              <w:pStyle w:val="Normal"/>
              <w:rPr>
                <w:ins w:id="10962" w:author="Claude" w:date="2026-09-27T17:00:00Z"/>
              </w:rPr>
            </w:pPr>
            <w:ins w:id="10963" w:author="Claude" w:date="2026-09-27T17:00:00Z">
              <w:r>
                <w:t xml:space="preserve">Set of resources failed over together</w:t>
              </w:r>
            </w:ins>
          </w:p>
        </w:tc>
        <w:tc>
          <w:tcPr>
            <w:tcW w:w="983" w:type="dxa"/>
          </w:tcPr>
          <w:p>
            <w:pPr>
              <w:pStyle w:val="Normal"/>
              <w:rPr>
                <w:ins w:id="10964" w:author="Claude" w:date="2026-09-27T17:00:00Z"/>
              </w:rPr>
            </w:pPr>
            <w:ins w:id="10965" w:author="Claude" w:date="2026-09-27T17:00:00Z">
              <w:r>
                <w:t xml:space="preserve">R</w:t>
              </w:r>
            </w:ins>
          </w:p>
        </w:tc>
        <w:tc>
          <w:tcPr>
            <w:tcW w:w="1247" w:type="dxa"/>
          </w:tcPr>
          <w:p>
            <w:pPr>
              <w:pStyle w:val="Normal"/>
              <w:rPr>
                <w:ins w:id="10966" w:author="Claude" w:date="2026-09-27T17:00:00Z"/>
              </w:rPr>
            </w:pPr>
            <w:ins w:id="10967" w:author="Claude" w:date="2026-09-27T17:00:00Z">
              <w:r>
                <w:t xml:space="preserve">None</w:t>
              </w:r>
            </w:ins>
          </w:p>
        </w:tc>
        <w:tc>
          <w:tcPr>
            <w:tcW w:w="3277" w:type="dxa"/>
          </w:tcPr>
          <w:p>
            <w:pPr>
              <w:pStyle w:val="Normal"/>
              <w:rPr>
                <w:ins w:id="10968" w:author="Claude" w:date="2026-09-27T17:00:00Z"/>
              </w:rPr>
            </w:pPr>
            <w:ins w:id="10969" w:author="Claude" w:date="2026-09-27T17:00:00Z">
              <w:r>
                <w:rPr>
                  <w:rStyle w:val="CodeChar"/>
                </w:rPr>
                <w:t xml:space="preserve">cmr-prd-cas-dpg-cbs-01</w:t>
              </w:r>
            </w:ins>
          </w:p>
        </w:tc>
      </w:tr>
    </w:tbl>
    <w:p>
      <w:pPr>
        <w:pStyle w:val="Normal"/>
        <w:rPr>
          <w:ins w:id="10970" w:author="Claude" w:date="2026-09-27T17:00:00Z"/>
        </w:rPr>
      </w:pPr>
      <w:ins w:id="10971" w:author="Claude" w:date="2026-09-27T17:00:00Z">
        <w:r>
          <w:rPr>
            <w:b/>
          </w:rPr>
          <w:t xml:space="preserve">Not named with this pattern</w:t>
        </w:r>
        <w:r>
          <w:t xml:space="preserve"> (their name has another function): compartments (section 9), tag namespaces and keys (section 10), DNS zones (real domain names, section 12), OCIR repositories (path-based), Kubernetes objects inside a cluster (section 15), Oracle DB_NAME and PDB names (section 14), and names generated by OCI (boot volumes of attached instances, instance-pool members, OKE worker nodes, load balancers created by Kubernetes).</w:t>
        </w:r>
      </w:ins>
    </w:p>
    <w:p>
      <w:pPr>
        <w:pStyle w:val="Normal"/>
        <w:rPr>
          <w:ins w:id="10972" w:author="Claude" w:date="2026-09-27T17:00:00Z"/>
        </w:rPr>
      </w:pPr>
      <w:ins w:id="10973" w:author="Claude" w:date="2026-09-27T17:00:00Z">
        <w:r>
          <w:rPr>
            <w:b/>
          </w:rPr>
          <w:t xml:space="preserve">A resource type not listed here?</w:t>
        </w:r>
        <w:r>
          <w:t xml:space="preserve"> Do not invent a code. Ask the Cloud CoE, who add it to the registry (normally within five working days).</w:t>
        </w:r>
      </w:ins>
    </w:p>
    <w:p>
      <w:pPr>
        <w:pStyle w:val="Heading2"/>
        <w:rPr>
          <w:del w:id="10975" w:author="Claude" w:date="2026-09-27T17:00:00Z"/>
        </w:rPr>
      </w:pPr>
      <w:del w:id="10974" w:author="Claude" w:date="2026-09-27T17:00:00Z">
        <w:r>
          <w:delText xml:space="preserve">9. Compartment Naming Standard</w:delText>
        </w:r>
      </w:del>
    </w:p>
    <w:p>
      <w:pPr>
        <w:rPr>
          <w:del w:id="10981" w:author="Claude" w:date="2026-09-27T17:00:00Z"/>
        </w:rPr>
      </w:pPr>
      <w:del w:id="10976" w:author="Claude" w:date="2026-09-27T17:00:00Z">
        <w:r>
          <w:delText xml:space="preserve">Organise compartments </w:delText>
        </w:r>
      </w:del>
      <w:del w:id="10977" w:author="Claude" w:date="2026-09-27T17:00:00Z">
        <w:r>
          <w:rPr>
            <w:b/>
          </w:rPr>
          <w:delText xml:space="preserve">entity → tier (prd / npd / sbx) → application</w:delText>
        </w:r>
      </w:del>
      <w:del w:id="10978" w:author="Claude" w:date="2026-09-27T17:00:00Z">
        <w:r>
          <w:delText xml:space="preserve">, with group-wide security, logging, network and platform compartments beside the entities, and </w:delText>
        </w:r>
      </w:del>
      <w:del w:id="10979" w:author="Claude" w:date="2026-09-27T17:00:00Z">
        <w:r>
          <w:rPr>
            <w:b/>
          </w:rPr>
          <w:delText xml:space="preserve">no separate DR compartment</w:delText>
        </w:r>
      </w:del>
      <w:del w:id="10980" w:author="Claude" w:date="2026-09-27T17:00:00Z">
        <w:r>
          <w:delText xml:space="preserve">.</w:delText>
        </w:r>
      </w:del>
    </w:p>
    <w:p>
      <w:pPr>
        <w:rPr>
          <w:del w:id="10983" w:author="Claude" w:date="2026-09-27T17:00:00Z"/>
        </w:rPr>
      </w:pPr>
      <w:del w:id="10982" w:author="Claude" w:date="2026-09-27T17:00:00Z">
        <w:r>
          <w:drawing>
            <wp:inline distT="0" distB="0" distL="0" distR="0">
              <wp:extent cx="5486400" cy="4098471"/>
              <wp:docPr id="1" name="image1" descr="compartment hierarchy · 5 of 6 levels"/>
              <a:graphic>
                <a:graphicData uri="http://schemas.openxmlformats.org/drawingml/2006/picture">
                  <pic:pic>
                    <pic:nvPicPr>
                      <pic:cNvPr id="1" name="image1" descr="compartment hierarchy · 5 of 6 levels"/>
                      <pic:cNvPicPr/>
                    </pic:nvPicPr>
                    <pic:blipFill>
                      <a:blip r:embed="rId4"/>
                      <a:stretch>
                        <a:fillRect/>
                      </a:stretch>
                    </pic:blipFill>
                    <pic:spPr>
                      <a:xfrm>
                        <a:off x="0" y="0"/>
                        <a:ext cx="5486400" cy="4098471"/>
                      </a:xfrm>
                      <a:prstGeom prst="rect">
                        <a:avLst/>
                      </a:prstGeom>
                    </pic:spPr>
                  </pic:pic>
                </a:graphicData>
              </a:graphic>
            </wp:inline>
          </w:drawing>
        </w:r>
      </w:del>
    </w:p>
    <w:p>
      <w:pPr>
        <w:rPr>
          <w:del w:id="10985" w:author="Claude" w:date="2026-09-27T17:00:00Z"/>
        </w:rPr>
      </w:pPr>
      <w:del w:id="10984" w:author="Claude" w:date="2026-09-27T17:00:00Z">
        <w:r>
          <w:delText xml:space="preserve">compartment hierarchy · 5 of 6 levels</w:delText>
        </w:r>
      </w:del>
    </w:p>
    <w:p>
      <w:pPr>
        <w:rPr>
          <w:del w:id="10989" w:author="Claude" w:date="2026-09-27T17:00:00Z"/>
        </w:rPr>
      </w:pPr>
      <w:del w:id="10986" w:author="Claude" w:date="2026-09-27T17:00:00Z">
        <w:r>
          <w:delText xml:space="preserve">The highlighted </w:delText>
        </w:r>
      </w:del>
      <w:del w:id="10987" w:author="Claude" w:date="2026-09-27T17:00:00Z">
        <w:r>
          <w:rPr>
            <w:rStyle w:val="CodeChar"/>
          </w:rPr>
          <w:delText xml:space="preserve">cmr-prd</w:delText>
        </w:r>
      </w:del>
      <w:del w:id="10988" w:author="Claude" w:date="2026-09-27T17:00:00Z">
        <w:r>
          <w:delText xml:space="preserve"> compartment holds production in every region, so a DR standby sits in the same compartment as its primary and inherits the same policies.</w:delText>
        </w:r>
      </w:del>
    </w:p>
    <w:p>
      <w:pPr>
        <w:pStyle w:val="Heading3"/>
        <w:rPr>
          <w:del w:id="10991" w:author="Claude" w:date="2026-09-27T17:00:00Z"/>
        </w:rPr>
      </w:pPr>
      <w:del w:id="10990" w:author="Claude" w:date="2026-09-27T17:00:00Z">
        <w:r>
          <w:delText xml:space="preserve">9.1 OCI facts that shape the design [OCI]</w:delText>
        </w:r>
      </w:del>
    </w:p>
    <w:p>
      <w:pPr>
        <w:pStyle w:val="ListParagraph"/>
        <w:numPr>
          <w:ilvl w:val="0"/>
          <w:numId w:val="5"/>
        </w:numPr>
        <w:rPr>
          <w:del w:id="10995" w:author="Claude" w:date="2026-09-27T17:00:00Z"/>
        </w:rPr>
      </w:pPr>
      <w:del w:id="10992" w:author="Claude" w:date="2026-09-27T17:00:00Z">
        <w:r>
          <w:delText xml:space="preserve">Compartment names allow letters, numbers, periods, hyphens and underscores, up to 100 characters, and must be unique within the parent compartment; they can be renamed (except root). Nesting is limited to six levels. Source: </w:delText>
        </w:r>
      </w:del>
      <w:hyperlink r:id="rId5" w:history="1">
        <w:del w:id="10993" w:author="Claude" w:date="2026-09-27T17:00:00Z">
          <w:r>
            <w:rPr>
              <w:rStyle w:val="Hyperlink"/>
            </w:rPr>
            <w:delText xml:space="preserve">Managing Compartments</w:delText>
          </w:r>
        </w:del>
      </w:hyperlink>
      <w:del w:id="10994" w:author="Claude" w:date="2026-09-27T17:00:00Z">
        <w:r>
          <w:delText xml:space="preserve">.</w:delText>
        </w:r>
      </w:del>
    </w:p>
    <w:p>
      <w:pPr>
        <w:pStyle w:val="ListParagraph"/>
        <w:numPr>
          <w:ilvl w:val="0"/>
          <w:numId w:val="5"/>
        </w:numPr>
        <w:rPr>
          <w:del w:id="10999" w:author="Claude" w:date="2026-09-27T17:00:00Z"/>
        </w:rPr>
      </w:pPr>
      <w:del w:id="10996" w:author="Claude" w:date="2026-09-27T17:00:00Z">
        <w:r>
          <w:delText xml:space="preserve">Compartments are </w:delText>
        </w:r>
      </w:del>
      <w:del w:id="10997" w:author="Claude" w:date="2026-09-27T17:00:00Z">
        <w:r>
          <w:rPr>
            <w:b/>
          </w:rPr>
          <w:delText xml:space="preserve">global</w:delText>
        </w:r>
      </w:del>
      <w:del w:id="10998" w:author="Claude" w:date="2026-09-27T17:00:00Z">
        <w:r>
          <w:delText xml:space="preserve">: one compartment spans all subscribed regions.</w:delText>
        </w:r>
      </w:del>
    </w:p>
    <w:p>
      <w:pPr>
        <w:pStyle w:val="ListParagraph"/>
        <w:numPr>
          <w:ilvl w:val="0"/>
          <w:numId w:val="5"/>
        </w:numPr>
        <w:rPr>
          <w:del w:id="11001" w:author="Claude" w:date="2026-09-27T17:00:00Z"/>
        </w:rPr>
      </w:pPr>
      <w:del w:id="11000" w:author="Claude" w:date="2026-09-27T17:00:00Z">
        <w:r>
          <w:delText xml:space="preserve">IAM policies, budgets, quotas, Security Zones, Cloud Guard targets and tag defaults attach to compartments and inherit downwards.</w:delText>
        </w:r>
      </w:del>
    </w:p>
    <w:p>
      <w:pPr>
        <w:pStyle w:val="ListParagraph"/>
        <w:numPr>
          <w:ilvl w:val="0"/>
          <w:numId w:val="5"/>
        </w:numPr>
        <w:rPr>
          <w:del w:id="11003" w:author="Claude" w:date="2026-09-27T17:00:00Z"/>
        </w:rPr>
      </w:pPr>
      <w:del w:id="11002" w:author="Claude" w:date="2026-09-27T17:00:00Z">
        <w:r>
          <w:delText xml:space="preserve">Policy statements reference compartments by name or path, and audit events show the compartment name.</w:delText>
        </w:r>
      </w:del>
    </w:p>
    <w:p>
      <w:pPr>
        <w:pStyle w:val="Heading3"/>
        <w:rPr>
          <w:del w:id="11005" w:author="Claude" w:date="2026-09-27T17:00:00Z"/>
        </w:rPr>
      </w:pPr>
      <w:del w:id="11004" w:author="Claude" w:date="2026-09-27T17:00:00Z">
        <w:r>
          <w:delText xml:space="preserve">9.2 Why this order</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11006" w:author="Claude" w:date="2026-09-27T17:00:00Z"/>
        </w:trPr>
        <w:tc>
          <w:tcPr>
            <w:tcW w:w="3120" w:type="dxa"/>
            <w:shd w:val="clear" w:color="auto" w:fill="F2F2F2"/>
          </w:tcPr>
          <w:p>
            <w:pPr/>
            <w:del w:id="11007" w:author="Claude" w:date="2026-09-27T17:00:00Z">
              <w:r>
                <w:delText xml:space="preserve">Level</w:delText>
              </w:r>
            </w:del>
          </w:p>
        </w:tc>
        <w:tc>
          <w:tcPr>
            <w:tcW w:w="3120" w:type="dxa"/>
            <w:shd w:val="clear" w:color="auto" w:fill="F2F2F2"/>
          </w:tcPr>
          <w:p>
            <w:pPr/>
            <w:del w:id="11008" w:author="Claude" w:date="2026-09-27T17:00:00Z">
              <w:r>
                <w:delText xml:space="preserve">Axis</w:delText>
              </w:r>
            </w:del>
          </w:p>
        </w:tc>
        <w:tc>
          <w:tcPr>
            <w:tcW w:w="3120" w:type="dxa"/>
            <w:shd w:val="clear" w:color="auto" w:fill="F2F2F2"/>
          </w:tcPr>
          <w:p>
            <w:pPr/>
            <w:del w:id="11009" w:author="Claude" w:date="2026-09-27T17:00:00Z">
              <w:r>
                <w:delText xml:space="preserve">Reasoning</w:delText>
              </w:r>
            </w:del>
          </w:p>
        </w:tc>
      </w:tr>
      <w:tr>
        <w:trPr>
          <w:del w:id="11010" w:author="Claude" w:date="2026-09-27T17:00:00Z"/>
        </w:trPr>
        <w:tc>
          <w:tcPr>
            <w:tcW w:w="3120" w:type="dxa"/>
          </w:tcPr>
          <w:p>
            <w:pPr/>
            <w:del w:id="11011" w:author="Claude" w:date="2026-09-27T17:00:00Z">
              <w:r>
                <w:delText xml:space="preserve">L1 </w:delText>
              </w:r>
            </w:del>
            <w:del w:id="11012" w:author="Claude" w:date="2026-09-27T17:00:00Z">
              <w:r>
                <w:rPr>
                  <w:rStyle w:val="CodeChar"/>
                </w:rPr>
                <w:delText xml:space="preserve">abc</w:delText>
              </w:r>
            </w:del>
          </w:p>
        </w:tc>
        <w:tc>
          <w:tcPr>
            <w:tcW w:w="3120" w:type="dxa"/>
          </w:tcPr>
          <w:p>
            <w:pPr/>
            <w:del w:id="11013" w:author="Claude" w:date="2026-09-27T17:00:00Z">
              <w:r>
                <w:delText xml:space="preserve">Enclosure</w:delText>
              </w:r>
            </w:del>
          </w:p>
        </w:tc>
        <w:tc>
          <w:tcPr>
            <w:tcW w:w="3120" w:type="dxa"/>
          </w:tcPr>
          <w:p>
            <w:pPr/>
            <w:del w:id="11014" w:author="Claude" w:date="2026-09-27T17:00:00Z">
              <w:r>
                <w:delText xml:space="preserve">Keeps the root empty. Tenancy-wide guardrails (Security Zones, quotas, tag defaults, deny-style policies) attach here instead of at root, which is the OCI Landing Zone pattern [IND].</w:delText>
              </w:r>
            </w:del>
          </w:p>
        </w:tc>
      </w:tr>
      <w:tr>
        <w:trPr>
          <w:del w:id="11015" w:author="Claude" w:date="2026-09-27T17:00:00Z"/>
        </w:trPr>
        <w:tc>
          <w:tcPr>
            <w:tcW w:w="3120" w:type="dxa"/>
          </w:tcPr>
          <w:p>
            <w:pPr/>
            <w:del w:id="11016" w:author="Claude" w:date="2026-09-27T17:00:00Z">
              <w:r>
                <w:delText xml:space="preserve">L2 </w:delText>
              </w:r>
            </w:del>
            <w:del w:id="11017" w:author="Claude" w:date="2026-09-27T17:00:00Z">
              <w:r>
                <w:rPr>
                  <w:rStyle w:val="CodeChar"/>
                </w:rPr>
                <w:delText xml:space="preserve">abc-soc</w:delText>
              </w:r>
            </w:del>
            <w:del w:id="11018" w:author="Claude" w:date="2026-09-27T17:00:00Z">
              <w:r>
                <w:delText xml:space="preserve">, </w:delText>
              </w:r>
            </w:del>
            <w:del w:id="11019" w:author="Claude" w:date="2026-09-27T17:00:00Z">
              <w:r>
                <w:rPr>
                  <w:rStyle w:val="CodeChar"/>
                </w:rPr>
                <w:delText xml:space="preserve">abc-log</w:delText>
              </w:r>
            </w:del>
            <w:del w:id="11020" w:author="Claude" w:date="2026-09-27T17:00:00Z">
              <w:r>
                <w:delText xml:space="preserve">, </w:delText>
              </w:r>
            </w:del>
            <w:del w:id="11021" w:author="Claude" w:date="2026-09-27T17:00:00Z">
              <w:r>
                <w:rPr>
                  <w:rStyle w:val="CodeChar"/>
                </w:rPr>
                <w:delText xml:space="preserve">abc-net</w:delText>
              </w:r>
            </w:del>
            <w:del w:id="11022" w:author="Claude" w:date="2026-09-27T17:00:00Z">
              <w:r>
                <w:delText xml:space="preserve">, </w:delText>
              </w:r>
            </w:del>
            <w:del w:id="11023" w:author="Claude" w:date="2026-09-27T17:00:00Z">
              <w:r>
                <w:rPr>
                  <w:rStyle w:val="CodeChar"/>
                </w:rPr>
                <w:delText xml:space="preserve">abc-plat</w:delText>
              </w:r>
            </w:del>
            <w:del w:id="11024" w:author="Claude" w:date="2026-09-27T17:00:00Z">
              <w:r>
                <w:delText xml:space="preserve">, </w:delText>
              </w:r>
            </w:del>
            <w:del w:id="11025" w:author="Claude" w:date="2026-09-27T17:00:00Z">
              <w:r>
                <w:rPr>
                  <w:rStyle w:val="CodeChar"/>
                </w:rPr>
                <w:delText xml:space="preserve">abc-cyv</w:delText>
              </w:r>
            </w:del>
          </w:p>
        </w:tc>
        <w:tc>
          <w:tcPr>
            <w:tcW w:w="3120" w:type="dxa"/>
          </w:tcPr>
          <w:p>
            <w:pPr/>
            <w:del w:id="11026" w:author="Claude" w:date="2026-09-27T17:00:00Z">
              <w:r>
                <w:delText xml:space="preserve">Function (group-wide)</w:delText>
              </w:r>
            </w:del>
          </w:p>
        </w:tc>
        <w:tc>
          <w:tcPr>
            <w:tcW w:w="3120" w:type="dxa"/>
          </w:tcPr>
          <w:p>
            <w:pPr/>
            <w:del w:id="11027" w:author="Claude" w:date="2026-09-27T17:00:00Z">
              <w:r>
                <w:rPr>
                  <w:b/>
                </w:rPr>
                <w:delText xml:space="preserve">Separation of duties</w:delText>
              </w:r>
            </w:del>
            <w:del w:id="11028" w:author="Claude" w:date="2026-09-27T17:00:00Z">
              <w:r>
                <w:delText xml:space="preserve"> [IND]: the network team cannot alter security tooling; application teams cannot touch logs about themselves; the cyber-recovery vault has its own administrators so a compromised production admin cannot delete the last clean backup.</w:delText>
              </w:r>
            </w:del>
          </w:p>
        </w:tc>
      </w:tr>
      <w:tr>
        <w:trPr>
          <w:del w:id="11029" w:author="Claude" w:date="2026-09-27T17:00:00Z"/>
        </w:trPr>
        <w:tc>
          <w:tcPr>
            <w:tcW w:w="3120" w:type="dxa"/>
          </w:tcPr>
          <w:p>
            <w:pPr/>
            <w:del w:id="11030" w:author="Claude" w:date="2026-09-27T17:00:00Z">
              <w:r>
                <w:delText xml:space="preserve">L2 </w:delText>
              </w:r>
            </w:del>
            <w:del w:id="11031" w:author="Claude" w:date="2026-09-27T17:00:00Z">
              <w:r>
                <w:rPr>
                  <w:rStyle w:val="CodeChar"/>
                </w:rPr>
                <w:delText xml:space="preserve">cmr</w:delText>
              </w:r>
            </w:del>
            <w:del w:id="11032" w:author="Claude" w:date="2026-09-27T17:00:00Z">
              <w:r>
                <w:delText xml:space="preserve">, </w:delText>
              </w:r>
            </w:del>
            <w:del w:id="11033" w:author="Claude" w:date="2026-09-27T17:00:00Z">
              <w:r>
                <w:rPr>
                  <w:rStyle w:val="CodeChar"/>
                </w:rPr>
                <w:delText xml:space="preserve">gab</w:delText>
              </w:r>
            </w:del>
          </w:p>
        </w:tc>
        <w:tc>
          <w:tcPr>
            <w:tcW w:w="3120" w:type="dxa"/>
          </w:tcPr>
          <w:p>
            <w:pPr/>
            <w:del w:id="11034" w:author="Claude" w:date="2026-09-27T17:00:00Z">
              <w:r>
                <w:rPr>
                  <w:b/>
                </w:rPr>
                <w:delText xml:space="preserve">Legal entity / country</w:delText>
              </w:r>
            </w:del>
          </w:p>
        </w:tc>
        <w:tc>
          <w:tcPr>
            <w:tcW w:w="3120" w:type="dxa"/>
          </w:tcPr>
          <w:p>
            <w:pPr/>
            <w:del w:id="11035" w:author="Claude" w:date="2026-09-27T17:00:00Z">
              <w:r>
                <w:delText xml:space="preserve">The regulatory boundary: local regulator, local data-residency rules, local CISO, local budget. Country-level budgets and quotas become one attachment each.</w:delText>
              </w:r>
            </w:del>
          </w:p>
        </w:tc>
      </w:tr>
      <w:tr>
        <w:trPr>
          <w:del w:id="11036" w:author="Claude" w:date="2026-09-27T17:00:00Z"/>
        </w:trPr>
        <w:tc>
          <w:tcPr>
            <w:tcW w:w="3120" w:type="dxa"/>
          </w:tcPr>
          <w:p>
            <w:pPr/>
            <w:del w:id="11037" w:author="Claude" w:date="2026-09-27T17:00:00Z">
              <w:r>
                <w:delText xml:space="preserve">L3 </w:delText>
              </w:r>
            </w:del>
            <w:del w:id="11038" w:author="Claude" w:date="2026-09-27T17:00:00Z">
              <w:r>
                <w:rPr>
                  <w:rStyle w:val="CodeChar"/>
                </w:rPr>
                <w:delText xml:space="preserve">cmr-prd</w:delText>
              </w:r>
            </w:del>
            <w:del w:id="11039" w:author="Claude" w:date="2026-09-27T17:00:00Z">
              <w:r>
                <w:delText xml:space="preserve">, </w:delText>
              </w:r>
            </w:del>
            <w:del w:id="11040" w:author="Claude" w:date="2026-09-27T17:00:00Z">
              <w:r>
                <w:rPr>
                  <w:rStyle w:val="CodeChar"/>
                </w:rPr>
                <w:delText xml:space="preserve">cmr-npd</w:delText>
              </w:r>
            </w:del>
            <w:del w:id="11041" w:author="Claude" w:date="2026-09-27T17:00:00Z">
              <w:r>
                <w:delText xml:space="preserve">, </w:delText>
              </w:r>
            </w:del>
            <w:del w:id="11042" w:author="Claude" w:date="2026-09-27T17:00:00Z">
              <w:r>
                <w:rPr>
                  <w:rStyle w:val="CodeChar"/>
                </w:rPr>
                <w:delText xml:space="preserve">cmr-sbx</w:delText>
              </w:r>
            </w:del>
          </w:p>
        </w:tc>
        <w:tc>
          <w:tcPr>
            <w:tcW w:w="3120" w:type="dxa"/>
          </w:tcPr>
          <w:p>
            <w:pPr/>
            <w:del w:id="11043" w:author="Claude" w:date="2026-09-27T17:00:00Z">
              <w:r>
                <w:rPr>
                  <w:b/>
                </w:rPr>
                <w:delText xml:space="preserve">Production vs non-production</w:delText>
              </w:r>
            </w:del>
          </w:p>
        </w:tc>
        <w:tc>
          <w:tcPr>
            <w:tcW w:w="3120" w:type="dxa"/>
          </w:tcPr>
          <w:p>
            <w:pPr/>
            <w:del w:id="11044" w:author="Claude" w:date="2026-09-27T17:00:00Z">
              <w:r>
                <w:delText xml:space="preserve">The single most important access boundary in a bank. One set of policies grants production operators access to all production of the entity; developers get nothing in </w:delText>
              </w:r>
            </w:del>
            <w:del w:id="11045" w:author="Claude" w:date="2026-09-27T17:00:00Z">
              <w:r>
                <w:rPr>
                  <w:rStyle w:val="CodeChar"/>
                </w:rPr>
                <w:delText xml:space="preserve">prd</w:delText>
              </w:r>
            </w:del>
            <w:del w:id="11046" w:author="Claude" w:date="2026-09-27T17:00:00Z">
              <w:r>
                <w:delText xml:space="preserve">. Security Zones with strict recipes attach to </w:delText>
              </w:r>
            </w:del>
            <w:del w:id="11047" w:author="Claude" w:date="2026-09-27T17:00:00Z">
              <w:r>
                <w:rPr>
                  <w:rStyle w:val="CodeChar"/>
                </w:rPr>
                <w:delText xml:space="preserve">prd</w:delText>
              </w:r>
            </w:del>
            <w:del w:id="11048" w:author="Claude" w:date="2026-09-27T17:00:00Z">
              <w:r>
                <w:delText xml:space="preserve"> only.</w:delText>
              </w:r>
            </w:del>
          </w:p>
        </w:tc>
      </w:tr>
      <w:tr>
        <w:trPr>
          <w:del w:id="11049" w:author="Claude" w:date="2026-09-27T17:00:00Z"/>
        </w:trPr>
        <w:tc>
          <w:tcPr>
            <w:tcW w:w="3120" w:type="dxa"/>
          </w:tcPr>
          <w:p>
            <w:pPr/>
            <w:del w:id="11050" w:author="Claude" w:date="2026-09-27T17:00:00Z">
              <w:r>
                <w:delText xml:space="preserve">L4 </w:delText>
              </w:r>
            </w:del>
            <w:del w:id="11051" w:author="Claude" w:date="2026-09-27T17:00:00Z">
              <w:r>
                <w:rPr>
                  <w:rStyle w:val="CodeChar"/>
                </w:rPr>
                <w:delText xml:space="preserve">cmr-prd-cbs</w:delText>
              </w:r>
            </w:del>
          </w:p>
        </w:tc>
        <w:tc>
          <w:tcPr>
            <w:tcW w:w="3120" w:type="dxa"/>
          </w:tcPr>
          <w:p>
            <w:pPr/>
            <w:del w:id="11052" w:author="Claude" w:date="2026-09-27T17:00:00Z">
              <w:r>
                <w:rPr>
                  <w:b/>
                </w:rPr>
                <w:delText xml:space="preserve">Application</w:delText>
              </w:r>
            </w:del>
          </w:p>
        </w:tc>
        <w:tc>
          <w:tcPr>
            <w:tcW w:w="3120" w:type="dxa"/>
          </w:tcPr>
          <w:p>
            <w:pPr/>
            <w:del w:id="11053" w:author="Claude" w:date="2026-09-27T17:00:00Z">
              <w:r>
                <w:delText xml:space="preserve">Delegation to application teams and cost visibility per application.</w:delText>
              </w:r>
            </w:del>
          </w:p>
        </w:tc>
      </w:tr>
      <w:tr>
        <w:trPr>
          <w:del w:id="11054" w:author="Claude" w:date="2026-09-27T17:00:00Z"/>
        </w:trPr>
        <w:tc>
          <w:tcPr>
            <w:tcW w:w="3120" w:type="dxa"/>
          </w:tcPr>
          <w:p>
            <w:pPr/>
            <w:del w:id="11055" w:author="Claude" w:date="2026-09-27T17:00:00Z">
              <w:r>
                <w:delText xml:space="preserve">L5 </w:delText>
              </w:r>
            </w:del>
            <w:del w:id="11056" w:author="Claude" w:date="2026-09-27T17:00:00Z">
              <w:r>
                <w:rPr>
                  <w:rStyle w:val="CodeChar"/>
                </w:rPr>
                <w:delText xml:space="preserve">cmr-npd-cbs-uat</w:delText>
              </w:r>
            </w:del>
          </w:p>
        </w:tc>
        <w:tc>
          <w:tcPr>
            <w:tcW w:w="3120" w:type="dxa"/>
          </w:tcPr>
          <w:p>
            <w:pPr/>
            <w:del w:id="11057" w:author="Claude" w:date="2026-09-27T17:00:00Z">
              <w:r>
                <w:delText xml:space="preserve">Optional environment split</w:delText>
              </w:r>
            </w:del>
          </w:p>
        </w:tc>
        <w:tc>
          <w:tcPr>
            <w:tcW w:w="3120" w:type="dxa"/>
          </w:tcPr>
          <w:p>
            <w:pPr/>
            <w:del w:id="11058" w:author="Claude" w:date="2026-09-27T17:00:00Z">
              <w:r>
                <w:delText xml:space="preserve">Only when an environment needs different access or data rules (for example UAT with masked production data).</w:delText>
              </w:r>
            </w:del>
          </w:p>
        </w:tc>
      </w:tr>
    </w:tbl>
    <w:p>
      <w:pPr>
        <w:rPr>
          <w:del w:id="11060" w:author="Claude" w:date="2026-09-27T17:00:00Z"/>
        </w:rPr>
      </w:pPr>
      <w:del w:id="11059" w:author="Claude" w:date="2026-09-27T17:00:00Z">
        <w:r>
          <w:rPr>
            <w:b/>
          </w:rPr>
          <w:delText xml:space="preserve">Alternatives rejected:</w:delText>
        </w:r>
      </w:del>
    </w:p>
    <w:p>
      <w:pPr>
        <w:pStyle w:val="ListParagraph"/>
        <w:numPr>
          <w:ilvl w:val="0"/>
          <w:numId w:val="6"/>
        </w:numPr>
        <w:rPr>
          <w:del w:id="11067" w:author="Claude" w:date="2026-09-27T17:00:00Z"/>
        </w:rPr>
      </w:pPr>
      <w:del w:id="11061" w:author="Claude" w:date="2026-09-27T17:00:00Z">
        <w:r>
          <w:rPr>
            <w:b/>
          </w:rPr>
          <w:delText xml:space="preserve">Environment above entity</w:delText>
        </w:r>
      </w:del>
      <w:del w:id="11062" w:author="Claude" w:date="2026-09-27T17:00:00Z">
        <w:r>
          <w:delText xml:space="preserve"> (</w:delText>
        </w:r>
      </w:del>
      <w:del w:id="11063" w:author="Claude" w:date="2026-09-27T17:00:00Z">
        <w:r>
          <w:rPr>
            <w:rStyle w:val="CodeChar"/>
          </w:rPr>
          <w:delText xml:space="preserve">prd</w:delText>
        </w:r>
      </w:del>
      <w:del w:id="11064" w:author="Claude" w:date="2026-09-27T17:00:00Z">
        <w:r>
          <w:delText xml:space="preserve"> → </w:delText>
        </w:r>
      </w:del>
      <w:del w:id="11065" w:author="Claude" w:date="2026-09-27T17:00:00Z">
        <w:r>
          <w:rPr>
            <w:rStyle w:val="CodeChar"/>
          </w:rPr>
          <w:delText xml:space="preserve">cmr</w:delText>
        </w:r>
      </w:del>
      <w:del w:id="11066" w:author="Claude" w:date="2026-09-27T17:00:00Z">
        <w:r>
          <w:delText xml:space="preserve">): weakens the entity boundary that regulators and local audits expect; country budgets become sums across trees.</w:delText>
        </w:r>
      </w:del>
    </w:p>
    <w:p>
      <w:pPr>
        <w:pStyle w:val="ListParagraph"/>
        <w:numPr>
          <w:ilvl w:val="0"/>
          <w:numId w:val="6"/>
        </w:numPr>
        <w:rPr>
          <w:del w:id="11074" w:author="Claude" w:date="2026-09-27T17:00:00Z"/>
        </w:rPr>
      </w:pPr>
      <w:del w:id="11068" w:author="Claude" w:date="2026-09-27T17:00:00Z">
        <w:r>
          <w:rPr>
            <w:b/>
          </w:rPr>
          <w:delText xml:space="preserve">Application above environment</w:delText>
        </w:r>
      </w:del>
      <w:del w:id="11069" w:author="Claude" w:date="2026-09-27T17:00:00Z">
        <w:r>
          <w:delText xml:space="preserve"> (</w:delText>
        </w:r>
      </w:del>
      <w:del w:id="11070" w:author="Claude" w:date="2026-09-27T17:00:00Z">
        <w:r>
          <w:rPr>
            <w:rStyle w:val="CodeChar"/>
          </w:rPr>
          <w:delText xml:space="preserve">cbs</w:delText>
        </w:r>
      </w:del>
      <w:del w:id="11071" w:author="Claude" w:date="2026-09-27T17:00:00Z">
        <w:r>
          <w:delText xml:space="preserve"> → </w:delText>
        </w:r>
      </w:del>
      <w:del w:id="11072" w:author="Claude" w:date="2026-09-27T17:00:00Z">
        <w:r>
          <w:rPr>
            <w:rStyle w:val="CodeChar"/>
          </w:rPr>
          <w:delText xml:space="preserve">prd</w:delText>
        </w:r>
      </w:del>
      <w:del w:id="11073" w:author="Claude" w:date="2026-09-27T17:00:00Z">
        <w:r>
          <w:delText xml:space="preserve">): gives application teams inherited rights into production by default and multiplies production policies by the number of applications.</w:delText>
        </w:r>
      </w:del>
    </w:p>
    <w:p>
      <w:pPr>
        <w:pStyle w:val="ListParagraph"/>
        <w:numPr>
          <w:ilvl w:val="0"/>
          <w:numId w:val="6"/>
        </w:numPr>
        <w:rPr>
          <w:del w:id="11079" w:author="Claude" w:date="2026-09-27T17:00:00Z"/>
        </w:rPr>
      </w:pPr>
      <w:del w:id="11075" w:author="Claude" w:date="2026-09-27T17:00:00Z">
        <w:r>
          <w:rPr>
            <w:b/>
          </w:rPr>
          <w:delText xml:space="preserve">A </w:delText>
        </w:r>
      </w:del>
      <w:del w:id="11076" w:author="Claude" w:date="2026-09-27T17:00:00Z">
        <w:r>
          <w:rPr>
            <w:rStyle w:val="CodeChar"/>
            <w:b/>
          </w:rPr>
          <w:delText xml:space="preserve">DR</w:delText>
        </w:r>
      </w:del>
      <w:del w:id="11077" w:author="Claude" w:date="2026-09-27T17:00:00Z">
        <w:r>
          <w:rPr>
            <w:b/>
          </w:rPr>
          <w:delText xml:space="preserve"> compartment beside Production</w:delText>
        </w:r>
      </w:del>
      <w:del w:id="11078" w:author="Claude" w:date="2026-09-27T17:00:00Z">
        <w:r>
          <w:delText xml:space="preserve"> (as in the example provided): compartments are already global, so a separate DR compartment adds nothing technically. It duplicates every IAM policy, and a DR drill then fails on a policy difference nobody noticed. Terraform must also deploy the same stack into two compartment OCIDs. DR is a region, not a compartment (section 19).</w:delText>
        </w:r>
      </w:del>
    </w:p>
    <w:p>
      <w:pPr>
        <w:pStyle w:val="ListParagraph"/>
        <w:numPr>
          <w:ilvl w:val="0"/>
          <w:numId w:val="6"/>
        </w:numPr>
        <w:rPr>
          <w:del w:id="11082" w:author="Claude" w:date="2026-09-27T17:00:00Z"/>
        </w:rPr>
      </w:pPr>
      <w:del w:id="11080" w:author="Claude" w:date="2026-09-27T17:00:00Z">
        <w:r>
          <w:rPr>
            <w:b/>
          </w:rPr>
          <w:delText xml:space="preserve">A compartment per region</w:delText>
        </w:r>
      </w:del>
      <w:del w:id="11081" w:author="Claude" w:date="2026-09-27T17:00:00Z">
        <w:r>
          <w:delText xml:space="preserve">: same problem; region is already a property of every regional resource.</w:delText>
        </w:r>
      </w:del>
    </w:p>
    <w:p>
      <w:pPr>
        <w:pStyle w:val="Heading3"/>
        <w:rPr>
          <w:del w:id="11084" w:author="Claude" w:date="2026-09-27T17:00:00Z"/>
        </w:rPr>
      </w:pPr>
      <w:del w:id="11083" w:author="Claude" w:date="2026-09-27T17:00:00Z">
        <w:r>
          <w:delText xml:space="preserve">9.3 Compartment naming rule</w:delText>
        </w:r>
      </w:del>
    </w:p>
    <w:p>
      <w:pPr>
        <w:pStyle w:val="Code"/>
        <w:rPr>
          <w:del w:id="11086" w:author="Claude" w:date="2026-09-27T17:00:00Z"/>
        </w:rPr>
      </w:pPr>
      <w:del w:id="11085" w:author="Claude" w:date="2026-09-27T17:00:00Z">
        <w:r>
          <w:delText xml:space="preserve">&lt;parent-name&gt;-&lt;segment&gt;</w:delText>
        </w:r>
      </w:del>
    </w:p>
    <w:p>
      <w:pPr>
        <w:pStyle w:val="ListParagraph"/>
        <w:numPr>
          <w:ilvl w:val="0"/>
          <w:numId w:val="7"/>
        </w:numPr>
        <w:rPr>
          <w:del w:id="11098" w:author="Claude" w:date="2026-09-27T17:00:00Z"/>
        </w:rPr>
      </w:pPr>
      <w:del w:id="11087" w:author="Claude" w:date="2026-09-27T17:00:00Z">
        <w:r>
          <w:delText xml:space="preserve">Each compartment name is its </w:delText>
        </w:r>
      </w:del>
      <w:del w:id="11088" w:author="Claude" w:date="2026-09-27T17:00:00Z">
        <w:r>
          <w:rPr>
            <w:b/>
          </w:rPr>
          <w:delText xml:space="preserve">full path without the root</w:delText>
        </w:r>
      </w:del>
      <w:del w:id="11089" w:author="Claude" w:date="2026-09-27T17:00:00Z">
        <w:r>
          <w:delText xml:space="preserve">, joined by hyphens: </w:delText>
        </w:r>
      </w:del>
      <w:del w:id="11090" w:author="Claude" w:date="2026-09-27T17:00:00Z">
        <w:r>
          <w:rPr>
            <w:rStyle w:val="CodeChar"/>
          </w:rPr>
          <w:delText xml:space="preserve">cmr</w:delText>
        </w:r>
      </w:del>
      <w:del w:id="11091" w:author="Claude" w:date="2026-09-27T17:00:00Z">
        <w:r>
          <w:delText xml:space="preserve"> → </w:delText>
        </w:r>
      </w:del>
      <w:del w:id="11092" w:author="Claude" w:date="2026-09-27T17:00:00Z">
        <w:r>
          <w:rPr>
            <w:rStyle w:val="CodeChar"/>
          </w:rPr>
          <w:delText xml:space="preserve">cmr-prd</w:delText>
        </w:r>
      </w:del>
      <w:del w:id="11093" w:author="Claude" w:date="2026-09-27T17:00:00Z">
        <w:r>
          <w:delText xml:space="preserve"> → </w:delText>
        </w:r>
      </w:del>
      <w:del w:id="11094" w:author="Claude" w:date="2026-09-27T17:00:00Z">
        <w:r>
          <w:rPr>
            <w:rStyle w:val="CodeChar"/>
          </w:rPr>
          <w:delText xml:space="preserve">cmr-prd-cbs</w:delText>
        </w:r>
      </w:del>
      <w:del w:id="11095" w:author="Claude" w:date="2026-09-27T17:00:00Z">
        <w:r>
          <w:delText xml:space="preserve"> → </w:delText>
        </w:r>
      </w:del>
      <w:del w:id="11096" w:author="Claude" w:date="2026-09-27T17:00:00Z">
        <w:r>
          <w:rPr>
            <w:rStyle w:val="CodeChar"/>
          </w:rPr>
          <w:delText xml:space="preserve">cmr-npd-cbs-uat</w:delText>
        </w:r>
      </w:del>
      <w:del w:id="11097" w:author="Claude" w:date="2026-09-27T17:00:00Z">
        <w:r>
          <w:delText xml:space="preserve">.</w:delText>
        </w:r>
      </w:del>
    </w:p>
    <w:p>
      <w:pPr>
        <w:pStyle w:val="ListParagraph"/>
        <w:numPr>
          <w:ilvl w:val="0"/>
          <w:numId w:val="7"/>
        </w:numPr>
        <w:rPr>
          <w:del w:id="11118" w:author="Claude" w:date="2026-09-27T17:00:00Z"/>
        </w:rPr>
      </w:pPr>
      <w:del w:id="11099" w:author="Claude" w:date="2026-09-27T17:00:00Z">
        <w:r>
          <w:delText xml:space="preserve">Segments come from registries: entity codes, tier codes (</w:delText>
        </w:r>
      </w:del>
      <w:del w:id="11100" w:author="Claude" w:date="2026-09-27T17:00:00Z">
        <w:r>
          <w:rPr>
            <w:rStyle w:val="CodeChar"/>
          </w:rPr>
          <w:delText xml:space="preserve">prd</w:delText>
        </w:r>
      </w:del>
      <w:del w:id="11101" w:author="Claude" w:date="2026-09-27T17:00:00Z">
        <w:r>
          <w:delText xml:space="preserve">, </w:delText>
        </w:r>
      </w:del>
      <w:del w:id="11102" w:author="Claude" w:date="2026-09-27T17:00:00Z">
        <w:r>
          <w:rPr>
            <w:rStyle w:val="CodeChar"/>
          </w:rPr>
          <w:delText xml:space="preserve">npd</w:delText>
        </w:r>
      </w:del>
      <w:del w:id="11103" w:author="Claude" w:date="2026-09-27T17:00:00Z">
        <w:r>
          <w:delText xml:space="preserve">, </w:delText>
        </w:r>
      </w:del>
      <w:del w:id="11104" w:author="Claude" w:date="2026-09-27T17:00:00Z">
        <w:r>
          <w:rPr>
            <w:rStyle w:val="CodeChar"/>
          </w:rPr>
          <w:delText xml:space="preserve">sbx</w:delText>
        </w:r>
      </w:del>
      <w:del w:id="11105" w:author="Claude" w:date="2026-09-27T17:00:00Z">
        <w:r>
          <w:delText xml:space="preserve">, plus </w:delText>
        </w:r>
      </w:del>
      <w:del w:id="11106" w:author="Claude" w:date="2026-09-27T17:00:00Z">
        <w:r>
          <w:rPr>
            <w:rStyle w:val="CodeChar"/>
          </w:rPr>
          <w:delText xml:space="preserve">stg</w:delText>
        </w:r>
      </w:del>
      <w:del w:id="11107" w:author="Claude" w:date="2026-09-27T17:00:00Z">
        <w:r>
          <w:delText xml:space="preserve"> if [DEC-3] places staging in its own tier), application codes, environment codes, and group functions (</w:delText>
        </w:r>
      </w:del>
      <w:del w:id="11108" w:author="Claude" w:date="2026-09-27T17:00:00Z">
        <w:r>
          <w:rPr>
            <w:rStyle w:val="CodeChar"/>
          </w:rPr>
          <w:delText xml:space="preserve">soc</w:delText>
        </w:r>
      </w:del>
      <w:del w:id="11109" w:author="Claude" w:date="2026-09-27T17:00:00Z">
        <w:r>
          <w:delText xml:space="preserve">, </w:delText>
        </w:r>
      </w:del>
      <w:del w:id="11110" w:author="Claude" w:date="2026-09-27T17:00:00Z">
        <w:r>
          <w:rPr>
            <w:rStyle w:val="CodeChar"/>
          </w:rPr>
          <w:delText xml:space="preserve">log</w:delText>
        </w:r>
      </w:del>
      <w:del w:id="11111" w:author="Claude" w:date="2026-09-27T17:00:00Z">
        <w:r>
          <w:delText xml:space="preserve">, </w:delText>
        </w:r>
      </w:del>
      <w:del w:id="11112" w:author="Claude" w:date="2026-09-27T17:00:00Z">
        <w:r>
          <w:rPr>
            <w:rStyle w:val="CodeChar"/>
          </w:rPr>
          <w:delText xml:space="preserve">net</w:delText>
        </w:r>
      </w:del>
      <w:del w:id="11113" w:author="Claude" w:date="2026-09-27T17:00:00Z">
        <w:r>
          <w:delText xml:space="preserve">, </w:delText>
        </w:r>
      </w:del>
      <w:del w:id="11114" w:author="Claude" w:date="2026-09-27T17:00:00Z">
        <w:r>
          <w:rPr>
            <w:rStyle w:val="CodeChar"/>
          </w:rPr>
          <w:delText xml:space="preserve">plat</w:delText>
        </w:r>
      </w:del>
      <w:del w:id="11115" w:author="Claude" w:date="2026-09-27T17:00:00Z">
        <w:r>
          <w:delText xml:space="preserve">, </w:delText>
        </w:r>
      </w:del>
      <w:del w:id="11116" w:author="Claude" w:date="2026-09-27T17:00:00Z">
        <w:r>
          <w:rPr>
            <w:rStyle w:val="CodeChar"/>
          </w:rPr>
          <w:delText xml:space="preserve">cyv</w:delText>
        </w:r>
      </w:del>
      <w:del w:id="11117" w:author="Claude" w:date="2026-09-27T17:00:00Z">
        <w:r>
          <w:delText xml:space="preserve">).</w:delText>
        </w:r>
      </w:del>
    </w:p>
    <w:p>
      <w:pPr>
        <w:pStyle w:val="ListParagraph"/>
        <w:numPr>
          <w:ilvl w:val="0"/>
          <w:numId w:val="7"/>
        </w:numPr>
        <w:rPr>
          <w:del w:id="11124" w:author="Claude" w:date="2026-09-27T17:00:00Z"/>
        </w:rPr>
      </w:pPr>
      <w:del w:id="11119" w:author="Claude" w:date="2026-09-27T17:00:00Z">
        <w:r>
          <w:delText xml:space="preserve">No type code, no region, no sequence number, no words like </w:delText>
        </w:r>
      </w:del>
      <w:del w:id="11120" w:author="Claude" w:date="2026-09-27T17:00:00Z">
        <w:r>
          <w:rPr>
            <w:rStyle w:val="CodeChar"/>
          </w:rPr>
          <w:delText xml:space="preserve">Production</w:delText>
        </w:r>
      </w:del>
      <w:del w:id="11121" w:author="Claude" w:date="2026-09-27T17:00:00Z">
        <w:r>
          <w:delText xml:space="preserve"> or </w:delText>
        </w:r>
      </w:del>
      <w:del w:id="11122" w:author="Claude" w:date="2026-09-27T17:00:00Z">
        <w:r>
          <w:rPr>
            <w:rStyle w:val="CodeChar"/>
          </w:rPr>
          <w:delText xml:space="preserve">Shared-Services</w:delText>
        </w:r>
      </w:del>
      <w:del w:id="11123" w:author="Claude" w:date="2026-09-27T17:00:00Z">
        <w:r>
          <w:delText xml:space="preserve">.</w:delText>
        </w:r>
      </w:del>
    </w:p>
    <w:p>
      <w:pPr>
        <w:pStyle w:val="ListParagraph"/>
        <w:numPr>
          <w:ilvl w:val="0"/>
          <w:numId w:val="7"/>
        </w:numPr>
        <w:rPr>
          <w:del w:id="11127" w:author="Claude" w:date="2026-09-27T17:00:00Z"/>
        </w:rPr>
      </w:pPr>
      <w:del w:id="11125" w:author="Claude" w:date="2026-09-27T17:00:00Z">
        <w:r>
          <w:delText xml:space="preserve">Regex: </w:delText>
        </w:r>
      </w:del>
      <w:del w:id="11126" w:author="Claude" w:date="2026-09-27T17:00:00Z">
        <w:r>
          <w:rPr>
            <w:rStyle w:val="CodeChar"/>
          </w:rPr>
          <w:delText xml:space="preserve">^[a-z][a-z0-9]{1,4}(-[a-z][a-z0-9]{1,4}){0,4}$</w:delText>
        </w:r>
      </w:del>
    </w:p>
    <w:p>
      <w:pPr>
        <w:rPr>
          <w:del w:id="11134" w:author="Claude" w:date="2026-09-27T17:00:00Z"/>
        </w:rPr>
      </w:pPr>
      <w:del w:id="11128" w:author="Claude" w:date="2026-09-27T17:00:00Z">
        <w:r>
          <w:rPr>
            <w:b/>
          </w:rPr>
          <w:delText xml:space="preserve">Why full-path names [REC]:</w:delText>
        </w:r>
      </w:del>
      <w:del w:id="11129" w:author="Claude" w:date="2026-09-27T17:00:00Z">
        <w:r>
          <w:delText xml:space="preserve"> OCI only requires uniqueness among siblings, so a tenancy could legally contain twenty compartments named </w:delText>
        </w:r>
      </w:del>
      <w:del w:id="11130" w:author="Claude" w:date="2026-09-27T17:00:00Z">
        <w:r>
          <w:rPr>
            <w:rStyle w:val="CodeChar"/>
          </w:rPr>
          <w:delText xml:space="preserve">Production</w:delText>
        </w:r>
      </w:del>
      <w:del w:id="11131" w:author="Claude" w:date="2026-09-27T17:00:00Z">
        <w:r>
          <w:delText xml:space="preserve">. Audit events, Cloud Guard problems, cost reports and IAM error messages then show </w:delText>
        </w:r>
      </w:del>
      <w:del w:id="11132" w:author="Claude" w:date="2026-09-27T17:00:00Z">
        <w:r>
          <w:rPr>
            <w:rStyle w:val="CodeChar"/>
          </w:rPr>
          <w:delText xml:space="preserve">Production</w:delText>
        </w:r>
      </w:del>
      <w:del w:id="11133" w:author="Claude" w:date="2026-09-27T17:00:00Z">
        <w:r>
          <w:delText xml:space="preserve"> with no way to tell which country it belongs to. A full-path name is unique across the tenancy and self-explanatory wherever it appears.</w:delText>
        </w:r>
      </w:del>
    </w:p>
    <w:tbl>
      <w:tblPr>
        <w:tblStyle w:val="TableGrid"/>
        <w:tblW w:w="0" w:type="auto"/>
        <w:tblLayout w:type="fixed"/>
        <w:tblLook w:val="04A0" w:firstRow="1" w:lastRow="0" w:firstColumn="0" w:lastColumn="0" w:noHBand="0" w:noVBand="1"/>
      </w:tblPr>
      <w:tblGrid>
        <w:gridCol w:w="4680"/>
        <w:gridCol w:w="4680"/>
      </w:tblGrid>
      <w:tr>
        <w:trPr>
          <w:tblHeader/>
          <w:del w:id="11135" w:author="Claude" w:date="2026-09-27T17:00:00Z"/>
        </w:trPr>
        <w:tc>
          <w:tcPr>
            <w:tcW w:w="4680" w:type="dxa"/>
            <w:shd w:val="clear" w:color="auto" w:fill="F2F2F2"/>
          </w:tcPr>
          <w:p>
            <w:pPr/>
            <w:del w:id="11136" w:author="Claude" w:date="2026-09-27T17:00:00Z">
              <w:r>
                <w:delText xml:space="preserve">Example</w:delText>
              </w:r>
            </w:del>
          </w:p>
        </w:tc>
        <w:tc>
          <w:tcPr>
            <w:tcW w:w="4680" w:type="dxa"/>
            <w:shd w:val="clear" w:color="auto" w:fill="F2F2F2"/>
          </w:tcPr>
          <w:p>
            <w:pPr/>
            <w:del w:id="11137" w:author="Claude" w:date="2026-09-27T17:00:00Z">
              <w:r>
                <w:delText xml:space="preserve">Meaning</w:delText>
              </w:r>
            </w:del>
          </w:p>
        </w:tc>
      </w:tr>
      <w:tr>
        <w:trPr>
          <w:del w:id="11138" w:author="Claude" w:date="2026-09-27T17:00:00Z"/>
        </w:trPr>
        <w:tc>
          <w:tcPr>
            <w:tcW w:w="4680" w:type="dxa"/>
          </w:tcPr>
          <w:p>
            <w:pPr/>
            <w:del w:id="11139" w:author="Claude" w:date="2026-09-27T17:00:00Z">
              <w:r>
                <w:rPr>
                  <w:rStyle w:val="CodeChar"/>
                </w:rPr>
                <w:delText xml:space="preserve">abc-net</w:delText>
              </w:r>
            </w:del>
          </w:p>
        </w:tc>
        <w:tc>
          <w:tcPr>
            <w:tcW w:w="4680" w:type="dxa"/>
          </w:tcPr>
          <w:p>
            <w:pPr/>
            <w:del w:id="11140" w:author="Claude" w:date="2026-09-27T17:00:00Z">
              <w:r>
                <w:delText xml:space="preserve">Group network hub compartment (all regions)</w:delText>
              </w:r>
            </w:del>
          </w:p>
        </w:tc>
      </w:tr>
      <w:tr>
        <w:trPr>
          <w:del w:id="11141" w:author="Claude" w:date="2026-09-27T17:00:00Z"/>
        </w:trPr>
        <w:tc>
          <w:tcPr>
            <w:tcW w:w="4680" w:type="dxa"/>
          </w:tcPr>
          <w:p>
            <w:pPr/>
            <w:del w:id="11142" w:author="Claude" w:date="2026-09-27T17:00:00Z">
              <w:r>
                <w:rPr>
                  <w:rStyle w:val="CodeChar"/>
                </w:rPr>
                <w:delText xml:space="preserve">cmr-prd-cbs</w:delText>
              </w:r>
            </w:del>
          </w:p>
        </w:tc>
        <w:tc>
          <w:tcPr>
            <w:tcW w:w="4680" w:type="dxa"/>
          </w:tcPr>
          <w:p>
            <w:pPr/>
            <w:del w:id="11143" w:author="Claude" w:date="2026-09-27T17:00:00Z">
              <w:r>
                <w:delText xml:space="preserve">Cameroon, production, core banking (primary and DR regions)</w:delText>
              </w:r>
            </w:del>
          </w:p>
        </w:tc>
      </w:tr>
      <w:tr>
        <w:trPr>
          <w:del w:id="11144" w:author="Claude" w:date="2026-09-27T17:00:00Z"/>
        </w:trPr>
        <w:tc>
          <w:tcPr>
            <w:tcW w:w="4680" w:type="dxa"/>
          </w:tcPr>
          <w:p>
            <w:pPr/>
            <w:del w:id="11145" w:author="Claude" w:date="2026-09-27T17:00:00Z">
              <w:r>
                <w:rPr>
                  <w:rStyle w:val="CodeChar"/>
                </w:rPr>
                <w:delText xml:space="preserve">cmr-npd-pay</w:delText>
              </w:r>
            </w:del>
          </w:p>
        </w:tc>
        <w:tc>
          <w:tcPr>
            <w:tcW w:w="4680" w:type="dxa"/>
          </w:tcPr>
          <w:p>
            <w:pPr/>
            <w:del w:id="11146" w:author="Claude" w:date="2026-09-27T17:00:00Z">
              <w:r>
                <w:delText xml:space="preserve">Cameroon, non-production, payments (dev/sit/uat resources inside, told apart by the </w:delText>
              </w:r>
            </w:del>
            <w:del w:id="11147" w:author="Claude" w:date="2026-09-27T17:00:00Z">
              <w:r>
                <w:rPr>
                  <w:rStyle w:val="CodeChar"/>
                </w:rPr>
                <w:delText xml:space="preserve">env</w:delText>
              </w:r>
            </w:del>
            <w:del w:id="11148" w:author="Claude" w:date="2026-09-27T17:00:00Z">
              <w:r>
                <w:delText xml:space="preserve"> token)</w:delText>
              </w:r>
            </w:del>
          </w:p>
        </w:tc>
      </w:tr>
      <w:tr>
        <w:trPr>
          <w:del w:id="11149" w:author="Claude" w:date="2026-09-27T17:00:00Z"/>
        </w:trPr>
        <w:tc>
          <w:tcPr>
            <w:tcW w:w="4680" w:type="dxa"/>
          </w:tcPr>
          <w:p>
            <w:pPr/>
            <w:del w:id="11150" w:author="Claude" w:date="2026-09-27T17:00:00Z">
              <w:r>
                <w:rPr>
                  <w:rStyle w:val="CodeChar"/>
                </w:rPr>
                <w:delText xml:space="preserve">gab-sbx</w:delText>
              </w:r>
            </w:del>
          </w:p>
        </w:tc>
        <w:tc>
          <w:tcPr>
            <w:tcW w:w="4680" w:type="dxa"/>
          </w:tcPr>
          <w:p>
            <w:pPr/>
            <w:del w:id="11151" w:author="Claude" w:date="2026-09-27T17:00:00Z">
              <w:r>
                <w:delText xml:space="preserve">Gabon sandboxes</w:delText>
              </w:r>
            </w:del>
          </w:p>
        </w:tc>
      </w:tr>
    </w:tbl>
    <w:p>
      <w:pPr>
        <w:rPr>
          <w:del w:id="11154" w:author="Claude" w:date="2026-09-27T17:00:00Z"/>
        </w:rPr>
      </w:pPr>
      <w:del w:id="11152" w:author="Claude" w:date="2026-09-27T17:00:00Z">
        <w:r>
          <w:rPr>
            <w:b/>
          </w:rPr>
          <w:delText xml:space="preserve">Compartment descriptions [REC]:</w:delText>
        </w:r>
      </w:del>
      <w:del w:id="11153" w:author="Claude" w:date="2026-09-27T17:00:00Z">
        <w:r>
          <w:delText xml:space="preserve"> mandatory, one sentence, stating purpose and owning team (never a person's name). Descriptions are free text, so review them for sensitive content (section 17).</w:delText>
        </w:r>
      </w:del>
    </w:p>
    <w:p>
      <w:pPr>
        <w:pStyle w:val="Heading2"/>
        <w:rPr>
          <w:ins w:id="11155" w:author="Claude" w:date="2026-09-27T17:00:00Z"/>
        </w:rPr>
      </w:pPr>
      <w:ins w:id="11156" w:author="Claude" w:date="2026-09-27T17:00:00Z">
        <w:r>
          <w:t xml:space="preserve">9. Compartment Naming Standard</w:t>
        </w:r>
      </w:ins>
    </w:p>
    <w:p>
      <w:pPr>
        <w:pStyle w:val="Normal"/>
        <w:rPr>
          <w:ins w:id="11157" w:author="Claude" w:date="2026-09-27T17:00:00Z"/>
        </w:rPr>
      </w:pPr>
      <w:ins w:id="11158" w:author="Claude" w:date="2026-09-27T17:00:00Z">
        <w:r>
          <w:t xml:space="preserve">Organise compartments </w:t>
        </w:r>
        <w:r>
          <w:rPr>
            <w:b/>
          </w:rPr>
          <w:t xml:space="preserve">tier (prd / npd) → application</w:t>
        </w:r>
        <w:r>
          <w:t xml:space="preserve">, with shared security, logging, network, platform and cyber-recovery compartments beside the tiers, and </w:t>
        </w:r>
        <w:r>
          <w:rPr>
            <w:b/>
          </w:rPr>
          <w:t xml:space="preserve">no separate DR compartment</w:t>
        </w:r>
        <w:r>
          <w:t xml:space="preserve">.</w:t>
        </w:r>
      </w:ins>
    </w:p>
    <w:p>
      <w:pPr>
        <w:pStyle w:val="Code"/>
        <w:rPr>
          <w:ins w:id="11159" w:author="Claude" w:date="2026-09-27T17:00:00Z"/>
        </w:rPr>
      </w:pPr>
      <w:ins w:id="11160" w:author="Claude" w:date="2026-09-27T17:00:00Z">
        <w:r>
          <w:t xml:space="preserve">Root (tenancy)          no resources; break-glass admins only</w:t>
        </w:r>
        <w:r>
          <w:br/>
        </w:r>
        <w:r>
          <w:t xml:space="preserve">└── cmr                 landing zone: tenancy-wide guardrails</w:t>
        </w:r>
        <w:r>
          <w:br/>
        </w:r>
        <w:r>
          <w:t xml:space="preserve">    ├── cmr-soc         security tooling, Cloud Guard, SIEM</w:t>
        </w:r>
        <w:r>
          <w:br/>
        </w:r>
        <w:r>
          <w:t xml:space="preserve">    ├── cmr-log         log and audit archive</w:t>
        </w:r>
        <w:r>
          <w:br/>
        </w:r>
        <w:r>
          <w:t xml:space="preserve">    ├── cmr-net         hub VCNs, DRGs, firewalls, DNS</w:t>
        </w:r>
        <w:r>
          <w:br/>
        </w:r>
        <w:r>
          <w:t xml:space="preserve">    ├── cmr-plat        CI/CD, images, observability, Exadata</w:t>
        </w:r>
        <w:r>
          <w:br/>
        </w:r>
        <w:r>
          <w:t xml:space="preserve">    ├── cmr-cyv         cyber-recovery vault (own admins)</w:t>
        </w:r>
        <w:r>
          <w:br/>
        </w:r>
        <w:r>
          <w:t xml:space="preserve">    ├── cmr-prd         production, both regions, DR included</w:t>
        </w:r>
        <w:r>
          <w:br/>
        </w:r>
        <w:r>
          <w:t xml:space="preserve">    │   ├── cmr-prd-net       production spoke VCNs</w:t>
        </w:r>
        <w:r>
          <w:br/>
        </w:r>
        <w:r>
          <w:t xml:space="preserve">    │   ├── cmr-prd-cbs       core banking</w:t>
        </w:r>
        <w:r>
          <w:br/>
        </w:r>
        <w:r>
          <w:t xml:space="preserve">    │   └── cmr-prd-pay       payments</w:t>
        </w:r>
        <w:r>
          <w:br/>
        </w:r>
        <w:r>
          <w:t xml:space="preserve">    └── cmr-npd         non-production: dev and uat</w:t>
        </w:r>
        <w:r>
          <w:br/>
        </w:r>
        <w:r>
          <w:t xml:space="preserve">        ├── cmr-npd-net       non-production spoke VCNs</w:t>
        </w:r>
        <w:r>
          <w:br/>
        </w:r>
        <w:r>
          <w:t xml:space="preserve">        ├── cmr-npd-cbs       core banking dev and uat</w:t>
        </w:r>
        <w:r>
          <w:br/>
        </w:r>
        <w:r>
          <w:t xml:space="preserve">        │   └── cmr-npd-cbs-uat   optional UAT-only split</w:t>
        </w:r>
        <w:r>
          <w:br/>
        </w:r>
        <w:r>
          <w:t xml:space="preserve">        └── cmr-npd-pay       payments dev and uat</w:t>
        </w:r>
      </w:ins>
    </w:p>
    <w:p>
      <w:pPr>
        <w:pStyle w:val="Normal"/>
        <w:rPr>
          <w:ins w:id="11161" w:author="Claude" w:date="2026-09-27T17:00:00Z"/>
        </w:rPr>
      </w:pPr>
      <w:ins w:id="11162" w:author="Claude" w:date="2026-09-27T17:00:00Z">
        <w:r>
          <w:rPr>
            <w:rStyle w:val="CodeChar"/>
          </w:rPr>
          <w:t xml:space="preserve">cmr-prd</w:t>
        </w:r>
        <w:r>
          <w:t xml:space="preserve"> holds production in both regions, so a DR copy in Johannesburg sits in the same compartment as its Casablanca primary and inherits the same policies.</w:t>
        </w:r>
      </w:ins>
    </w:p>
    <w:p>
      <w:pPr>
        <w:pStyle w:val="Heading3"/>
        <w:rPr>
          <w:ins w:id="11163" w:author="Claude" w:date="2026-09-27T17:00:00Z"/>
        </w:rPr>
      </w:pPr>
      <w:ins w:id="11164" w:author="Claude" w:date="2026-09-27T17:00:00Z">
        <w:r>
          <w:t xml:space="preserve">9.1 OCI facts that shape the design</w:t>
        </w:r>
      </w:ins>
    </w:p>
    <w:p>
      <w:pPr>
        <w:pStyle w:val="ListParagraph"/>
        <w:numPr>
          <w:ilvl w:val="0"/>
          <w:numId w:val="1"/>
        </w:numPr>
        <w:rPr>
          <w:ins w:id="11165" w:author="Claude" w:date="2026-09-27T17:00:00Z"/>
        </w:rPr>
      </w:pPr>
      <w:ins w:id="11166" w:author="Claude" w:date="2026-09-27T17:00:00Z">
        <w:r>
          <w:t xml:space="preserve">Compartment names allow letters, numbers, periods, hyphens and underscores, up to 100 characters, and must be unique within the parent compartment; they can be renamed (except root). Nesting is limited to six levels.</w:t>
        </w:r>
      </w:ins>
    </w:p>
    <w:p>
      <w:pPr>
        <w:pStyle w:val="ListParagraph"/>
        <w:numPr>
          <w:ilvl w:val="0"/>
          <w:numId w:val="1"/>
        </w:numPr>
        <w:rPr>
          <w:ins w:id="11167" w:author="Claude" w:date="2026-09-27T17:00:00Z"/>
        </w:rPr>
      </w:pPr>
      <w:ins w:id="11168" w:author="Claude" w:date="2026-09-27T17:00:00Z">
        <w:r>
          <w:t xml:space="preserve">Compartments are </w:t>
        </w:r>
        <w:r>
          <w:rPr>
            <w:b/>
          </w:rPr>
          <w:t xml:space="preserve">global</w:t>
        </w:r>
        <w:r>
          <w:t xml:space="preserve">: one compartment spans both Casablanca and Johannesburg.</w:t>
        </w:r>
      </w:ins>
    </w:p>
    <w:p>
      <w:pPr>
        <w:pStyle w:val="ListParagraph"/>
        <w:numPr>
          <w:ilvl w:val="0"/>
          <w:numId w:val="1"/>
        </w:numPr>
        <w:rPr>
          <w:ins w:id="11169" w:author="Claude" w:date="2026-09-27T17:00:00Z"/>
        </w:rPr>
      </w:pPr>
      <w:ins w:id="11170" w:author="Claude" w:date="2026-09-27T17:00:00Z">
        <w:r>
          <w:t xml:space="preserve">IAM policies, budgets, quotas, Security Zones, Cloud Guard targets and tag defaults attach to compartments and inherit downwards.</w:t>
        </w:r>
      </w:ins>
    </w:p>
    <w:p>
      <w:pPr>
        <w:pStyle w:val="ListParagraph"/>
        <w:numPr>
          <w:ilvl w:val="0"/>
          <w:numId w:val="1"/>
        </w:numPr>
        <w:rPr>
          <w:ins w:id="11171" w:author="Claude" w:date="2026-09-27T17:00:00Z"/>
        </w:rPr>
      </w:pPr>
      <w:ins w:id="11172" w:author="Claude" w:date="2026-09-27T17:00:00Z">
        <w:r>
          <w:t xml:space="preserve">Policy statements reference compartments by name or path, and audit events show the compartment name.</w:t>
        </w:r>
      </w:ins>
    </w:p>
    <w:p>
      <w:pPr>
        <w:pStyle w:val="Heading3"/>
        <w:rPr>
          <w:ins w:id="11173" w:author="Claude" w:date="2026-09-27T17:00:00Z"/>
        </w:rPr>
      </w:pPr>
      <w:ins w:id="11174" w:author="Claude" w:date="2026-09-27T17:00:00Z">
        <w:r>
          <w:t xml:space="preserve">9.2 Why this order</w:t>
        </w:r>
      </w:ins>
    </w:p>
    <w:tbl>
      <w:tblPr>
        <w:tblStyle w:val="TableGrid"/>
        <w:tblW w:w="9360" w:type="dxa"/>
        <w:tblInd w:w="113" w:type="dxa"/>
        <w:tblLayout w:type="fixed"/>
        <w:tblLook w:val="04a0" w:firstRow="1"/>
      </w:tblPr>
      <w:tblGrid>
        <w:gridCol w:w="1265"/>
        <w:gridCol w:w="3855"/>
        <w:gridCol w:w="4240"/>
      </w:tblGrid>
      <w:tr>
        <w:trPr>
          <w:tblHeader w:val="true"/>
          <w:ins w:id="11175" w:author="Claude" w:date="2026-09-27T17:00:00Z"/>
        </w:trPr>
        <w:tc>
          <w:tcPr>
            <w:tcW w:w="1265" w:type="dxa"/>
            <w:shd w:val="clear" w:color="auto" w:fill="F2F2F2"/>
          </w:tcPr>
          <w:p>
            <w:pPr>
              <w:pStyle w:val="Normal"/>
              <w:rPr>
                <w:ins w:id="11176" w:author="Claude" w:date="2026-09-27T17:00:00Z"/>
              </w:rPr>
            </w:pPr>
            <w:ins w:id="11177" w:author="Claude" w:date="2026-09-27T17:00:00Z">
              <w:r>
                <w:t xml:space="preserve">Level</w:t>
              </w:r>
            </w:ins>
          </w:p>
        </w:tc>
        <w:tc>
          <w:tcPr>
            <w:tcW w:w="3855" w:type="dxa"/>
            <w:shd w:val="clear" w:color="auto" w:fill="F2F2F2"/>
          </w:tcPr>
          <w:p>
            <w:pPr>
              <w:pStyle w:val="Normal"/>
              <w:rPr>
                <w:ins w:id="11178" w:author="Claude" w:date="2026-09-27T17:00:00Z"/>
              </w:rPr>
            </w:pPr>
            <w:ins w:id="11179" w:author="Claude" w:date="2026-09-27T17:00:00Z">
              <w:r>
                <w:t xml:space="preserve">Compartments</w:t>
              </w:r>
            </w:ins>
          </w:p>
        </w:tc>
        <w:tc>
          <w:tcPr>
            <w:tcW w:w="4240" w:type="dxa"/>
            <w:shd w:val="clear" w:color="auto" w:fill="F2F2F2"/>
          </w:tcPr>
          <w:p>
            <w:pPr>
              <w:pStyle w:val="Normal"/>
              <w:rPr>
                <w:ins w:id="11180" w:author="Claude" w:date="2026-09-27T17:00:00Z"/>
              </w:rPr>
            </w:pPr>
            <w:ins w:id="11181" w:author="Claude" w:date="2026-09-27T17:00:00Z">
              <w:r>
                <w:t xml:space="preserve">Reasoning</w:t>
              </w:r>
            </w:ins>
          </w:p>
        </w:tc>
      </w:tr>
      <w:tr>
        <w:trPr>
          <w:ins w:id="11182" w:author="Claude" w:date="2026-09-27T17:00:00Z"/>
        </w:trPr>
        <w:tc>
          <w:tcPr>
            <w:tcW w:w="1265" w:type="dxa"/>
          </w:tcPr>
          <w:p>
            <w:pPr>
              <w:pStyle w:val="Normal"/>
              <w:rPr>
                <w:ins w:id="11183" w:author="Claude" w:date="2026-09-27T17:00:00Z"/>
              </w:rPr>
            </w:pPr>
            <w:ins w:id="11184" w:author="Claude" w:date="2026-09-27T17:00:00Z">
              <w:r>
                <w:t xml:space="preserve">L1</w:t>
              </w:r>
            </w:ins>
          </w:p>
        </w:tc>
        <w:tc>
          <w:tcPr>
            <w:tcW w:w="3855" w:type="dxa"/>
          </w:tcPr>
          <w:p>
            <w:pPr>
              <w:pStyle w:val="Normal"/>
              <w:rPr>
                <w:ins w:id="11185" w:author="Claude" w:date="2026-09-27T17:00:00Z"/>
              </w:rPr>
            </w:pPr>
            <w:ins w:id="11186" w:author="Claude" w:date="2026-09-27T17:00:00Z">
              <w:r>
                <w:rPr>
                  <w:rStyle w:val="CodeChar"/>
                </w:rPr>
                <w:t xml:space="preserve">cmr</w:t>
              </w:r>
            </w:ins>
          </w:p>
        </w:tc>
        <w:tc>
          <w:tcPr>
            <w:tcW w:w="4240" w:type="dxa"/>
          </w:tcPr>
          <w:p>
            <w:pPr>
              <w:pStyle w:val="Normal"/>
              <w:rPr>
                <w:ins w:id="11187" w:author="Claude" w:date="2026-09-27T17:00:00Z"/>
              </w:rPr>
            </w:pPr>
            <w:ins w:id="11188" w:author="Claude" w:date="2026-09-27T17:00:00Z">
              <w:r>
                <w:t xml:space="preserve">Keeps the root empty. Tenancy-wide guardrails (Security Zones, quotas, tag defaults, deny-style policies) attach here instead of at root, which is the OCI Landing Zone pattern.</w:t>
              </w:r>
            </w:ins>
          </w:p>
        </w:tc>
      </w:tr>
      <w:tr>
        <w:trPr>
          <w:ins w:id="11189" w:author="Claude" w:date="2026-09-27T17:00:00Z"/>
        </w:trPr>
        <w:tc>
          <w:tcPr>
            <w:tcW w:w="1265" w:type="dxa"/>
          </w:tcPr>
          <w:p>
            <w:pPr>
              <w:pStyle w:val="Normal"/>
              <w:rPr>
                <w:ins w:id="11190" w:author="Claude" w:date="2026-09-27T17:00:00Z"/>
              </w:rPr>
            </w:pPr>
            <w:ins w:id="11191" w:author="Claude" w:date="2026-09-27T17:00:00Z">
              <w:r>
                <w:t xml:space="preserve">L2</w:t>
              </w:r>
            </w:ins>
          </w:p>
        </w:tc>
        <w:tc>
          <w:tcPr>
            <w:tcW w:w="3855" w:type="dxa"/>
          </w:tcPr>
          <w:p>
            <w:pPr>
              <w:pStyle w:val="Normal"/>
              <w:rPr>
                <w:ins w:id="11192" w:author="Claude" w:date="2026-09-27T17:00:00Z"/>
              </w:rPr>
            </w:pPr>
            <w:ins w:id="11193" w:author="Claude" w:date="2026-09-27T17:00:00Z">
              <w:r>
                <w:rPr>
                  <w:rStyle w:val="CodeChar"/>
                </w:rPr>
                <w:t xml:space="preserve">cmr-soc</w:t>
              </w:r>
              <w:r>
                <w:t xml:space="preserve">, </w:t>
              </w:r>
              <w:r>
                <w:rPr>
                  <w:rStyle w:val="CodeChar"/>
                </w:rPr>
                <w:t xml:space="preserve">cmr-log</w:t>
              </w:r>
              <w:r>
                <w:t xml:space="preserve">, </w:t>
              </w:r>
              <w:r>
                <w:rPr>
                  <w:rStyle w:val="CodeChar"/>
                </w:rPr>
                <w:t xml:space="preserve">cmr-net</w:t>
              </w:r>
              <w:r>
                <w:t xml:space="preserve">, </w:t>
              </w:r>
              <w:r>
                <w:rPr>
                  <w:rStyle w:val="CodeChar"/>
                </w:rPr>
                <w:t xml:space="preserve">cmr-plat</w:t>
              </w:r>
              <w:r>
                <w:t xml:space="preserve">, </w:t>
              </w:r>
              <w:r>
                <w:rPr>
                  <w:rStyle w:val="CodeChar"/>
                </w:rPr>
                <w:t xml:space="preserve">cmr-cyv</w:t>
              </w:r>
            </w:ins>
          </w:p>
        </w:tc>
        <w:tc>
          <w:tcPr>
            <w:tcW w:w="4240" w:type="dxa"/>
          </w:tcPr>
          <w:p>
            <w:pPr>
              <w:pStyle w:val="Normal"/>
              <w:rPr>
                <w:ins w:id="11194" w:author="Claude" w:date="2026-09-27T17:00:00Z"/>
              </w:rPr>
            </w:pPr>
            <w:ins w:id="11195" w:author="Claude" w:date="2026-09-27T17:00:00Z">
              <w:r>
                <w:rPr>
                  <w:b/>
                </w:rPr>
                <w:t xml:space="preserve">Separation of duties:</w:t>
              </w:r>
              <w:r>
                <w:t xml:space="preserve"> the network team cannot alter security tooling; application teams cannot touch logs about themselves; the cyber-recovery vault has its own administrators, so a compromised production admin cannot delete the last clean backup.</w:t>
              </w:r>
            </w:ins>
          </w:p>
        </w:tc>
      </w:tr>
      <w:tr>
        <w:trPr>
          <w:ins w:id="11196" w:author="Claude" w:date="2026-09-27T17:00:00Z"/>
        </w:trPr>
        <w:tc>
          <w:tcPr>
            <w:tcW w:w="1265" w:type="dxa"/>
          </w:tcPr>
          <w:p>
            <w:pPr>
              <w:pStyle w:val="Normal"/>
              <w:rPr>
                <w:ins w:id="11197" w:author="Claude" w:date="2026-09-27T17:00:00Z"/>
              </w:rPr>
            </w:pPr>
            <w:ins w:id="11198" w:author="Claude" w:date="2026-09-27T17:00:00Z">
              <w:r>
                <w:t xml:space="preserve">L2</w:t>
              </w:r>
            </w:ins>
          </w:p>
        </w:tc>
        <w:tc>
          <w:tcPr>
            <w:tcW w:w="3855" w:type="dxa"/>
          </w:tcPr>
          <w:p>
            <w:pPr>
              <w:pStyle w:val="Normal"/>
              <w:rPr>
                <w:ins w:id="11199" w:author="Claude" w:date="2026-09-27T17:00:00Z"/>
              </w:rPr>
            </w:pPr>
            <w:ins w:id="11200" w:author="Claude" w:date="2026-09-27T17:00:00Z">
              <w:r>
                <w:rPr>
                  <w:rStyle w:val="CodeChar"/>
                </w:rPr>
                <w:t xml:space="preserve">cmr-prd</w:t>
              </w:r>
              <w:r>
                <w:t xml:space="preserve">, </w:t>
              </w:r>
              <w:r>
                <w:rPr>
                  <w:rStyle w:val="CodeChar"/>
                </w:rPr>
                <w:t xml:space="preserve">cmr-npd</w:t>
              </w:r>
            </w:ins>
          </w:p>
        </w:tc>
        <w:tc>
          <w:tcPr>
            <w:tcW w:w="4240" w:type="dxa"/>
          </w:tcPr>
          <w:p>
            <w:pPr>
              <w:pStyle w:val="Normal"/>
              <w:rPr>
                <w:ins w:id="11201" w:author="Claude" w:date="2026-09-27T17:00:00Z"/>
              </w:rPr>
            </w:pPr>
            <w:ins w:id="11202" w:author="Claude" w:date="2026-09-27T17:00:00Z">
              <w:r>
                <w:rPr>
                  <w:b/>
                </w:rPr>
                <w:t xml:space="preserve">Production vs non-production</w:t>
              </w:r>
              <w:r>
                <w:t xml:space="preserve">, the most important access boundary in a bank. One set of policies grants production operators access to all production; developers get nothing in </w:t>
              </w:r>
              <w:r>
                <w:rPr>
                  <w:rStyle w:val="CodeChar"/>
                </w:rPr>
                <w:t xml:space="preserve">cmr-prd</w:t>
              </w:r>
              <w:r>
                <w:t xml:space="preserve">. Strict Security Zone recipes attach to </w:t>
              </w:r>
              <w:r>
                <w:rPr>
                  <w:rStyle w:val="CodeChar"/>
                </w:rPr>
                <w:t xml:space="preserve">cmr-prd</w:t>
              </w:r>
              <w:r>
                <w:t xml:space="preserve"> only.</w:t>
              </w:r>
            </w:ins>
          </w:p>
        </w:tc>
      </w:tr>
      <w:tr>
        <w:trPr>
          <w:ins w:id="11203" w:author="Claude" w:date="2026-09-27T17:00:00Z"/>
        </w:trPr>
        <w:tc>
          <w:tcPr>
            <w:tcW w:w="1265" w:type="dxa"/>
          </w:tcPr>
          <w:p>
            <w:pPr>
              <w:pStyle w:val="Normal"/>
              <w:rPr>
                <w:ins w:id="11204" w:author="Claude" w:date="2026-09-27T17:00:00Z"/>
              </w:rPr>
            </w:pPr>
            <w:ins w:id="11205" w:author="Claude" w:date="2026-09-27T17:00:00Z">
              <w:r>
                <w:t xml:space="preserve">L3</w:t>
              </w:r>
            </w:ins>
          </w:p>
        </w:tc>
        <w:tc>
          <w:tcPr>
            <w:tcW w:w="3855" w:type="dxa"/>
          </w:tcPr>
          <w:p>
            <w:pPr>
              <w:pStyle w:val="Normal"/>
              <w:rPr>
                <w:ins w:id="11206" w:author="Claude" w:date="2026-09-27T17:00:00Z"/>
              </w:rPr>
            </w:pPr>
            <w:ins w:id="11207" w:author="Claude" w:date="2026-09-27T17:00:00Z">
              <w:r>
                <w:rPr>
                  <w:rStyle w:val="CodeChar"/>
                </w:rPr>
                <w:t xml:space="preserve">cmr-prd-cbs</w:t>
              </w:r>
              <w:r>
                <w:t xml:space="preserve">, </w:t>
              </w:r>
              <w:r>
                <w:rPr>
                  <w:rStyle w:val="CodeChar"/>
                </w:rPr>
                <w:t xml:space="preserve">cmr-npd-pay</w:t>
              </w:r>
              <w:r>
                <w:t xml:space="preserve">…</w:t>
              </w:r>
            </w:ins>
          </w:p>
        </w:tc>
        <w:tc>
          <w:tcPr>
            <w:tcW w:w="4240" w:type="dxa"/>
          </w:tcPr>
          <w:p>
            <w:pPr>
              <w:pStyle w:val="Normal"/>
              <w:rPr>
                <w:ins w:id="11208" w:author="Claude" w:date="2026-09-27T17:00:00Z"/>
              </w:rPr>
            </w:pPr>
            <w:ins w:id="11209" w:author="Claude" w:date="2026-09-27T17:00:00Z">
              <w:r>
                <w:rPr>
                  <w:b/>
                </w:rPr>
                <w:t xml:space="preserve">Application:</w:t>
              </w:r>
              <w:r>
                <w:t xml:space="preserve"> delegation to application teams and cost visibility per application. dev and uat resources share the </w:t>
              </w:r>
              <w:r>
                <w:rPr>
                  <w:rStyle w:val="CodeChar"/>
                </w:rPr>
                <w:t xml:space="preserve">npd</w:t>
              </w:r>
              <w:r>
                <w:t xml:space="preserve"> application compartment and are told apart by the </w:t>
              </w:r>
              <w:r>
                <w:rPr>
                  <w:rStyle w:val="CodeChar"/>
                </w:rPr>
                <w:t xml:space="preserve">env</w:t>
              </w:r>
              <w:r>
                <w:t xml:space="preserve"> field.</w:t>
              </w:r>
            </w:ins>
          </w:p>
        </w:tc>
      </w:tr>
      <w:tr>
        <w:trPr>
          <w:ins w:id="11210" w:author="Claude" w:date="2026-09-27T17:00:00Z"/>
        </w:trPr>
        <w:tc>
          <w:tcPr>
            <w:tcW w:w="1265" w:type="dxa"/>
          </w:tcPr>
          <w:p>
            <w:pPr>
              <w:pStyle w:val="Normal"/>
              <w:rPr>
                <w:ins w:id="11211" w:author="Claude" w:date="2026-09-27T17:00:00Z"/>
              </w:rPr>
            </w:pPr>
            <w:ins w:id="11212" w:author="Claude" w:date="2026-09-27T17:00:00Z">
              <w:r>
                <w:t xml:space="preserve">L4</w:t>
              </w:r>
            </w:ins>
          </w:p>
        </w:tc>
        <w:tc>
          <w:tcPr>
            <w:tcW w:w="3855" w:type="dxa"/>
          </w:tcPr>
          <w:p>
            <w:pPr>
              <w:pStyle w:val="Normal"/>
              <w:rPr>
                <w:ins w:id="11213" w:author="Claude" w:date="2026-09-27T17:00:00Z"/>
              </w:rPr>
            </w:pPr>
            <w:ins w:id="11214" w:author="Claude" w:date="2026-09-27T17:00:00Z">
              <w:r>
                <w:rPr>
                  <w:rStyle w:val="CodeChar"/>
                </w:rPr>
                <w:t xml:space="preserve">cmr-npd-cbs-uat</w:t>
              </w:r>
            </w:ins>
          </w:p>
        </w:tc>
        <w:tc>
          <w:tcPr>
            <w:tcW w:w="4240" w:type="dxa"/>
          </w:tcPr>
          <w:p>
            <w:pPr>
              <w:pStyle w:val="Normal"/>
              <w:rPr>
                <w:ins w:id="11215" w:author="Claude" w:date="2026-09-27T17:00:00Z"/>
              </w:rPr>
            </w:pPr>
            <w:ins w:id="11216" w:author="Claude" w:date="2026-09-27T17:00:00Z">
              <w:r>
                <w:t xml:space="preserve">Optional split, only when uat needs different access or data rules from dev.</w:t>
              </w:r>
            </w:ins>
          </w:p>
        </w:tc>
      </w:tr>
    </w:tbl>
    <w:p>
      <w:pPr>
        <w:pStyle w:val="Normal"/>
        <w:rPr>
          <w:ins w:id="11217" w:author="Claude" w:date="2026-09-27T17:00:00Z"/>
        </w:rPr>
      </w:pPr>
      <w:ins w:id="11218" w:author="Claude" w:date="2026-09-27T17:00:00Z">
        <w:r>
          <w:t xml:space="preserve">This uses four of the six levels OCI allows, leaving room to add an entity level later without restructuring.</w:t>
        </w:r>
      </w:ins>
    </w:p>
    <w:p>
      <w:pPr>
        <w:pStyle w:val="Normal"/>
        <w:rPr>
          <w:ins w:id="11219" w:author="Claude" w:date="2026-09-27T17:00:00Z"/>
        </w:rPr>
      </w:pPr>
      <w:ins w:id="11220" w:author="Claude" w:date="2026-09-27T17:00:00Z">
        <w:r>
          <w:rPr>
            <w:b/>
          </w:rPr>
          <w:t xml:space="preserve">Alternatives rejected:</w:t>
        </w:r>
      </w:ins>
    </w:p>
    <w:p>
      <w:pPr>
        <w:pStyle w:val="ListParagraph"/>
        <w:numPr>
          <w:ilvl w:val="0"/>
          <w:numId w:val="1"/>
        </w:numPr>
        <w:rPr>
          <w:ins w:id="11221" w:author="Claude" w:date="2026-09-27T17:00:00Z"/>
        </w:rPr>
      </w:pPr>
      <w:ins w:id="11222" w:author="Claude" w:date="2026-09-27T17:00:00Z">
        <w:r>
          <w:rPr>
            <w:b/>
          </w:rPr>
          <w:t xml:space="preserve">Application above environment</w:t>
        </w:r>
        <w:r>
          <w:t xml:space="preserve"> (</w:t>
        </w:r>
        <w:r>
          <w:rPr>
            <w:rStyle w:val="CodeChar"/>
          </w:rPr>
          <w:t xml:space="preserve">cbs</w:t>
        </w:r>
        <w:r>
          <w:t xml:space="preserve"> → </w:t>
        </w:r>
        <w:r>
          <w:rPr>
            <w:rStyle w:val="CodeChar"/>
          </w:rPr>
          <w:t xml:space="preserve">prd</w:t>
        </w:r>
        <w:r>
          <w:t xml:space="preserve">): gives application teams inherited rights into production by default and multiplies production policies by the number of applications.</w:t>
        </w:r>
      </w:ins>
    </w:p>
    <w:p>
      <w:pPr>
        <w:pStyle w:val="ListParagraph"/>
        <w:numPr>
          <w:ilvl w:val="0"/>
          <w:numId w:val="1"/>
        </w:numPr>
        <w:rPr>
          <w:ins w:id="11223" w:author="Claude" w:date="2026-09-27T17:00:00Z"/>
        </w:rPr>
      </w:pPr>
      <w:ins w:id="11224" w:author="Claude" w:date="2026-09-27T17:00:00Z">
        <w:r>
          <w:rPr>
            <w:b/>
          </w:rPr>
          <w:t xml:space="preserve">A DR compartment beside production:</w:t>
        </w:r>
        <w:r>
          <w:t xml:space="preserve"> compartments already span both regions, so it adds nothing technically. It duplicates every IAM policy, and a DR drill then fails on a policy difference nobody noticed. DR is a region, not a compartment (section 19).</w:t>
        </w:r>
      </w:ins>
    </w:p>
    <w:p>
      <w:pPr>
        <w:pStyle w:val="ListParagraph"/>
        <w:numPr>
          <w:ilvl w:val="0"/>
          <w:numId w:val="1"/>
        </w:numPr>
        <w:rPr>
          <w:ins w:id="11225" w:author="Claude" w:date="2026-09-27T17:00:00Z"/>
        </w:rPr>
      </w:pPr>
      <w:ins w:id="11226" w:author="Claude" w:date="2026-09-27T17:00:00Z">
        <w:r>
          <w:rPr>
            <w:b/>
          </w:rPr>
          <w:t xml:space="preserve">A compartment per region:</w:t>
        </w:r>
        <w:r>
          <w:t xml:space="preserve"> same problem; region is already a property of every regional resource and part of its name.</w:t>
        </w:r>
      </w:ins>
    </w:p>
    <w:p>
      <w:pPr>
        <w:pStyle w:val="Heading3"/>
        <w:rPr>
          <w:ins w:id="11227" w:author="Claude" w:date="2026-09-27T17:00:00Z"/>
        </w:rPr>
      </w:pPr>
      <w:ins w:id="11228" w:author="Claude" w:date="2026-09-27T17:00:00Z">
        <w:r>
          <w:t xml:space="preserve">9.3 Compartment naming rule</w:t>
        </w:r>
      </w:ins>
    </w:p>
    <w:p>
      <w:pPr>
        <w:pStyle w:val="Code"/>
        <w:rPr>
          <w:ins w:id="11229" w:author="Claude" w:date="2026-09-27T17:00:00Z"/>
        </w:rPr>
      </w:pPr>
      <w:ins w:id="11230" w:author="Claude" w:date="2026-09-27T17:00:00Z">
        <w:r>
          <w:t xml:space="preserve">&lt;parent-name&gt;-&lt;segment&gt;</w:t>
        </w:r>
      </w:ins>
    </w:p>
    <w:p>
      <w:pPr>
        <w:pStyle w:val="ListParagraph"/>
        <w:numPr>
          <w:ilvl w:val="0"/>
          <w:numId w:val="1"/>
        </w:numPr>
        <w:rPr>
          <w:ins w:id="11231" w:author="Claude" w:date="2026-09-27T17:00:00Z"/>
        </w:rPr>
      </w:pPr>
      <w:ins w:id="11232" w:author="Claude" w:date="2026-09-27T17:00:00Z">
        <w:r>
          <w:t xml:space="preserve">Each compartment name is its </w:t>
        </w:r>
        <w:r>
          <w:rPr>
            <w:b/>
          </w:rPr>
          <w:t xml:space="preserve">full path without the root</w:t>
        </w:r>
        <w:r>
          <w:t xml:space="preserve">, joined by hyphens: </w:t>
        </w:r>
        <w:r>
          <w:rPr>
            <w:rStyle w:val="CodeChar"/>
          </w:rPr>
          <w:t xml:space="preserve">cmr</w:t>
        </w:r>
        <w:r>
          <w:t xml:space="preserve"> → </w:t>
        </w:r>
        <w:r>
          <w:rPr>
            <w:rStyle w:val="CodeChar"/>
          </w:rPr>
          <w:t xml:space="preserve">cmr-prd</w:t>
        </w:r>
        <w:r>
          <w:t xml:space="preserve"> → </w:t>
        </w:r>
        <w:r>
          <w:rPr>
            <w:rStyle w:val="CodeChar"/>
          </w:rPr>
          <w:t xml:space="preserve">cmr-prd-cbs</w:t>
        </w:r>
        <w:r>
          <w:t xml:space="preserve">; </w:t>
        </w:r>
        <w:r>
          <w:rPr>
            <w:rStyle w:val="CodeChar"/>
          </w:rPr>
          <w:t xml:space="preserve">cmr</w:t>
        </w:r>
        <w:r>
          <w:t xml:space="preserve"> → </w:t>
        </w:r>
        <w:r>
          <w:rPr>
            <w:rStyle w:val="CodeChar"/>
          </w:rPr>
          <w:t xml:space="preserve">cmr-npd</w:t>
        </w:r>
        <w:r>
          <w:t xml:space="preserve"> → </w:t>
        </w:r>
        <w:r>
          <w:rPr>
            <w:rStyle w:val="CodeChar"/>
          </w:rPr>
          <w:t xml:space="preserve">cmr-npd-cbs</w:t>
        </w:r>
        <w:r>
          <w:t xml:space="preserve"> → </w:t>
        </w:r>
        <w:r>
          <w:rPr>
            <w:rStyle w:val="CodeChar"/>
          </w:rPr>
          <w:t xml:space="preserve">cmr-npd-cbs-uat</w:t>
        </w:r>
        <w:r>
          <w:t xml:space="preserve">.</w:t>
        </w:r>
      </w:ins>
    </w:p>
    <w:p>
      <w:pPr>
        <w:pStyle w:val="ListParagraph"/>
        <w:numPr>
          <w:ilvl w:val="0"/>
          <w:numId w:val="1"/>
        </w:numPr>
        <w:rPr>
          <w:ins w:id="11233" w:author="Claude" w:date="2026-09-27T17:00:00Z"/>
        </w:rPr>
      </w:pPr>
      <w:ins w:id="11234" w:author="Claude" w:date="2026-09-27T17:00:00Z">
        <w:r>
          <w:t xml:space="preserve">Allowed segments: tiers </w:t>
        </w:r>
        <w:r>
          <w:rPr>
            <w:rStyle w:val="CodeChar"/>
          </w:rPr>
          <w:t xml:space="preserve">prd</w:t>
        </w:r>
        <w:r>
          <w:t xml:space="preserve"> and </w:t>
        </w:r>
        <w:r>
          <w:rPr>
            <w:rStyle w:val="CodeChar"/>
          </w:rPr>
          <w:t xml:space="preserve">npd</w:t>
        </w:r>
        <w:r>
          <w:t xml:space="preserve">; functions </w:t>
        </w:r>
        <w:r>
          <w:rPr>
            <w:rStyle w:val="CodeChar"/>
          </w:rPr>
          <w:t xml:space="preserve">soc</w:t>
        </w:r>
        <w:r>
          <w:t xml:space="preserve">, </w:t>
        </w:r>
        <w:r>
          <w:rPr>
            <w:rStyle w:val="CodeChar"/>
          </w:rPr>
          <w:t xml:space="preserve">log</w:t>
        </w:r>
        <w:r>
          <w:t xml:space="preserve">, </w:t>
        </w:r>
        <w:r>
          <w:rPr>
            <w:rStyle w:val="CodeChar"/>
          </w:rPr>
          <w:t xml:space="preserve">net</w:t>
        </w:r>
        <w:r>
          <w:t xml:space="preserve">, </w:t>
        </w:r>
        <w:r>
          <w:rPr>
            <w:rStyle w:val="CodeChar"/>
          </w:rPr>
          <w:t xml:space="preserve">plat</w:t>
        </w:r>
        <w:r>
          <w:t xml:space="preserve">, </w:t>
        </w:r>
        <w:r>
          <w:rPr>
            <w:rStyle w:val="CodeChar"/>
          </w:rPr>
          <w:t xml:space="preserve">cyv</w:t>
        </w:r>
        <w:r>
          <w:t xml:space="preserve">; application codes (section 6.4); environment codes </w:t>
        </w:r>
        <w:r>
          <w:rPr>
            <w:rStyle w:val="CodeChar"/>
          </w:rPr>
          <w:t xml:space="preserve">dev</w:t>
        </w:r>
        <w:r>
          <w:t xml:space="preserve"> and </w:t>
        </w:r>
        <w:r>
          <w:rPr>
            <w:rStyle w:val="CodeChar"/>
          </w:rPr>
          <w:t xml:space="preserve">uat</w:t>
        </w:r>
        <w:r>
          <w:t xml:space="preserve"> for the optional split.</w:t>
        </w:r>
      </w:ins>
    </w:p>
    <w:p>
      <w:pPr>
        <w:pStyle w:val="ListParagraph"/>
        <w:numPr>
          <w:ilvl w:val="0"/>
          <w:numId w:val="1"/>
        </w:numPr>
        <w:rPr>
          <w:ins w:id="11235" w:author="Claude" w:date="2026-09-27T17:00:00Z"/>
        </w:rPr>
      </w:pPr>
      <w:ins w:id="11236" w:author="Claude" w:date="2026-09-27T17:00:00Z">
        <w:r>
          <w:rPr>
            <w:rStyle w:val="CodeChar"/>
          </w:rPr>
          <w:t xml:space="preserve">npd</w:t>
        </w:r>
        <w:r>
          <w:t xml:space="preserve"> is a compartment tier only. It is never an </w:t>
        </w:r>
        <w:r>
          <w:rPr>
            <w:rStyle w:val="CodeChar"/>
          </w:rPr>
          <w:t xml:space="preserve">env</w:t>
        </w:r>
        <w:r>
          <w:t xml:space="preserve"> value in a resource name.</w:t>
        </w:r>
      </w:ins>
    </w:p>
    <w:p>
      <w:pPr>
        <w:pStyle w:val="ListParagraph"/>
        <w:numPr>
          <w:ilvl w:val="0"/>
          <w:numId w:val="1"/>
        </w:numPr>
        <w:rPr>
          <w:ins w:id="11237" w:author="Claude" w:date="2026-09-27T17:00:00Z"/>
        </w:rPr>
      </w:pPr>
      <w:ins w:id="11238" w:author="Claude" w:date="2026-09-27T17:00:00Z">
        <w:r>
          <w:t xml:space="preserve">No type code, no region, no sequence number, no words such as </w:t>
        </w:r>
        <w:r>
          <w:rPr>
            <w:rStyle w:val="CodeChar"/>
          </w:rPr>
          <w:t xml:space="preserve">Production</w:t>
        </w:r>
        <w:r>
          <w:t xml:space="preserve"> or </w:t>
        </w:r>
        <w:r>
          <w:rPr>
            <w:rStyle w:val="CodeChar"/>
          </w:rPr>
          <w:t xml:space="preserve">Shared-Services</w:t>
        </w:r>
        <w:r>
          <w:t xml:space="preserve">.</w:t>
        </w:r>
      </w:ins>
    </w:p>
    <w:p>
      <w:pPr>
        <w:pStyle w:val="ListParagraph"/>
        <w:numPr>
          <w:ilvl w:val="0"/>
          <w:numId w:val="1"/>
        </w:numPr>
        <w:rPr>
          <w:ins w:id="11239" w:author="Claude" w:date="2026-09-27T17:00:00Z"/>
        </w:rPr>
      </w:pPr>
      <w:ins w:id="11240" w:author="Claude" w:date="2026-09-27T17:00:00Z">
        <w:r>
          <w:t xml:space="preserve">Regex: </w:t>
        </w:r>
        <w:r>
          <w:rPr>
            <w:rStyle w:val="CodeChar"/>
          </w:rPr>
          <w:t xml:space="preserve">^cmr(-[a-z][a-z0-9]{1,4}){0,3}$</w:t>
        </w:r>
      </w:ins>
    </w:p>
    <w:p>
      <w:pPr>
        <w:pStyle w:val="Normal"/>
        <w:rPr>
          <w:ins w:id="11241" w:author="Claude" w:date="2026-09-27T17:00:00Z"/>
        </w:rPr>
      </w:pPr>
      <w:ins w:id="11242" w:author="Claude" w:date="2026-09-27T17:00:00Z">
        <w:r>
          <w:rPr>
            <w:b/>
          </w:rPr>
          <w:t xml:space="preserve">Why full-path names:</w:t>
        </w:r>
        <w:r>
          <w:t xml:space="preserve"> OCI only requires uniqueness among siblings, so a tenancy could contain several compartments named </w:t>
        </w:r>
        <w:r>
          <w:rPr>
            <w:rStyle w:val="CodeChar"/>
          </w:rPr>
          <w:t xml:space="preserve">Production</w:t>
        </w:r>
        <w:r>
          <w:t xml:space="preserve">. Audit events, Cloud Guard problems, cost reports and IAM error messages would then show </w:t>
        </w:r>
        <w:r>
          <w:rPr>
            <w:rStyle w:val="CodeChar"/>
          </w:rPr>
          <w:t xml:space="preserve">Production</w:t>
        </w:r>
        <w:r>
          <w:t xml:space="preserve"> with no way to tell which one. A full-path name is unique and self-explanatory wherever it appears.</w:t>
        </w:r>
      </w:ins>
    </w:p>
    <w:tbl>
      <w:tblPr>
        <w:tblStyle w:val="TableGrid"/>
        <w:tblW w:w="9360" w:type="dxa"/>
        <w:tblInd w:w="113" w:type="dxa"/>
        <w:tblLayout w:type="fixed"/>
        <w:tblLook w:val="04a0" w:firstRow="1"/>
      </w:tblPr>
      <w:tblGrid>
        <w:gridCol w:w="3430"/>
        <w:gridCol w:w="5930"/>
      </w:tblGrid>
      <w:tr>
        <w:trPr>
          <w:tblHeader w:val="true"/>
          <w:ins w:id="11243" w:author="Claude" w:date="2026-09-27T17:00:00Z"/>
        </w:trPr>
        <w:tc>
          <w:tcPr>
            <w:tcW w:w="3430" w:type="dxa"/>
            <w:shd w:val="clear" w:color="auto" w:fill="F2F2F2"/>
          </w:tcPr>
          <w:p>
            <w:pPr>
              <w:pStyle w:val="Normal"/>
              <w:rPr>
                <w:ins w:id="11244" w:author="Claude" w:date="2026-09-27T17:00:00Z"/>
              </w:rPr>
            </w:pPr>
            <w:ins w:id="11245" w:author="Claude" w:date="2026-09-27T17:00:00Z">
              <w:r>
                <w:t xml:space="preserve">Example</w:t>
              </w:r>
            </w:ins>
          </w:p>
        </w:tc>
        <w:tc>
          <w:tcPr>
            <w:tcW w:w="5930" w:type="dxa"/>
            <w:shd w:val="clear" w:color="auto" w:fill="F2F2F2"/>
          </w:tcPr>
          <w:p>
            <w:pPr>
              <w:pStyle w:val="Normal"/>
              <w:rPr>
                <w:ins w:id="11246" w:author="Claude" w:date="2026-09-27T17:00:00Z"/>
              </w:rPr>
            </w:pPr>
            <w:ins w:id="11247" w:author="Claude" w:date="2026-09-27T17:00:00Z">
              <w:r>
                <w:t xml:space="preserve">Meaning</w:t>
              </w:r>
            </w:ins>
          </w:p>
        </w:tc>
      </w:tr>
      <w:tr>
        <w:trPr>
          <w:ins w:id="11248" w:author="Claude" w:date="2026-09-27T17:00:00Z"/>
        </w:trPr>
        <w:tc>
          <w:tcPr>
            <w:tcW w:w="3430" w:type="dxa"/>
          </w:tcPr>
          <w:p>
            <w:pPr>
              <w:pStyle w:val="Normal"/>
              <w:rPr>
                <w:ins w:id="11249" w:author="Claude" w:date="2026-09-27T17:00:00Z"/>
              </w:rPr>
            </w:pPr>
            <w:ins w:id="11250" w:author="Claude" w:date="2026-09-27T17:00:00Z">
              <w:r>
                <w:rPr>
                  <w:rStyle w:val="CodeChar"/>
                </w:rPr>
                <w:t xml:space="preserve">cmr-net</w:t>
              </w:r>
            </w:ins>
          </w:p>
        </w:tc>
        <w:tc>
          <w:tcPr>
            <w:tcW w:w="5930" w:type="dxa"/>
          </w:tcPr>
          <w:p>
            <w:pPr>
              <w:pStyle w:val="Normal"/>
              <w:rPr>
                <w:ins w:id="11251" w:author="Claude" w:date="2026-09-27T17:00:00Z"/>
              </w:rPr>
            </w:pPr>
            <w:ins w:id="11252" w:author="Claude" w:date="2026-09-27T17:00:00Z">
              <w:r>
                <w:t xml:space="preserve">Network hub compartment (both regions)</w:t>
              </w:r>
            </w:ins>
          </w:p>
        </w:tc>
      </w:tr>
      <w:tr>
        <w:trPr>
          <w:ins w:id="11253" w:author="Claude" w:date="2026-09-27T17:00:00Z"/>
        </w:trPr>
        <w:tc>
          <w:tcPr>
            <w:tcW w:w="3430" w:type="dxa"/>
          </w:tcPr>
          <w:p>
            <w:pPr>
              <w:pStyle w:val="Normal"/>
              <w:rPr>
                <w:ins w:id="11254" w:author="Claude" w:date="2026-09-27T17:00:00Z"/>
              </w:rPr>
            </w:pPr>
            <w:ins w:id="11255" w:author="Claude" w:date="2026-09-27T17:00:00Z">
              <w:r>
                <w:rPr>
                  <w:rStyle w:val="CodeChar"/>
                </w:rPr>
                <w:t xml:space="preserve">cmr-prd-cbs</w:t>
              </w:r>
            </w:ins>
          </w:p>
        </w:tc>
        <w:tc>
          <w:tcPr>
            <w:tcW w:w="5930" w:type="dxa"/>
          </w:tcPr>
          <w:p>
            <w:pPr>
              <w:pStyle w:val="Normal"/>
              <w:rPr>
                <w:ins w:id="11256" w:author="Claude" w:date="2026-09-27T17:00:00Z"/>
              </w:rPr>
            </w:pPr>
            <w:ins w:id="11257" w:author="Claude" w:date="2026-09-27T17:00:00Z">
              <w:r>
                <w:t xml:space="preserve">Production core banking, primary and DR regions</w:t>
              </w:r>
            </w:ins>
          </w:p>
        </w:tc>
      </w:tr>
      <w:tr>
        <w:trPr>
          <w:ins w:id="11258" w:author="Claude" w:date="2026-09-27T17:00:00Z"/>
        </w:trPr>
        <w:tc>
          <w:tcPr>
            <w:tcW w:w="3430" w:type="dxa"/>
          </w:tcPr>
          <w:p>
            <w:pPr>
              <w:pStyle w:val="Normal"/>
              <w:rPr>
                <w:ins w:id="11259" w:author="Claude" w:date="2026-09-27T17:00:00Z"/>
              </w:rPr>
            </w:pPr>
            <w:ins w:id="11260" w:author="Claude" w:date="2026-09-27T17:00:00Z">
              <w:r>
                <w:rPr>
                  <w:rStyle w:val="CodeChar"/>
                </w:rPr>
                <w:t xml:space="preserve">cmr-npd-pay</w:t>
              </w:r>
            </w:ins>
          </w:p>
        </w:tc>
        <w:tc>
          <w:tcPr>
            <w:tcW w:w="5930" w:type="dxa"/>
          </w:tcPr>
          <w:p>
            <w:pPr>
              <w:pStyle w:val="Normal"/>
              <w:rPr>
                <w:ins w:id="11261" w:author="Claude" w:date="2026-09-27T17:00:00Z"/>
              </w:rPr>
            </w:pPr>
            <w:ins w:id="11262" w:author="Claude" w:date="2026-09-27T17:00:00Z">
              <w:r>
                <w:t xml:space="preserve">Non-production payments; dev and uat resources inside, told apart by the </w:t>
              </w:r>
              <w:r>
                <w:rPr>
                  <w:rStyle w:val="CodeChar"/>
                </w:rPr>
                <w:t xml:space="preserve">env</w:t>
              </w:r>
              <w:r>
                <w:t xml:space="preserve"> field</w:t>
              </w:r>
            </w:ins>
          </w:p>
        </w:tc>
      </w:tr>
      <w:tr>
        <w:trPr>
          <w:ins w:id="11263" w:author="Claude" w:date="2026-09-27T17:00:00Z"/>
        </w:trPr>
        <w:tc>
          <w:tcPr>
            <w:tcW w:w="3430" w:type="dxa"/>
          </w:tcPr>
          <w:p>
            <w:pPr>
              <w:pStyle w:val="Normal"/>
              <w:rPr>
                <w:ins w:id="11264" w:author="Claude" w:date="2026-09-27T17:00:00Z"/>
              </w:rPr>
            </w:pPr>
            <w:ins w:id="11265" w:author="Claude" w:date="2026-09-27T17:00:00Z">
              <w:r>
                <w:rPr>
                  <w:rStyle w:val="CodeChar"/>
                </w:rPr>
                <w:t xml:space="preserve">cmr-npd-cbs-uat</w:t>
              </w:r>
            </w:ins>
          </w:p>
        </w:tc>
        <w:tc>
          <w:tcPr>
            <w:tcW w:w="5930" w:type="dxa"/>
          </w:tcPr>
          <w:p>
            <w:pPr>
              <w:pStyle w:val="Normal"/>
              <w:rPr>
                <w:ins w:id="11266" w:author="Claude" w:date="2026-09-27T17:00:00Z"/>
              </w:rPr>
            </w:pPr>
            <w:ins w:id="11267" w:author="Claude" w:date="2026-09-27T17:00:00Z">
              <w:r>
                <w:t xml:space="preserve">Optional UAT-only compartment for core banking</w:t>
              </w:r>
            </w:ins>
          </w:p>
        </w:tc>
      </w:tr>
    </w:tbl>
    <w:p>
      <w:pPr>
        <w:pStyle w:val="Normal"/>
        <w:rPr>
          <w:ins w:id="11268" w:author="Claude" w:date="2026-09-27T17:00:00Z"/>
        </w:rPr>
      </w:pPr>
      <w:ins w:id="11269" w:author="Claude" w:date="2026-09-27T17:00:00Z">
        <w:r>
          <w:rPr>
            <w:b/>
          </w:rPr>
          <w:t xml:space="preserve">Compartment descriptions:</w:t>
        </w:r>
        <w:r>
          <w:t xml:space="preserve"> mandatory, one sentence stating the purpose and owning team (never a person's name). Review them for sensitive content (section 17).</w:t>
        </w:r>
      </w:ins>
    </w:p>
    <w:p>
      <w:pPr>
        <w:pStyle w:val="Heading2"/>
      </w:pPr>
      <w:r>
        <w:t xml:space="preserve">10. Tagging Standard</w:t>
      </w:r>
    </w:p>
    <w:p>
      <w:pPr/>
      <w:r>
        <w:t xml:space="preserve">Fourteen mandatory </w:t>
      </w:r>
      <w:r>
        <w:rPr>
          <w:b/>
        </w:rPr>
        <w:t xml:space="preserve">defined tags</w:t>
      </w:r>
      <w:r>
        <w:t xml:space="preserve"> in four namespaces carry everything the name deliberately leaves out; </w:t>
      </w:r>
      <w:r>
        <w:rPr>
          <w:b/>
        </w:rPr>
        <w:t xml:space="preserve">freeform tags</w:t>
      </w:r>
      <w:r>
        <w:t xml:space="preserve"> are allowed but never used for governance, cost or security decisions.</w:t>
      </w:r>
    </w:p>
    <w:p>
      <w:pPr>
        <w:pStyle w:val="Heading3"/>
      </w:pPr>
      <w:r>
        <w:t xml:space="preserve">10.1 OCI facts [OCI]</w:t>
      </w:r>
    </w:p>
    <w:p>
      <w:pPr>
        <w:pStyle w:val="ListParagraph"/>
        <w:numPr>
          <w:ilvl w:val="0"/>
          <w:numId w:val="8"/>
        </w:numPr>
      </w:pPr>
      <w:r>
        <w:t xml:space="preserve">Up to </w:t>
      </w:r>
      <w:r>
        <w:rPr>
          <w:b/>
        </w:rPr>
        <w:t xml:space="preserve">64 defined tags</w:t>
      </w:r>
      <w:r>
        <w:t xml:space="preserve"> and </w:t>
      </w:r>
      <w:r>
        <w:rPr>
          <w:b/>
        </w:rPr>
        <w:t xml:space="preserve">10 freeform tags</w:t>
      </w:r>
      <w:r>
        <w:t xml:space="preserve"> per resource; 5 KB of tag data per resource.</w:t>
      </w:r>
    </w:p>
    <w:p>
      <w:pPr>
        <w:pStyle w:val="ListParagraph"/>
        <w:numPr>
          <w:ilvl w:val="0"/>
          <w:numId w:val="8"/>
        </w:numPr>
      </w:pPr>
      <w:r>
        <w:t xml:space="preserve">Tag namespace and key names: printable ASCII, no spaces or periods, up to 100 characters. Values: Unicode, up to 256 characters.</w:t>
      </w:r>
    </w:p>
    <w:p>
      <w:pPr>
        <w:pStyle w:val="ListParagraph"/>
        <w:numPr>
          <w:ilvl w:val="0"/>
          <w:numId w:val="8"/>
        </w:numPr>
      </w:pPr>
      <w:r>
        <w:rPr>
          <w:b/>
        </w:rPr>
        <w:t xml:space="preserve">Tag namespaces and key definitions cannot be renamed</w:t>
      </w:r>
      <w:r>
        <w:t xml:space="preserve">, only retired. Choose them once, carefully [DEC-10].</w:t>
      </w:r>
    </w:p>
    <w:p>
      <w:pPr>
        <w:pStyle w:val="ListParagraph"/>
        <w:numPr>
          <w:ilvl w:val="0"/>
          <w:numId w:val="8"/>
        </w:numPr>
      </w:pPr>
      <w:r>
        <w:t xml:space="preserve">Defined tags can have a </w:t>
      </w:r>
      <w:r>
        <w:rPr>
          <w:b/>
        </w:rPr>
        <w:t xml:space="preserve">list of allowed values</w:t>
      </w:r>
      <w:r>
        <w:t xml:space="preserve"> (up to 100) and </w:t>
      </w:r>
      <w:r>
        <w:rPr>
          <w:b/>
        </w:rPr>
        <w:t xml:space="preserve">tag defaults</w:t>
      </w:r>
      <w:r>
        <w:t xml:space="preserve"> per compartment that either set a value automatically or </w:t>
      </w:r>
      <w:r>
        <w:rPr>
          <w:b/>
        </w:rPr>
        <w:t xml:space="preserve">require the user to supply one</w:t>
      </w:r>
      <w:r>
        <w:t xml:space="preserve"> at creation. OCI also applies automatic </w:t>
      </w:r>
      <w:r>
        <w:rPr>
          <w:rStyle w:val="CodeChar"/>
        </w:rPr>
        <w:t xml:space="preserve">Oracle-Tags</w:t>
      </w:r>
      <w:r>
        <w:t xml:space="preserve"> (</w:t>
      </w:r>
      <w:r>
        <w:rPr>
          <w:rStyle w:val="CodeChar"/>
        </w:rPr>
        <w:t xml:space="preserve">CreatedBy</w:t>
      </w:r>
      <w:r>
        <w:t xml:space="preserve">, </w:t>
      </w:r>
      <w:r>
        <w:rPr>
          <w:rStyle w:val="CodeChar"/>
        </w:rPr>
        <w:t xml:space="preserve">CreatedOn</w:t>
      </w:r>
      <w:r>
        <w:t xml:space="preserve">).</w:t>
      </w:r>
    </w:p>
    <w:p>
      <w:pPr>
        <w:pStyle w:val="ListParagraph"/>
        <w:numPr>
          <w:ilvl w:val="0"/>
          <w:numId w:val="8"/>
        </w:numPr>
      </w:pPr>
      <w:r>
        <w:t xml:space="preserve">Source: </w:t>
      </w:r>
      <w:hyperlink r:id="rId6" w:history="1">
        <w:r>
          <w:rPr>
            <w:rStyle w:val="Hyperlink"/>
          </w:rPr>
          <w:t xml:space="preserve">Overview of Tagging</w:t>
        </w:r>
      </w:hyperlink>
      <w:r>
        <w:t xml:space="preserve">.</w:t>
      </w:r>
    </w:p>
    <w:p>
      <w:pPr>
        <w:pStyle w:val="Heading3"/>
      </w:pPr>
      <w:r>
        <w:t xml:space="preserve">10.2 Name vs tag: where each attribute belongs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Attribute</w:t>
            </w:r>
          </w:p>
        </w:tc>
        <w:tc>
          <w:tcPr>
            <w:tcW w:w="2340" w:type="dxa"/>
            <w:shd w:val="clear" w:color="auto" w:fill="F2F2F2"/>
          </w:tcPr>
          <w:p>
            <w:pPr/>
            <w:r>
              <w:t xml:space="preserve">In name?</w:t>
            </w:r>
          </w:p>
        </w:tc>
        <w:tc>
          <w:tcPr>
            <w:tcW w:w="2340" w:type="dxa"/>
            <w:shd w:val="clear" w:color="auto" w:fill="F2F2F2"/>
          </w:tcPr>
          <w:p>
            <w:pPr/>
            <w:r>
              <w:t xml:space="preserve">As tag?</w:t>
            </w:r>
          </w:p>
        </w:tc>
        <w:tc>
          <w:tcPr>
            <w:tcW w:w="2340" w:type="dxa"/>
            <w:shd w:val="clear" w:color="auto" w:fill="F2F2F2"/>
          </w:tcPr>
          <w:p>
            <w:pPr/>
            <w:r>
              <w:t xml:space="preserve">Reason</w:t>
            </w:r>
          </w:p>
        </w:tc>
      </w:tr>
      <w:tr>
        <w:tc>
          <w:tcPr>
            <w:tcW w:w="2340" w:type="dxa"/>
          </w:tcPr>
          <w:p>
            <w:pPr/>
            <w:r>
              <w:t xml:space="preserve">Entity / country</w:t>
            </w:r>
          </w:p>
        </w:tc>
        <w:tc>
          <w:tcPr>
            <w:tcW w:w="2340" w:type="dxa"/>
          </w:tcPr>
          <w:p>
            <w:pPr/>
            <w:r>
              <w:t xml:space="preserve">Yes (</w:t>
            </w:r>
            <w:r>
              <w:rPr>
                <w:rStyle w:val="CodeChar"/>
              </w:rPr>
              <w:t xml:space="preserve">org</w:t>
            </w:r>
            <w:r>
              <w:t xml:space="preserve">)</w:t>
            </w:r>
          </w:p>
        </w:tc>
        <w:tc>
          <w:tcPr>
            <w:tcW w:w="2340" w:type="dxa"/>
          </w:tcPr>
          <w:p>
            <w:pPr/>
            <w:r>
              <w:t xml:space="preserve">Yes</w:t>
            </w:r>
          </w:p>
        </w:tc>
        <w:tc>
          <w:tcPr>
            <w:tcW w:w="2340" w:type="dxa"/>
          </w:tcPr>
          <w:p>
            <w:pPr/>
            <w:r>
              <w:t xml:space="preserve">Needed at a glance; tag enables cost queries by country when one entity spans two countries</w:t>
            </w:r>
          </w:p>
        </w:tc>
      </w:tr>
      <w:tr>
        <w:tc>
          <w:tcPr>
            <w:tcW w:w="2340" w:type="dxa"/>
          </w:tcPr>
          <w:p>
            <w:pPr/>
            <w:r>
              <w:t xml:space="preserve">Environment</w:t>
            </w:r>
          </w:p>
        </w:tc>
        <w:tc>
          <w:tcPr>
            <w:tcW w:w="2340" w:type="dxa"/>
          </w:tcPr>
          <w:p>
            <w:pPr/>
            <w:r>
              <w:t xml:space="preserve">Yes (</w:t>
            </w:r>
            <w:r>
              <w:rPr>
                <w:rStyle w:val="CodeChar"/>
              </w:rPr>
              <w:t xml:space="preserve">env</w:t>
            </w:r>
            <w:r>
              <w:t xml:space="preserve">)</w:t>
            </w:r>
          </w:p>
        </w:tc>
        <w:tc>
          <w:tcPr>
            <w:tcW w:w="2340" w:type="dxa"/>
          </w:tcPr>
          <w:p>
            <w:pPr/>
            <w:r>
              <w:t xml:space="preserve">Yes</w:t>
            </w:r>
          </w:p>
        </w:tc>
        <w:tc>
          <w:tcPr>
            <w:tcW w:w="2340" w:type="dxa"/>
          </w:tcPr>
          <w:p>
            <w:pPr/>
            <w:r>
              <w:t xml:space="preserve">Safety-critical at a glance; tag enables tag-based IAM conditions and reports</w:t>
            </w:r>
          </w:p>
        </w:tc>
      </w:tr>
      <w:tr>
        <w:tc>
          <w:tcPr>
            <w:tcW w:w="2340" w:type="dxa"/>
          </w:tcPr>
          <w:p>
            <w:pPr/>
            <w:r>
              <w:t xml:space="preserve">Region</w:t>
            </w:r>
          </w:p>
        </w:tc>
        <w:tc>
          <w:tcPr>
            <w:tcW w:w="2340" w:type="dxa"/>
          </w:tcPr>
          <w:p>
            <w:pPr/>
            <w:r>
              <w:t xml:space="preserve">Yes (</w:t>
            </w:r>
            <w:r>
              <w:rPr>
                <w:rStyle w:val="CodeChar"/>
              </w:rPr>
              <w:t xml:space="preserve">rgn</w:t>
            </w:r>
            <w:r>
              <w:t xml:space="preserve">)</w:t>
            </w:r>
          </w:p>
        </w:tc>
        <w:tc>
          <w:tcPr>
            <w:tcW w:w="2340" w:type="dxa"/>
          </w:tcPr>
          <w:p>
            <w:pPr/>
            <w:r>
              <w:t xml:space="preserve">No</w:t>
            </w:r>
          </w:p>
        </w:tc>
        <w:tc>
          <w:tcPr>
            <w:tcW w:w="2340" w:type="dxa"/>
          </w:tcPr>
          <w:p>
            <w:pPr/>
            <w:r>
              <w:t xml:space="preserve">Already a resource property; in the name only for readability in logs</w:t>
            </w:r>
          </w:p>
        </w:tc>
      </w:tr>
      <w:tr>
        <w:tc>
          <w:tcPr>
            <w:tcW w:w="2340" w:type="dxa"/>
          </w:tcPr>
          <w:p>
            <w:pPr/>
            <w:r>
              <w:t xml:space="preserve">Resource type</w:t>
            </w:r>
          </w:p>
        </w:tc>
        <w:tc>
          <w:tcPr>
            <w:tcW w:w="2340" w:type="dxa"/>
          </w:tcPr>
          <w:p>
            <w:pPr/>
            <w:r>
              <w:t xml:space="preserve">Yes (</w:t>
            </w:r>
            <w:r>
              <w:rPr>
                <w:rStyle w:val="CodeChar"/>
              </w:rPr>
              <w:t xml:space="preserve">type</w:t>
            </w:r>
            <w:r>
              <w:t xml:space="preserve">)</w:t>
            </w:r>
          </w:p>
        </w:tc>
        <w:tc>
          <w:tcPr>
            <w:tcW w:w="2340" w:type="dxa"/>
          </w:tcPr>
          <w:p>
            <w:pPr/>
            <w:r>
              <w:t xml:space="preserve">No</w:t>
            </w:r>
          </w:p>
        </w:tc>
        <w:tc>
          <w:tcPr>
            <w:tcW w:w="2340" w:type="dxa"/>
          </w:tcPr>
          <w:p>
            <w:pPr/>
            <w:r>
              <w:t xml:space="preserve">Already a resource property</w:t>
            </w:r>
          </w:p>
        </w:tc>
      </w:tr>
      <w:tr>
        <w:tc>
          <w:tcPr>
            <w:tcW w:w="2340" w:type="dxa"/>
          </w:tcPr>
          <w:p>
            <w:pPr/>
            <w:r>
              <w:t xml:space="preserve">Application</w:t>
            </w:r>
          </w:p>
        </w:tc>
        <w:tc>
          <w:tcPr>
            <w:tcW w:w="2340" w:type="dxa"/>
          </w:tcPr>
          <w:p>
            <w:pPr/>
            <w:r>
              <w:t xml:space="preserve">Yes (</w:t>
            </w:r>
            <w:r>
              <w:rPr>
                <w:rStyle w:val="CodeChar"/>
              </w:rPr>
              <w:t xml:space="preserve">app</w:t>
            </w:r>
            <w:r>
              <w:t xml:space="preserve">)</w:t>
            </w:r>
          </w:p>
        </w:tc>
        <w:tc>
          <w:tcPr>
            <w:tcW w:w="2340" w:type="dxa"/>
          </w:tcPr>
          <w:p>
            <w:pPr/>
            <w:r>
              <w:t xml:space="preserve">Yes (CMDB ID)</w:t>
            </w:r>
          </w:p>
        </w:tc>
        <w:tc>
          <w:tcPr>
            <w:tcW w:w="2340" w:type="dxa"/>
          </w:tcPr>
          <w:p>
            <w:pPr/>
            <w:r>
              <w:t xml:space="preserve">Code for humans, CMDB identifier for systems</w:t>
            </w:r>
          </w:p>
        </w:tc>
      </w:tr>
      <w:tr>
        <w:tc>
          <w:tcPr>
            <w:tcW w:w="2340" w:type="dxa"/>
          </w:tcPr>
          <w:p>
            <w:pPr/>
            <w:r>
              <w:t xml:space="preserve">Application owner, business owner, technical owner</w:t>
            </w:r>
          </w:p>
        </w:tc>
        <w:tc>
          <w:tcPr>
            <w:tcW w:w="2340" w:type="dxa"/>
          </w:tcPr>
          <w:p>
            <w:pPr/>
            <w:r>
              <w:rPr>
                <w:b/>
              </w:rPr>
              <w:t xml:space="preserve">No</w:t>
            </w:r>
          </w:p>
        </w:tc>
        <w:tc>
          <w:tcPr>
            <w:tcW w:w="2340" w:type="dxa"/>
          </w:tcPr>
          <w:p>
            <w:pPr/>
            <w:r>
              <w:t xml:space="preserve">Yes</w:t>
            </w:r>
          </w:p>
        </w:tc>
        <w:tc>
          <w:tcPr>
            <w:tcW w:w="2340" w:type="dxa"/>
          </w:tcPr>
          <w:p>
            <w:pPr/>
            <w:r>
              <w:t xml:space="preserve">People and teams change; names must not</w:t>
            </w:r>
          </w:p>
        </w:tc>
      </w:tr>
      <w:tr>
        <w:tc>
          <w:tcPr>
            <w:tcW w:w="2340" w:type="dxa"/>
          </w:tcPr>
          <w:p>
            <w:pPr/>
            <w:r>
              <w:t xml:space="preserve">Business unit / line of business</w:t>
            </w:r>
          </w:p>
        </w:tc>
        <w:tc>
          <w:tcPr>
            <w:tcW w:w="2340" w:type="dxa"/>
          </w:tcPr>
          <w:p>
            <w:pPr/>
            <w:r>
              <w:rPr>
                <w:b/>
              </w:rPr>
              <w:t xml:space="preserve">No</w:t>
            </w:r>
          </w:p>
        </w:tc>
        <w:tc>
          <w:tcPr>
            <w:tcW w:w="2340" w:type="dxa"/>
          </w:tcPr>
          <w:p>
            <w:pPr/>
            <w:r>
              <w:t xml:space="preserve">Yes</w:t>
            </w:r>
          </w:p>
        </w:tc>
        <w:tc>
          <w:tcPr>
            <w:tcW w:w="2340" w:type="dxa"/>
          </w:tcPr>
          <w:p>
            <w:pPr/>
            <w:r>
              <w:t xml:space="preserve">Reorganisations would force renames</w:t>
            </w:r>
          </w:p>
        </w:tc>
      </w:tr>
      <w:tr>
        <w:tc>
          <w:tcPr>
            <w:tcW w:w="2340" w:type="dxa"/>
          </w:tcPr>
          <w:p>
            <w:pPr/>
            <w:r>
              <w:t xml:space="preserve">Cost centre, project</w:t>
            </w:r>
          </w:p>
        </w:tc>
        <w:tc>
          <w:tcPr>
            <w:tcW w:w="2340" w:type="dxa"/>
          </w:tcPr>
          <w:p>
            <w:pPr/>
            <w:r>
              <w:rPr>
                <w:b/>
              </w:rPr>
              <w:t xml:space="preserve">No</w:t>
            </w:r>
          </w:p>
        </w:tc>
        <w:tc>
          <w:tcPr>
            <w:tcW w:w="2340" w:type="dxa"/>
          </w:tcPr>
          <w:p>
            <w:pPr/>
            <w:r>
              <w:t xml:space="preserve">Yes</w:t>
            </w:r>
          </w:p>
        </w:tc>
        <w:tc>
          <w:tcPr>
            <w:tcW w:w="2340" w:type="dxa"/>
          </w:tcPr>
          <w:p>
            <w:pPr/>
            <w:r>
              <w:t xml:space="preserve">Finance structures change yearly</w:t>
            </w:r>
          </w:p>
        </w:tc>
      </w:tr>
      <w:tr>
        <w:tc>
          <w:tcPr>
            <w:tcW w:w="2340" w:type="dxa"/>
          </w:tcPr>
          <w:p>
            <w:pPr/>
            <w:r>
              <w:t xml:space="preserve">Criticality / service tier</w:t>
            </w:r>
          </w:p>
        </w:tc>
        <w:tc>
          <w:tcPr>
            <w:tcW w:w="2340" w:type="dxa"/>
          </w:tcPr>
          <w:p>
            <w:pPr/>
            <w:r>
              <w:rPr>
                <w:b/>
              </w:rPr>
              <w:t xml:space="preserve">No</w:t>
            </w:r>
          </w:p>
        </w:tc>
        <w:tc>
          <w:tcPr>
            <w:tcW w:w="2340" w:type="dxa"/>
          </w:tcPr>
          <w:p>
            <w:pPr/>
            <w:r>
              <w:t xml:space="preserve">Yes</w:t>
            </w:r>
          </w:p>
        </w:tc>
        <w:tc>
          <w:tcPr>
            <w:tcW w:w="2340" w:type="dxa"/>
          </w:tcPr>
          <w:p>
            <w:pPr/>
            <w:r>
              <w:t xml:space="preserve">Re-assessed periodically; also sensitive (identifies the most valuable targets)</w:t>
            </w:r>
          </w:p>
        </w:tc>
      </w:tr>
      <w:tr>
        <w:tc>
          <w:tcPr>
            <w:tcW w:w="2340" w:type="dxa"/>
          </w:tcPr>
          <w:p>
            <w:pPr/>
            <w:r>
              <w:t xml:space="preserve">Data classification, regulatory scope (PCI, etc.)</w:t>
            </w:r>
          </w:p>
        </w:tc>
        <w:tc>
          <w:tcPr>
            <w:tcW w:w="2340" w:type="dxa"/>
          </w:tcPr>
          <w:p>
            <w:pPr/>
            <w:r>
              <w:rPr>
                <w:b/>
              </w:rPr>
              <w:t xml:space="preserve">Never</w:t>
            </w:r>
          </w:p>
        </w:tc>
        <w:tc>
          <w:tcPr>
            <w:tcW w:w="2340" w:type="dxa"/>
          </w:tcPr>
          <w:p>
            <w:pPr/>
            <w:r>
              <w:t xml:space="preserve">Yes</w:t>
            </w:r>
          </w:p>
        </w:tc>
        <w:tc>
          <w:tcPr>
            <w:tcW w:w="2340" w:type="dxa"/>
          </w:tcPr>
          <w:p>
            <w:pPr/>
            <w:r>
              <w:t xml:space="preserve">Sensitive; see section 17</w:t>
            </w:r>
          </w:p>
        </w:tc>
      </w:tr>
      <w:tr>
        <w:tc>
          <w:tcPr>
            <w:tcW w:w="2340" w:type="dxa"/>
          </w:tcPr>
          <w:p>
            <w:pPr/>
            <w:r>
              <w:t xml:space="preserve">DR site role</w:t>
            </w:r>
          </w:p>
        </w:tc>
        <w:tc>
          <w:tcPr>
            <w:tcW w:w="2340" w:type="dxa"/>
          </w:tcPr>
          <w:p>
            <w:pPr/>
            <w:r>
              <w:rPr>
                <w:b/>
              </w:rPr>
              <w:t xml:space="preserve">No</w:t>
            </w:r>
          </w:p>
        </w:tc>
        <w:tc>
          <w:tcPr>
            <w:tcW w:w="2340" w:type="dxa"/>
          </w:tcPr>
          <w:p>
            <w:pPr/>
            <w:r>
              <w:t xml:space="preserve">Yes</w:t>
            </w:r>
          </w:p>
        </w:tc>
        <w:tc>
          <w:tcPr>
            <w:tcW w:w="2340" w:type="dxa"/>
          </w:tcPr>
          <w:p>
            <w:pPr/>
            <w:r>
              <w:t xml:space="preserve">Roles swap on switchover</w:t>
            </w:r>
          </w:p>
        </w:tc>
      </w:tr>
      <w:tr>
        <w:tc>
          <w:tcPr>
            <w:tcW w:w="2340" w:type="dxa"/>
          </w:tcPr>
          <w:p>
            <w:pPr/>
            <w:r>
              <w:t xml:space="preserve">Support team / ITSM assignment group</w:t>
            </w:r>
          </w:p>
        </w:tc>
        <w:tc>
          <w:tcPr>
            <w:tcW w:w="2340" w:type="dxa"/>
          </w:tcPr>
          <w:p>
            <w:pPr/>
            <w:r>
              <w:rPr>
                <w:b/>
              </w:rPr>
              <w:t xml:space="preserve">No</w:t>
            </w:r>
          </w:p>
        </w:tc>
        <w:tc>
          <w:tcPr>
            <w:tcW w:w="2340" w:type="dxa"/>
          </w:tcPr>
          <w:p>
            <w:pPr/>
            <w:r>
              <w:t xml:space="preserve">Yes</w:t>
            </w:r>
          </w:p>
        </w:tc>
        <w:tc>
          <w:tcPr>
            <w:tcW w:w="2340" w:type="dxa"/>
          </w:tcPr>
          <w:p>
            <w:pPr/>
            <w:r>
              <w:t xml:space="preserve">Changes with operating model</w:t>
            </w:r>
          </w:p>
        </w:tc>
      </w:tr>
      <w:tr>
        <w:tc>
          <w:tcPr>
            <w:tcW w:w="2340" w:type="dxa"/>
          </w:tcPr>
          <w:p>
            <w:pPr/>
            <w:r>
              <w:t xml:space="preserve">Expiry date (sandbox, temp)</w:t>
            </w:r>
          </w:p>
        </w:tc>
        <w:tc>
          <w:tcPr>
            <w:tcW w:w="2340" w:type="dxa"/>
          </w:tcPr>
          <w:p>
            <w:pPr/>
            <w:r>
              <w:rPr>
                <w:b/>
              </w:rPr>
              <w:t xml:space="preserve">No</w:t>
            </w:r>
          </w:p>
        </w:tc>
        <w:tc>
          <w:tcPr>
            <w:tcW w:w="2340" w:type="dxa"/>
          </w:tcPr>
          <w:p>
            <w:pPr/>
            <w:r>
              <w:t xml:space="preserve">Yes</w:t>
            </w:r>
          </w:p>
        </w:tc>
        <w:tc>
          <w:tcPr>
            <w:tcW w:w="2340" w:type="dxa"/>
          </w:tcPr>
          <w:p>
            <w:pPr/>
            <w:r>
              <w:t xml:space="preserve">Drives automated clean-up</w:t>
            </w:r>
          </w:p>
        </w:tc>
      </w:tr>
      <w:tr>
        <w:tc>
          <w:tcPr>
            <w:tcW w:w="2340" w:type="dxa"/>
          </w:tcPr>
          <w:p>
            <w:pPr/>
            <w:r>
              <w:t xml:space="preserve">OS / DB version</w:t>
            </w:r>
          </w:p>
        </w:tc>
        <w:tc>
          <w:tcPr>
            <w:tcW w:w="2340" w:type="dxa"/>
          </w:tcPr>
          <w:p>
            <w:pPr/>
            <w:r>
              <w:rPr>
                <w:b/>
              </w:rPr>
              <w:t xml:space="preserve">No</w:t>
            </w:r>
          </w:p>
        </w:tc>
        <w:tc>
          <w:tcPr>
            <w:tcW w:w="2340" w:type="dxa"/>
          </w:tcPr>
          <w:p>
            <w:pPr/>
            <w:r>
              <w:t xml:space="preserve">Yes</w:t>
            </w:r>
          </w:p>
        </w:tc>
        <w:tc>
          <w:tcPr>
            <w:tcW w:w="2340" w:type="dxa"/>
          </w:tcPr>
          <w:p>
            <w:pPr/>
            <w:r>
              <w:t xml:space="preserve">Changes with upgrades</w:t>
            </w:r>
          </w:p>
        </w:tc>
      </w:tr>
    </w:tbl>
    <w:p>
      <w:pPr>
        <w:pStyle w:val="Heading3"/>
      </w:pPr>
      <w:r>
        <w:t xml:space="preserve">10.3 Mandatory defined tags</w:t>
      </w:r>
    </w:p>
    <w:p>
      <w:pPr/>
      <w:r>
        <w:t xml:space="preserve">Four namespaces, split by who owns the values, so IAM can let FinOps edit cost tags without touching security tags.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Namespace.Key</w:t>
            </w:r>
          </w:p>
        </w:tc>
        <w:tc>
          <w:tcPr>
            <w:tcW w:w="1872" w:type="dxa"/>
            <w:shd w:val="clear" w:color="auto" w:fill="F2F2F2"/>
          </w:tcPr>
          <w:p>
            <w:pPr/>
            <w:r>
              <w:t xml:space="preserve">Allowed values / format</w:t>
            </w:r>
          </w:p>
        </w:tc>
        <w:tc>
          <w:tcPr>
            <w:tcW w:w="1872" w:type="dxa"/>
            <w:shd w:val="clear" w:color="auto" w:fill="F2F2F2"/>
          </w:tcPr>
          <w:p>
            <w:pPr/>
            <w:r>
              <w:t xml:space="preserve">Example</w:t>
            </w:r>
          </w:p>
        </w:tc>
        <w:tc>
          <w:tcPr>
            <w:tcW w:w="1872" w:type="dxa"/>
            <w:shd w:val="clear" w:color="auto" w:fill="F2F2F2"/>
          </w:tcPr>
          <w:p>
            <w:pPr/>
            <w:r>
              <w:t xml:space="preserve">Enforced by</w:t>
            </w:r>
          </w:p>
        </w:tc>
        <w:tc>
          <w:tcPr>
            <w:tcW w:w="1872" w:type="dxa"/>
            <w:shd w:val="clear" w:color="auto" w:fill="F2F2F2"/>
          </w:tcPr>
          <w:p>
            <w:pPr/>
            <w:r>
              <w:t xml:space="preserve">Mandatory</w:t>
            </w:r>
          </w:p>
        </w:tc>
      </w:tr>
      <w:tr>
        <w:tc>
          <w:tcPr>
            <w:tcW w:w="1872" w:type="dxa"/>
          </w:tcPr>
          <w:p>
            <w:pPr/>
            <w:r>
              <w:rPr>
                <w:rStyle w:val="CodeChar"/>
              </w:rPr>
              <w:t xml:space="preserve">governance.Entity</w:t>
            </w:r>
          </w:p>
        </w:tc>
        <w:tc>
          <w:tcPr>
            <w:tcW w:w="1872" w:type="dxa"/>
          </w:tcPr>
          <w:p>
            <w:pPr/>
            <w:del w:id="12057" w:author="Claude" w:date="2026-09-27T17:00:00Z">
              <w:r>
                <w:delText xml:space="preserve">Entity Register codes (list)</w:delText>
              </w:r>
            </w:del>
            <w:ins w:id="12058" w:author="Claude" w:date="2026-09-27T17:00:00Z">
              <w:r>
                <w:t xml:space="preserve">cmr only</w:t>
              </w:r>
            </w:ins>
          </w:p>
        </w:tc>
        <w:tc>
          <w:tcPr>
            <w:tcW w:w="1872" w:type="dxa"/>
          </w:tcPr>
          <w:p>
            <w:pPr/>
            <w:r>
              <w:rPr>
                <w:rStyle w:val="CodeChar"/>
              </w:rPr>
              <w:t xml:space="preserve">cmr</w:t>
            </w:r>
          </w:p>
        </w:tc>
        <w:tc>
          <w:tcPr>
            <w:tcW w:w="1872" w:type="dxa"/>
          </w:tcPr>
          <w:p>
            <w:pPr/>
            <w:r>
              <w:t xml:space="preserve">Tag default (auto from compartment)</w:t>
            </w:r>
          </w:p>
        </w:tc>
        <w:tc>
          <w:tcPr>
            <w:tcW w:w="1872" w:type="dxa"/>
          </w:tcPr>
          <w:p>
            <w:pPr/>
            <w:r>
              <w:t xml:space="preserve">All</w:t>
            </w:r>
          </w:p>
        </w:tc>
      </w:tr>
      <w:tr>
        <w:tc>
          <w:tcPr>
            <w:tcW w:w="1872" w:type="dxa"/>
          </w:tcPr>
          <w:p>
            <w:pPr/>
            <w:r>
              <w:rPr>
                <w:rStyle w:val="CodeChar"/>
              </w:rPr>
              <w:t xml:space="preserve">governance.Environment</w:t>
            </w:r>
          </w:p>
        </w:tc>
        <w:tc>
          <w:tcPr>
            <w:tcW w:w="1872" w:type="dxa"/>
          </w:tcPr>
          <w:p>
            <w:pPr/>
            <w:r>
              <w:t xml:space="preserve">Environment codes (list)</w:t>
            </w:r>
          </w:p>
        </w:tc>
        <w:tc>
          <w:tcPr>
            <w:tcW w:w="1872" w:type="dxa"/>
          </w:tcPr>
          <w:p>
            <w:pPr/>
            <w:r>
              <w:rPr>
                <w:rStyle w:val="CodeChar"/>
              </w:rPr>
              <w:t xml:space="preserve">prd</w:t>
            </w:r>
          </w:p>
        </w:tc>
        <w:tc>
          <w:tcPr>
            <w:tcW w:w="1872" w:type="dxa"/>
          </w:tcPr>
          <w:p>
            <w:pPr/>
            <w:r>
              <w:t xml:space="preserve">Tag default at tier compartment + CI check it matches the name</w:t>
            </w:r>
          </w:p>
        </w:tc>
        <w:tc>
          <w:tcPr>
            <w:tcW w:w="1872" w:type="dxa"/>
          </w:tcPr>
          <w:p>
            <w:pPr/>
            <w:r>
              <w:t xml:space="preserve">All</w:t>
            </w:r>
          </w:p>
        </w:tc>
      </w:tr>
      <w:tr>
        <w:tc>
          <w:tcPr>
            <w:tcW w:w="1872" w:type="dxa"/>
          </w:tcPr>
          <w:p>
            <w:pPr/>
            <w:r>
              <w:rPr>
                <w:rStyle w:val="CodeChar"/>
              </w:rPr>
              <w:t xml:space="preserve">governance.AppId</w:t>
            </w:r>
          </w:p>
        </w:tc>
        <w:tc>
          <w:tcPr>
            <w:tcW w:w="1872" w:type="dxa"/>
          </w:tcPr>
          <w:p>
            <w:pPr/>
            <w:r>
              <w:t xml:space="preserve">CMDB application identifier</w:t>
            </w:r>
          </w:p>
        </w:tc>
        <w:tc>
          <w:tcPr>
            <w:tcW w:w="1872" w:type="dxa"/>
          </w:tcPr>
          <w:p>
            <w:pPr/>
            <w:r>
              <w:rPr>
                <w:rStyle w:val="CodeChar"/>
              </w:rPr>
              <w:t xml:space="preserve">APP-00412</w:t>
            </w:r>
          </w:p>
        </w:tc>
        <w:tc>
          <w:tcPr>
            <w:tcW w:w="1872" w:type="dxa"/>
          </w:tcPr>
          <w:p>
            <w:pPr/>
            <w:r>
              <w:t xml:space="preserve">Required user value</w:t>
            </w:r>
          </w:p>
        </w:tc>
        <w:tc>
          <w:tcPr>
            <w:tcW w:w="1872" w:type="dxa"/>
          </w:tcPr>
          <w:p>
            <w:pPr/>
            <w:r>
              <w:t xml:space="preserve">All</w:t>
            </w:r>
          </w:p>
        </w:tc>
      </w:tr>
      <w:tr>
        <w:tc>
          <w:tcPr>
            <w:tcW w:w="1872" w:type="dxa"/>
          </w:tcPr>
          <w:p>
            <w:pPr/>
            <w:r>
              <w:rPr>
                <w:rStyle w:val="CodeChar"/>
              </w:rPr>
              <w:t xml:space="preserve">governance.BusinessUnit</w:t>
            </w:r>
          </w:p>
        </w:tc>
        <w:tc>
          <w:tcPr>
            <w:tcW w:w="1872" w:type="dxa"/>
          </w:tcPr>
          <w:p>
            <w:pPr/>
            <w:r>
              <w:t xml:space="preserve">BU register (list)</w:t>
            </w:r>
          </w:p>
        </w:tc>
        <w:tc>
          <w:tcPr>
            <w:tcW w:w="1872" w:type="dxa"/>
          </w:tcPr>
          <w:p>
            <w:pPr/>
            <w:r>
              <w:rPr>
                <w:rStyle w:val="CodeChar"/>
              </w:rPr>
              <w:t xml:space="preserve">retail</w:t>
            </w:r>
          </w:p>
        </w:tc>
        <w:tc>
          <w:tcPr>
            <w:tcW w:w="1872" w:type="dxa"/>
          </w:tcPr>
          <w:p>
            <w:pPr/>
            <w:r>
              <w:t xml:space="preserve">Required user value</w:t>
            </w:r>
          </w:p>
        </w:tc>
        <w:tc>
          <w:tcPr>
            <w:tcW w:w="1872" w:type="dxa"/>
          </w:tcPr>
          <w:p>
            <w:pPr/>
            <w:r>
              <w:t xml:space="preserve">All</w:t>
            </w:r>
          </w:p>
        </w:tc>
      </w:tr>
      <w:tr>
        <w:tc>
          <w:tcPr>
            <w:tcW w:w="1872" w:type="dxa"/>
          </w:tcPr>
          <w:p>
            <w:pPr/>
            <w:r>
              <w:rPr>
                <w:rStyle w:val="CodeChar"/>
              </w:rPr>
              <w:t xml:space="preserve">governance.BusinessOwner</w:t>
            </w:r>
          </w:p>
        </w:tc>
        <w:tc>
          <w:tcPr>
            <w:tcW w:w="1872" w:type="dxa"/>
          </w:tcPr>
          <w:p>
            <w:pPr/>
            <w:r>
              <w:t xml:space="preserve">Role mailbox, never a person</w:t>
            </w:r>
          </w:p>
        </w:tc>
        <w:tc>
          <w:tcPr>
            <w:tcW w:w="1872" w:type="dxa"/>
          </w:tcPr>
          <w:p>
            <w:pPr/>
            <w:r>
              <w:rPr>
                <w:rStyle w:val="CodeChar"/>
              </w:rPr>
              <w:t xml:space="preserve">retail-digital-owner@bank.example</w:t>
            </w:r>
          </w:p>
        </w:tc>
        <w:tc>
          <w:tcPr>
            <w:tcW w:w="1872" w:type="dxa"/>
          </w:tcPr>
          <w:p>
            <w:pPr/>
            <w:r>
              <w:t xml:space="preserve">Required user value</w:t>
            </w:r>
          </w:p>
        </w:tc>
        <w:tc>
          <w:tcPr>
            <w:tcW w:w="1872" w:type="dxa"/>
          </w:tcPr>
          <w:p>
            <w:pPr/>
            <w:r>
              <w:t xml:space="preserve">All</w:t>
            </w:r>
          </w:p>
        </w:tc>
      </w:tr>
      <w:tr>
        <w:tc>
          <w:tcPr>
            <w:tcW w:w="1872" w:type="dxa"/>
          </w:tcPr>
          <w:p>
            <w:pPr/>
            <w:r>
              <w:rPr>
                <w:rStyle w:val="CodeChar"/>
              </w:rPr>
              <w:t xml:space="preserve">governance.TechnicalOwner</w:t>
            </w:r>
          </w:p>
        </w:tc>
        <w:tc>
          <w:tcPr>
            <w:tcW w:w="1872" w:type="dxa"/>
          </w:tcPr>
          <w:p>
            <w:pPr/>
            <w:r>
              <w:t xml:space="preserve">Team mailbox or group</w:t>
            </w:r>
          </w:p>
        </w:tc>
        <w:tc>
          <w:tcPr>
            <w:tcW w:w="1872" w:type="dxa"/>
          </w:tcPr>
          <w:p>
            <w:pPr/>
            <w:r>
              <w:rPr>
                <w:rStyle w:val="CodeChar"/>
              </w:rPr>
              <w:t xml:space="preserve">cbs-platform@bank.example</w:t>
            </w:r>
          </w:p>
        </w:tc>
        <w:tc>
          <w:tcPr>
            <w:tcW w:w="1872" w:type="dxa"/>
          </w:tcPr>
          <w:p>
            <w:pPr/>
            <w:r>
              <w:t xml:space="preserve">Required user value</w:t>
            </w:r>
          </w:p>
        </w:tc>
        <w:tc>
          <w:tcPr>
            <w:tcW w:w="1872" w:type="dxa"/>
          </w:tcPr>
          <w:p>
            <w:pPr/>
            <w:r>
              <w:t xml:space="preserve">All</w:t>
            </w:r>
          </w:p>
        </w:tc>
      </w:tr>
      <w:tr>
        <w:tc>
          <w:tcPr>
            <w:tcW w:w="1872" w:type="dxa"/>
          </w:tcPr>
          <w:p>
            <w:pPr/>
            <w:r>
              <w:rPr>
                <w:rStyle w:val="CodeChar"/>
              </w:rPr>
              <w:t xml:space="preserve">governance.ManagedBy</w:t>
            </w:r>
          </w:p>
        </w:tc>
        <w:tc>
          <w:tcPr>
            <w:tcW w:w="1872" w:type="dxa"/>
          </w:tcPr>
          <w:p>
            <w:pPr/>
            <w:r>
              <w:rPr>
                <w:rStyle w:val="CodeChar"/>
              </w:rPr>
              <w:t xml:space="preserve">terraform</w:t>
            </w:r>
            <w:r>
              <w:t xml:space="preserve">, </w:t>
            </w:r>
            <w:r>
              <w:rPr>
                <w:rStyle w:val="CodeChar"/>
              </w:rPr>
              <w:t xml:space="preserve">orm</w:t>
            </w:r>
            <w:r>
              <w:t xml:space="preserve">, </w:t>
            </w:r>
            <w:r>
              <w:rPr>
                <w:rStyle w:val="CodeChar"/>
              </w:rPr>
              <w:t xml:space="preserve">pipeline</w:t>
            </w:r>
            <w:r>
              <w:t xml:space="preserve">, </w:t>
            </w:r>
            <w:r>
              <w:rPr>
                <w:rStyle w:val="CodeChar"/>
              </w:rPr>
              <w:t xml:space="preserve">console</w:t>
            </w:r>
            <w:r>
              <w:t xml:space="preserve">, </w:t>
            </w:r>
            <w:r>
              <w:rPr>
                <w:rStyle w:val="CodeChar"/>
              </w:rPr>
              <w:t xml:space="preserve">oci-service</w:t>
            </w:r>
          </w:p>
        </w:tc>
        <w:tc>
          <w:tcPr>
            <w:tcW w:w="1872" w:type="dxa"/>
          </w:tcPr>
          <w:p>
            <w:pPr/>
            <w:r>
              <w:rPr>
                <w:rStyle w:val="CodeChar"/>
              </w:rPr>
              <w:t xml:space="preserve">terraform</w:t>
            </w:r>
          </w:p>
        </w:tc>
        <w:tc>
          <w:tcPr>
            <w:tcW w:w="1872" w:type="dxa"/>
          </w:tcPr>
          <w:p>
            <w:pPr/>
            <w:r>
              <w:t xml:space="preserve">Pipeline sets it; nightly scan flags </w:t>
            </w:r>
            <w:r>
              <w:rPr>
                <w:rStyle w:val="CodeChar"/>
              </w:rPr>
              <w:t xml:space="preserve">console</w:t>
            </w:r>
            <w:r>
              <w:t xml:space="preserve"> in prd</w:t>
            </w:r>
          </w:p>
        </w:tc>
        <w:tc>
          <w:tcPr>
            <w:tcW w:w="1872" w:type="dxa"/>
          </w:tcPr>
          <w:p>
            <w:pPr/>
            <w:r>
              <w:t xml:space="preserve">All</w:t>
            </w:r>
          </w:p>
        </w:tc>
      </w:tr>
      <w:tr>
        <w:tc>
          <w:tcPr>
            <w:tcW w:w="1872" w:type="dxa"/>
          </w:tcPr>
          <w:p>
            <w:pPr/>
            <w:r>
              <w:rPr>
                <w:rStyle w:val="CodeChar"/>
              </w:rPr>
              <w:t xml:space="preserve">finops.CostCenter</w:t>
            </w:r>
          </w:p>
        </w:tc>
        <w:tc>
          <w:tcPr>
            <w:tcW w:w="1872" w:type="dxa"/>
          </w:tcPr>
          <w:p>
            <w:pPr/>
            <w:r>
              <w:t xml:space="preserve">Finance cost-centre list</w:t>
            </w:r>
          </w:p>
        </w:tc>
        <w:tc>
          <w:tcPr>
            <w:tcW w:w="1872" w:type="dxa"/>
          </w:tcPr>
          <w:p>
            <w:pPr/>
            <w:r>
              <w:rPr>
                <w:rStyle w:val="CodeChar"/>
              </w:rPr>
              <w:t xml:space="preserve">CC-4120</w:t>
            </w:r>
          </w:p>
        </w:tc>
        <w:tc>
          <w:tcPr>
            <w:tcW w:w="1872" w:type="dxa"/>
          </w:tcPr>
          <w:p>
            <w:pPr/>
            <w:r>
              <w:t xml:space="preserve">Required user value</w:t>
            </w:r>
          </w:p>
        </w:tc>
        <w:tc>
          <w:tcPr>
            <w:tcW w:w="1872" w:type="dxa"/>
          </w:tcPr>
          <w:p>
            <w:pPr/>
            <w:r>
              <w:t xml:space="preserve">All</w:t>
            </w:r>
          </w:p>
        </w:tc>
      </w:tr>
      <w:tr>
        <w:tc>
          <w:tcPr>
            <w:tcW w:w="1872" w:type="dxa"/>
          </w:tcPr>
          <w:p>
            <w:pPr/>
            <w:r>
              <w:rPr>
                <w:rStyle w:val="CodeChar"/>
              </w:rPr>
              <w:t xml:space="preserve">finops.Project</w:t>
            </w:r>
          </w:p>
        </w:tc>
        <w:tc>
          <w:tcPr>
            <w:tcW w:w="1872" w:type="dxa"/>
          </w:tcPr>
          <w:p>
            <w:pPr/>
            <w:r>
              <w:t xml:space="preserve">Project code or </w:t>
            </w:r>
            <w:r>
              <w:rPr>
                <w:rStyle w:val="CodeChar"/>
              </w:rPr>
              <w:t xml:space="preserve">run</w:t>
            </w:r>
          </w:p>
        </w:tc>
        <w:tc>
          <w:tcPr>
            <w:tcW w:w="1872" w:type="dxa"/>
          </w:tcPr>
          <w:p>
            <w:pPr/>
            <w:r>
              <w:rPr>
                <w:rStyle w:val="CodeChar"/>
              </w:rPr>
              <w:t xml:space="preserve">run</w:t>
            </w:r>
          </w:p>
        </w:tc>
        <w:tc>
          <w:tcPr>
            <w:tcW w:w="1872" w:type="dxa"/>
          </w:tcPr>
          <w:p>
            <w:pPr/>
            <w:r>
              <w:t xml:space="preserve">Required user value</w:t>
            </w:r>
          </w:p>
        </w:tc>
        <w:tc>
          <w:tcPr>
            <w:tcW w:w="1872" w:type="dxa"/>
          </w:tcPr>
          <w:p>
            <w:pPr/>
            <w:r>
              <w:t xml:space="preserve">All</w:t>
            </w:r>
          </w:p>
        </w:tc>
      </w:tr>
      <w:tr>
        <w:tc>
          <w:tcPr>
            <w:tcW w:w="1872" w:type="dxa"/>
          </w:tcPr>
          <w:p>
            <w:pPr/>
            <w:r>
              <w:rPr>
                <w:rStyle w:val="CodeChar"/>
              </w:rPr>
              <w:t xml:space="preserve">operations.SupportGroup</w:t>
            </w:r>
          </w:p>
        </w:tc>
        <w:tc>
          <w:tcPr>
            <w:tcW w:w="1872" w:type="dxa"/>
          </w:tcPr>
          <w:p>
            <w:pPr/>
            <w:r>
              <w:t xml:space="preserve">ITSM assignment group (list)</w:t>
            </w:r>
          </w:p>
        </w:tc>
        <w:tc>
          <w:tcPr>
            <w:tcW w:w="1872" w:type="dxa"/>
          </w:tcPr>
          <w:p>
            <w:pPr/>
            <w:r>
              <w:rPr>
                <w:rStyle w:val="CodeChar"/>
              </w:rPr>
              <w:t xml:space="preserve">ops-cbs-l2</w:t>
            </w:r>
          </w:p>
        </w:tc>
        <w:tc>
          <w:tcPr>
            <w:tcW w:w="1872" w:type="dxa"/>
          </w:tcPr>
          <w:p>
            <w:pPr/>
            <w:r>
              <w:t xml:space="preserve">Required user value</w:t>
            </w:r>
          </w:p>
        </w:tc>
        <w:tc>
          <w:tcPr>
            <w:tcW w:w="1872" w:type="dxa"/>
          </w:tcPr>
          <w:p>
            <w:pPr/>
            <w:r>
              <w:t xml:space="preserve">All</w:t>
            </w:r>
          </w:p>
        </w:tc>
      </w:tr>
      <w:tr>
        <w:tc>
          <w:tcPr>
            <w:tcW w:w="1872" w:type="dxa"/>
          </w:tcPr>
          <w:p>
            <w:pPr/>
            <w:r>
              <w:rPr>
                <w:rStyle w:val="CodeChar"/>
              </w:rPr>
              <w:t xml:space="preserve">operations.Criticality</w:t>
            </w:r>
          </w:p>
        </w:tc>
        <w:tc>
          <w:tcPr>
            <w:tcW w:w="1872" w:type="dxa"/>
          </w:tcPr>
          <w:p>
            <w:pPr/>
            <w:r>
              <w:rPr>
                <w:rStyle w:val="CodeChar"/>
              </w:rPr>
              <w:t xml:space="preserve">tier0</w:t>
            </w:r>
            <w:r>
              <w:t xml:space="preserve">, </w:t>
            </w:r>
            <w:r>
              <w:rPr>
                <w:rStyle w:val="CodeChar"/>
              </w:rPr>
              <w:t xml:space="preserve">tier1</w:t>
            </w:r>
            <w:r>
              <w:t xml:space="preserve">, </w:t>
            </w:r>
            <w:r>
              <w:rPr>
                <w:rStyle w:val="CodeChar"/>
              </w:rPr>
              <w:t xml:space="preserve">tier2</w:t>
            </w:r>
            <w:r>
              <w:t xml:space="preserve">, </w:t>
            </w:r>
            <w:r>
              <w:rPr>
                <w:rStyle w:val="CodeChar"/>
              </w:rPr>
              <w:t xml:space="preserve">tier3</w:t>
            </w:r>
          </w:p>
        </w:tc>
        <w:tc>
          <w:tcPr>
            <w:tcW w:w="1872" w:type="dxa"/>
          </w:tcPr>
          <w:p>
            <w:pPr/>
            <w:r>
              <w:rPr>
                <w:rStyle w:val="CodeChar"/>
              </w:rPr>
              <w:t xml:space="preserve">tier0</w:t>
            </w:r>
          </w:p>
        </w:tc>
        <w:tc>
          <w:tcPr>
            <w:tcW w:w="1872" w:type="dxa"/>
          </w:tcPr>
          <w:p>
            <w:pPr/>
            <w:r>
              <w:t xml:space="preserve">Required user value</w:t>
            </w:r>
          </w:p>
        </w:tc>
        <w:tc>
          <w:tcPr>
            <w:tcW w:w="1872" w:type="dxa"/>
          </w:tcPr>
          <w:p>
            <w:pPr/>
            <w:r>
              <w:t xml:space="preserve">All</w:t>
            </w:r>
          </w:p>
        </w:tc>
      </w:tr>
      <w:tr>
        <w:tc>
          <w:tcPr>
            <w:tcW w:w="1872" w:type="dxa"/>
          </w:tcPr>
          <w:p>
            <w:pPr/>
            <w:r>
              <w:rPr>
                <w:rStyle w:val="CodeChar"/>
              </w:rPr>
              <w:t xml:space="preserve">operations.DrSiteRole</w:t>
            </w:r>
          </w:p>
        </w:tc>
        <w:tc>
          <w:tcPr>
            <w:tcW w:w="1872" w:type="dxa"/>
          </w:tcPr>
          <w:p>
            <w:pPr/>
            <w:r>
              <w:rPr>
                <w:rStyle w:val="CodeChar"/>
              </w:rPr>
              <w:t xml:space="preserve">primary-site</w:t>
            </w:r>
            <w:r>
              <w:t xml:space="preserve">, </w:t>
            </w:r>
            <w:r>
              <w:rPr>
                <w:rStyle w:val="CodeChar"/>
              </w:rPr>
              <w:t xml:space="preserve">recovery-site</w:t>
            </w:r>
            <w:r>
              <w:t xml:space="preserve">, </w:t>
            </w:r>
            <w:r>
              <w:rPr>
                <w:rStyle w:val="CodeChar"/>
              </w:rPr>
              <w:t xml:space="preserve">single-site</w:t>
            </w:r>
          </w:p>
        </w:tc>
        <w:tc>
          <w:tcPr>
            <w:tcW w:w="1872" w:type="dxa"/>
          </w:tcPr>
          <w:p>
            <w:pPr/>
            <w:r>
              <w:rPr>
                <w:rStyle w:val="CodeChar"/>
              </w:rPr>
              <w:t xml:space="preserve">recovery-site</w:t>
            </w:r>
          </w:p>
        </w:tc>
        <w:tc>
          <w:tcPr>
            <w:tcW w:w="1872" w:type="dxa"/>
          </w:tcPr>
          <w:p>
            <w:pPr/>
            <w:r>
              <w:t xml:space="preserve">Required in </w:t>
            </w:r>
            <w:r>
              <w:rPr>
                <w:rStyle w:val="CodeChar"/>
              </w:rPr>
              <w:t xml:space="preserve">prd</w:t>
            </w:r>
          </w:p>
        </w:tc>
        <w:tc>
          <w:tcPr>
            <w:tcW w:w="1872" w:type="dxa"/>
          </w:tcPr>
          <w:p>
            <w:pPr/>
            <w:r>
              <w:t xml:space="preserve">prd</w:t>
            </w:r>
          </w:p>
        </w:tc>
      </w:tr>
      <w:tr>
        <w:tc>
          <w:tcPr>
            <w:tcW w:w="1872" w:type="dxa"/>
          </w:tcPr>
          <w:p>
            <w:pPr/>
            <w:r>
              <w:rPr>
                <w:rStyle w:val="CodeChar"/>
              </w:rPr>
              <w:t xml:space="preserve">security.DataClass</w:t>
            </w:r>
          </w:p>
        </w:tc>
        <w:tc>
          <w:tcPr>
            <w:tcW w:w="1872" w:type="dxa"/>
          </w:tcPr>
          <w:p>
            <w:pPr/>
            <w:r>
              <w:rPr>
                <w:rStyle w:val="CodeChar"/>
              </w:rPr>
              <w:t xml:space="preserve">public</w:t>
            </w:r>
            <w:r>
              <w:t xml:space="preserve">, </w:t>
            </w:r>
            <w:r>
              <w:rPr>
                <w:rStyle w:val="CodeChar"/>
              </w:rPr>
              <w:t xml:space="preserve">internal</w:t>
            </w:r>
            <w:r>
              <w:t xml:space="preserve">, </w:t>
            </w:r>
            <w:r>
              <w:rPr>
                <w:rStyle w:val="CodeChar"/>
              </w:rPr>
              <w:t xml:space="preserve">confidential</w:t>
            </w:r>
            <w:r>
              <w:t xml:space="preserve">, </w:t>
            </w:r>
            <w:r>
              <w:rPr>
                <w:rStyle w:val="CodeChar"/>
              </w:rPr>
              <w:t xml:space="preserve">restricted</w:t>
            </w:r>
            <w:r>
              <w:t xml:space="preserve"> [DEC-12]</w:t>
            </w:r>
          </w:p>
        </w:tc>
        <w:tc>
          <w:tcPr>
            <w:tcW w:w="1872" w:type="dxa"/>
          </w:tcPr>
          <w:p>
            <w:pPr/>
            <w:r>
              <w:rPr>
                <w:rStyle w:val="CodeChar"/>
              </w:rPr>
              <w:t xml:space="preserve">restricted</w:t>
            </w:r>
          </w:p>
        </w:tc>
        <w:tc>
          <w:tcPr>
            <w:tcW w:w="1872" w:type="dxa"/>
          </w:tcPr>
          <w:p>
            <w:pPr/>
            <w:r>
              <w:t xml:space="preserve">Required user value</w:t>
            </w:r>
          </w:p>
        </w:tc>
        <w:tc>
          <w:tcPr>
            <w:tcW w:w="1872" w:type="dxa"/>
          </w:tcPr>
          <w:p>
            <w:pPr/>
            <w:r>
              <w:t xml:space="preserve">All</w:t>
            </w:r>
          </w:p>
        </w:tc>
      </w:tr>
      <w:tr>
        <w:tc>
          <w:tcPr>
            <w:tcW w:w="1872" w:type="dxa"/>
          </w:tcPr>
          <w:p>
            <w:pPr/>
            <w:r>
              <w:rPr>
                <w:rStyle w:val="CodeChar"/>
              </w:rPr>
              <w:t xml:space="preserve">operations.ExpiryDate</w:t>
            </w:r>
          </w:p>
        </w:tc>
        <w:tc>
          <w:tcPr>
            <w:tcW w:w="1872" w:type="dxa"/>
          </w:tcPr>
          <w:p>
            <w:pPr/>
            <w:r>
              <w:t xml:space="preserve">ISO date </w:t>
            </w:r>
            <w:r>
              <w:rPr>
                <w:rStyle w:val="CodeChar"/>
              </w:rPr>
              <w:t xml:space="preserve">YYYY-MM-DD</w:t>
            </w:r>
          </w:p>
        </w:tc>
        <w:tc>
          <w:tcPr>
            <w:tcW w:w="1872" w:type="dxa"/>
          </w:tcPr>
          <w:p>
            <w:pPr/>
            <w:r>
              <w:rPr>
                <w:rStyle w:val="CodeChar"/>
              </w:rPr>
              <w:t xml:space="preserve">2026-12-31</w:t>
            </w:r>
          </w:p>
        </w:tc>
        <w:tc>
          <w:tcPr>
            <w:tcW w:w="1872" w:type="dxa"/>
          </w:tcPr>
          <w:p>
            <w:pPr/>
            <w:del w:id="13061" w:author="Claude" w:date="2026-09-27T17:00:00Z">
              <w:r>
                <w:delText xml:space="preserve">Required in </w:delText>
              </w:r>
            </w:del>
            <w:del w:id="13062" w:author="Claude" w:date="2026-09-27T17:00:00Z">
              <w:r>
                <w:rPr>
                  <w:rStyle w:val="CodeChar"/>
                </w:rPr>
                <w:delText xml:space="preserve">sbx</w:delText>
              </w:r>
            </w:del>
            <w:del w:id="13063" w:author="Claude" w:date="2026-09-27T17:00:00Z">
              <w:r>
                <w:delText xml:space="preserve"> and for temporary resources</w:delText>
              </w:r>
            </w:del>
            <w:ins w:id="13064" w:author="Claude" w:date="2026-09-27T17:00:00Z">
              <w:r>
                <w:t xml:space="preserve">Required for temporary resources</w:t>
              </w:r>
            </w:ins>
          </w:p>
        </w:tc>
        <w:tc>
          <w:tcPr>
            <w:tcW w:w="1872" w:type="dxa"/>
          </w:tcPr>
          <w:p>
            <w:pPr/>
            <w:del w:id="12055" w:author="Claude" w:date="2026-09-27T17:00:00Z">
              <w:r>
                <w:delText xml:space="preserve">sbx + temp</w:delText>
              </w:r>
            </w:del>
            <w:ins w:id="12056" w:author="Claude" w:date="2026-09-27T17:00:00Z">
              <w:r>
                <w:t xml:space="preserve">Temporary resources</w:t>
              </w:r>
            </w:ins>
          </w:p>
        </w:tc>
      </w:tr>
    </w:tbl>
    <w:p>
      <w:pPr/>
      <w:r>
        <w:rPr>
          <w:b/>
        </w:rPr>
        <w:t xml:space="preserve">Recommended optional defined tags:</w:t>
      </w:r>
      <w:r>
        <w:t xml:space="preserve"> </w:t>
      </w:r>
      <w:r>
        <w:rPr>
          <w:rStyle w:val="CodeChar"/>
        </w:rPr>
        <w:t xml:space="preserve">operations.PatchGroup</w:t>
      </w:r>
      <w:r>
        <w:t xml:space="preserve">, </w:t>
      </w:r>
      <w:r>
        <w:rPr>
          <w:rStyle w:val="CodeChar"/>
        </w:rPr>
        <w:t xml:space="preserve">operations.Schedule</w:t>
      </w:r>
      <w:r>
        <w:t xml:space="preserve"> (for example </w:t>
      </w:r>
      <w:r>
        <w:rPr>
          <w:rStyle w:val="CodeChar"/>
        </w:rPr>
        <w:t xml:space="preserve">office-hours</w:t>
      </w:r>
      <w:r>
        <w:t xml:space="preserve"> for non-prod shutdown), </w:t>
      </w:r>
      <w:r>
        <w:rPr>
          <w:rStyle w:val="CodeChar"/>
        </w:rPr>
        <w:t xml:space="preserve">operations.BackupPolicy</w:t>
      </w:r>
      <w:r>
        <w:t xml:space="preserve">, </w:t>
      </w:r>
      <w:r>
        <w:rPr>
          <w:rStyle w:val="CodeChar"/>
        </w:rPr>
        <w:t xml:space="preserve">operations.OsVersion</w:t>
      </w:r>
      <w:r>
        <w:t xml:space="preserve">, </w:t>
      </w:r>
      <w:r>
        <w:rPr>
          <w:rStyle w:val="CodeChar"/>
        </w:rPr>
        <w:t xml:space="preserve">governance.ChangeRef</w:t>
      </w:r>
      <w:r>
        <w:t xml:space="preserve"> (change request that created it), </w:t>
      </w:r>
      <w:r>
        <w:rPr>
          <w:rStyle w:val="CodeChar"/>
        </w:rPr>
        <w:t xml:space="preserve">governance.NamingStatus</w:t>
      </w:r>
      <w:r>
        <w:t xml:space="preserve"> (</w:t>
      </w:r>
      <w:r>
        <w:rPr>
          <w:rStyle w:val="CodeChar"/>
        </w:rPr>
        <w:t xml:space="preserve">compliant</w:t>
      </w:r>
      <w:r>
        <w:t xml:space="preserve">, </w:t>
      </w:r>
      <w:r>
        <w:rPr>
          <w:rStyle w:val="CodeChar"/>
        </w:rPr>
        <w:t xml:space="preserve">grandfathered</w:t>
      </w:r>
      <w:r>
        <w:t xml:space="preserve">, </w:t>
      </w:r>
      <w:r>
        <w:rPr>
          <w:rStyle w:val="CodeChar"/>
        </w:rPr>
        <w:t xml:space="preserve">exception</w:t>
      </w:r>
      <w:r>
        <w:t xml:space="preserve">).</w:t>
      </w:r>
    </w:p>
    <w:p>
      <w:pPr/>
      <w:r>
        <w:rPr>
          <w:b/>
        </w:rPr>
        <w:t xml:space="preserve">Namespace naming [REC]:</w:t>
      </w:r>
      <w:r>
        <w:t xml:space="preserve"> lowercase full words (</w:t>
      </w:r>
      <w:r>
        <w:rPr>
          <w:rStyle w:val="CodeChar"/>
        </w:rPr>
        <w:t xml:space="preserve">governance</w:t>
      </w:r>
      <w:r>
        <w:t xml:space="preserve">, </w:t>
      </w:r>
      <w:r>
        <w:rPr>
          <w:rStyle w:val="CodeChar"/>
        </w:rPr>
        <w:t xml:space="preserve">finops</w:t>
      </w:r>
      <w:r>
        <w:t xml:space="preserve">, </w:t>
      </w:r>
      <w:r>
        <w:rPr>
          <w:rStyle w:val="CodeChar"/>
        </w:rPr>
        <w:t xml:space="preserve">operations</w:t>
      </w:r>
      <w:r>
        <w:t xml:space="preserve">, </w:t>
      </w:r>
      <w:r>
        <w:rPr>
          <w:rStyle w:val="CodeChar"/>
        </w:rPr>
        <w:t xml:space="preserve">security</w:t>
      </w:r>
      <w:r>
        <w:t xml:space="preserve">), keys in PascalCase. Full words are used here, unlike resource names, because tag namespaces are few, immutable and read in reports, where clarity beats brevity.</w:t>
      </w:r>
    </w:p>
    <w:p>
      <w:pPr>
        <w:pStyle w:val="Heading3"/>
      </w:pPr>
      <w:r>
        <w:t xml:space="preserve">10.4 Freeform tags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Detail</w:t>
            </w:r>
          </w:p>
        </w:tc>
      </w:tr>
      <w:tr>
        <w:tc>
          <w:tcPr>
            <w:tcW w:w="4680" w:type="dxa"/>
          </w:tcPr>
          <w:p>
            <w:pPr/>
            <w:r>
              <w:t xml:space="preserve">Allowed for</w:t>
            </w:r>
          </w:p>
        </w:tc>
        <w:tc>
          <w:tcPr>
            <w:tcW w:w="4680" w:type="dxa"/>
          </w:tcPr>
          <w:p>
            <w:pPr/>
            <w:r>
              <w:t xml:space="preserve">Team-local conveniences: </w:t>
            </w:r>
            <w:r>
              <w:rPr>
                <w:rStyle w:val="CodeChar"/>
              </w:rPr>
              <w:t xml:space="preserve">k8s-namespace</w:t>
            </w:r>
            <w:r>
              <w:t xml:space="preserve">, </w:t>
            </w:r>
            <w:r>
              <w:rPr>
                <w:rStyle w:val="CodeChar"/>
              </w:rPr>
              <w:t xml:space="preserve">pipeline-run</w:t>
            </w:r>
            <w:r>
              <w:t xml:space="preserve">, </w:t>
            </w:r>
            <w:r>
              <w:rPr>
                <w:rStyle w:val="CodeChar"/>
              </w:rPr>
              <w:t xml:space="preserve">feature</w:t>
            </w:r>
          </w:p>
        </w:tc>
      </w:tr>
      <w:tr>
        <w:tc>
          <w:tcPr>
            <w:tcW w:w="4680" w:type="dxa"/>
          </w:tcPr>
          <w:p>
            <w:pPr/>
            <w:r>
              <w:t xml:space="preserve">Never for</w:t>
            </w:r>
          </w:p>
        </w:tc>
        <w:tc>
          <w:tcPr>
            <w:tcW w:w="4680" w:type="dxa"/>
          </w:tcPr>
          <w:p>
            <w:pPr/>
            <w:r>
              <w:t xml:space="preserve">Cost allocation, ownership, security classification, IAM conditions (freeform values are unvalidated and invisible to tag defaults)</w:t>
            </w:r>
          </w:p>
        </w:tc>
      </w:tr>
      <w:tr>
        <w:tc>
          <w:tcPr>
            <w:tcW w:w="4680" w:type="dxa"/>
          </w:tcPr>
          <w:p>
            <w:pPr/>
            <w:r>
              <w:t xml:space="preserve">Format</w:t>
            </w:r>
          </w:p>
        </w:tc>
        <w:tc>
          <w:tcPr>
            <w:tcW w:w="4680" w:type="dxa"/>
          </w:tcPr>
          <w:p>
            <w:pPr/>
            <w:r>
              <w:t xml:space="preserve">lowercase kebab-case keys, maximum 5 per resource by policy (OCI allows 10)</w:t>
            </w:r>
          </w:p>
        </w:tc>
      </w:tr>
    </w:tbl>
    <w:p>
      <w:pPr>
        <w:pStyle w:val="Heading3"/>
      </w:pPr>
      <w:r>
        <w:t xml:space="preserve">10.5 Example: complete tag set on a production database</w:t>
      </w:r>
    </w:p>
    <w:p>
      <w:pPr>
        <w:pStyle w:val="Code"/>
      </w:pPr>
      <w:bookmarkStart w:id="1" w:name="bongo_lang_json_1"/>
      <w:bookmarkEnd w:id="1"/>
      <w:r>
        <w:t xml:space="preserve">{</w:t>
      </w:r>
      <w:r>
        <w:br/>
      </w:r>
      <w:r>
        <w:t xml:space="preserve">  "governance": {"Entity": "cmr", "Environment": "prd", "AppId": "APP-00412",</w:t>
      </w:r>
      <w:r>
        <w:br/>
      </w:r>
      <w:r>
        <w:t xml:space="preserve">                 "BusinessUnit": "retail", "BusinessOwner": "retail-digital-owner@bank.example",</w:t>
      </w:r>
      <w:r>
        <w:br/>
      </w:r>
      <w:r>
        <w:t xml:space="preserve">                 "TechnicalOwner": "cbs-platform@bank.example", "ManagedBy": "terraform"},</w:t>
      </w:r>
      <w:r>
        <w:br/>
      </w:r>
      <w:r>
        <w:t xml:space="preserve">  "finops":     {"CostCenter": "CC-4120", "Project": "run"},</w:t>
      </w:r>
      <w:r>
        <w:br/>
      </w:r>
      <w:r>
        <w:t xml:space="preserve">  "operations": {"SupportGroup": "ops-cbs-l2", "Criticality": "tier0", "DrSiteRole": "primary-site"},</w:t>
      </w:r>
      <w:r>
        <w:br/>
      </w:r>
      <w:r>
        <w:t xml:space="preserve">  "security":   {"DataClass": "restricted"}</w:t>
      </w:r>
      <w:r>
        <w:br/>
      </w:r>
      <w:r>
        <w:t xml:space="preserve">}</w:t>
      </w:r>
    </w:p>
    <w:p>
      <w:pPr>
        <w:pStyle w:val="Heading2"/>
      </w:pPr>
      <w:r>
        <w:t xml:space="preserve">11. Resource-Specific Naming Standards</w:t>
      </w:r>
    </w:p>
    <w:p>
      <w:pPr/>
      <w:r>
        <w:t xml:space="preserve">Every resource follows the Standard Name; sections 11–18 only state, per resource, which tokens are required, what the </w:t>
      </w:r>
      <w:r>
        <w:rPr>
          <w:rStyle w:val="CodeChar"/>
        </w:rPr>
        <w:t xml:space="preserve">app</w:t>
      </w:r>
      <w:r>
        <w:t xml:space="preserve"> and </w:t>
      </w:r>
      <w:r>
        <w:rPr>
          <w:rStyle w:val="CodeChar"/>
        </w:rPr>
        <w:t xml:space="preserve">qual</w:t>
      </w:r>
      <w:r>
        <w:t xml:space="preserve"> tokens mean for that resource, and which OCI constraints apply. Tokens not mentioned keep their meaning from section 4: </w:t>
      </w:r>
      <w:r>
        <w:rPr>
          <w:rStyle w:val="CodeChar"/>
        </w:rPr>
        <w:t xml:space="preserve">org</w:t>
      </w:r>
      <w:r>
        <w:t xml:space="preserve"> = owning entity, </w:t>
      </w:r>
      <w:r>
        <w:rPr>
          <w:rStyle w:val="CodeChar"/>
        </w:rPr>
        <w:t xml:space="preserve">env</w:t>
      </w:r>
      <w:r>
        <w:t xml:space="preserve"> = environment, </w:t>
      </w:r>
      <w:r>
        <w:rPr>
          <w:rStyle w:val="CodeChar"/>
        </w:rPr>
        <w:t xml:space="preserve">rgn</w:t>
      </w:r>
      <w:r>
        <w:t xml:space="preserve"> = </w:t>
      </w:r>
      <w:del w:id="12059" w:author="Claude" w:date="2026-09-27T17:00:00Z">
        <w:r>
          <w:delText xml:space="preserve">region key</w:delText>
        </w:r>
      </w:del>
      <w:ins w:id="12060" w:author="Claude" w:date="2026-09-27T17:00:00Z">
        <w:r>
          <w:t xml:space="preserve">region code</w:t>
        </w:r>
      </w:ins>
      <w:r>
        <w:t xml:space="preserve">, </w:t>
      </w:r>
      <w:r>
        <w:rPr>
          <w:rStyle w:val="CodeChar"/>
        </w:rPr>
        <w:t xml:space="preserve">nn</w:t>
      </w:r>
      <w:r>
        <w:t xml:space="preserve"> = sequence.</w:t>
      </w:r>
    </w:p>
    <w:p>
      <w:pPr/>
      <w:r>
        <w:rPr>
          <w:b/>
        </w:rPr>
        <w:t xml:space="preserve">How to read the tables:</w:t>
      </w:r>
      <w:r>
        <w:t xml:space="preserve"> tokens in </w:t>
      </w:r>
      <w:r>
        <w:rPr>
          <w:rStyle w:val="CodeChar"/>
        </w:rPr>
        <w:t xml:space="preserve">[brackets]</w:t>
      </w:r>
      <w:r>
        <w:t xml:space="preserve"> are optional for that type; all others are required. “Constraint” cites OCI behaviour where documented; items marked </w:t>
      </w:r>
      <w:r>
        <w:rPr>
          <w:i/>
        </w:rPr>
        <w:t xml:space="preserve">verify</w:t>
      </w:r>
      <w:r>
        <w:t xml:space="preserve"> were not confirmed in current OCI documentation and must be checked by the platform team before the registry is published.</w:t>
      </w:r>
    </w:p>
    <w:p>
      <w:pPr>
        <w:pStyle w:val="Heading3"/>
      </w:pPr>
      <w:r>
        <w:t xml:space="preserve">11.1 Tenancy, identity and governance (global: no region token)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Resource</w:t>
            </w:r>
          </w:p>
        </w:tc>
        <w:tc>
          <w:tcPr>
            <w:tcW w:w="1560" w:type="dxa"/>
            <w:shd w:val="clear" w:color="auto" w:fill="F2F2F2"/>
          </w:tcPr>
          <w:p>
            <w:pPr/>
            <w:r>
              <w:t xml:space="preserve">Pattern</w:t>
            </w:r>
          </w:p>
        </w:tc>
        <w:tc>
          <w:tcPr>
            <w:tcW w:w="1560" w:type="dxa"/>
            <w:shd w:val="clear" w:color="auto" w:fill="F2F2F2"/>
          </w:tcPr>
          <w:p>
            <w:pPr/>
            <w:r>
              <w:t xml:space="preserve">Production example</w:t>
            </w:r>
          </w:p>
        </w:tc>
        <w:tc>
          <w:tcPr>
            <w:tcW w:w="1560" w:type="dxa"/>
            <w:shd w:val="clear" w:color="auto" w:fill="F2F2F2"/>
          </w:tcPr>
          <w:p>
            <w:pPr/>
            <w:r>
              <w:t xml:space="preserve">Non-production example</w:t>
            </w:r>
          </w:p>
        </w:tc>
        <w:tc>
          <w:tcPr>
            <w:tcW w:w="1560" w:type="dxa"/>
            <w:shd w:val="clear" w:color="auto" w:fill="F2F2F2"/>
          </w:tcPr>
          <w:p>
            <w:pPr/>
            <w:r>
              <w:t xml:space="preserve">Field notes</w:t>
            </w:r>
          </w:p>
        </w:tc>
        <w:tc>
          <w:tcPr>
            <w:tcW w:w="1560" w:type="dxa"/>
            <w:shd w:val="clear" w:color="auto" w:fill="F2F2F2"/>
          </w:tcPr>
          <w:p>
            <w:pPr/>
            <w:r>
              <w:t xml:space="preserve">OCI constraints</w:t>
            </w:r>
          </w:p>
        </w:tc>
      </w:tr>
      <w:tr>
        <w:tc>
          <w:tcPr>
            <w:tcW w:w="1560" w:type="dxa"/>
          </w:tcPr>
          <w:p>
            <w:pPr/>
            <w:r>
              <w:t xml:space="preserve">Tenancy</w:t>
            </w:r>
          </w:p>
        </w:tc>
        <w:tc>
          <w:tcPr>
            <w:tcW w:w="1560" w:type="dxa"/>
          </w:tcPr>
          <w:p>
            <w:pPr/>
            <w:r>
              <w:t xml:space="preserve">Not governed by pattern</w:t>
            </w:r>
          </w:p>
        </w:tc>
        <w:tc>
          <w:tcPr>
            <w:tcW w:w="1560" w:type="dxa"/>
          </w:tcPr>
          <w:p>
            <w:pPr/>
            <w:r>
              <w:t xml:space="preserve">—</w:t>
            </w:r>
          </w:p>
        </w:tc>
        <w:tc>
          <w:tcPr>
            <w:tcW w:w="1560" w:type="dxa"/>
          </w:tcPr>
          <w:p>
            <w:pPr/>
            <w:r>
              <w:t xml:space="preserve">—</w:t>
            </w:r>
          </w:p>
        </w:tc>
        <w:tc>
          <w:tcPr>
            <w:tcW w:w="1560" w:type="dxa"/>
          </w:tcPr>
          <w:p>
            <w:pPr/>
            <w:r>
              <w:t xml:space="preserve">Name chosen once; appears in the sign-in URL. Use a neutral name [DEC-5].</w:t>
            </w:r>
          </w:p>
        </w:tc>
        <w:tc>
          <w:tcPr>
            <w:tcW w:w="1560" w:type="dxa"/>
          </w:tcPr>
          <w:p>
            <w:pPr/>
            <w:r>
              <w:t xml:space="preserve">Renaming is possible but disruptive to federation and scripts.</w:t>
            </w:r>
          </w:p>
        </w:tc>
      </w:tr>
      <w:tr>
        <w:tc>
          <w:tcPr>
            <w:tcW w:w="1560" w:type="dxa"/>
          </w:tcPr>
          <w:p>
            <w:pPr/>
            <w:r>
              <w:t xml:space="preserve">Compartment</w:t>
            </w:r>
          </w:p>
        </w:tc>
        <w:tc>
          <w:tcPr>
            <w:tcW w:w="1560" w:type="dxa"/>
          </w:tcPr>
          <w:p>
            <w:pPr/>
            <w:r>
              <w:t xml:space="preserve">Section 9</w:t>
            </w:r>
          </w:p>
        </w:tc>
        <w:tc>
          <w:tcPr>
            <w:tcW w:w="1560" w:type="dxa"/>
          </w:tcPr>
          <w:p>
            <w:pPr/>
            <w:r>
              <w:rPr>
                <w:rStyle w:val="CodeChar"/>
              </w:rPr>
              <w:t xml:space="preserve">cmr-prd-cbs</w:t>
            </w:r>
          </w:p>
        </w:tc>
        <w:tc>
          <w:tcPr>
            <w:tcW w:w="1560" w:type="dxa"/>
          </w:tcPr>
          <w:p>
            <w:pPr/>
            <w:r>
              <w:rPr>
                <w:rStyle w:val="CodeChar"/>
              </w:rPr>
              <w:t xml:space="preserve">cmr-npd-cbs</w:t>
            </w:r>
          </w:p>
        </w:tc>
        <w:tc>
          <w:tcPr>
            <w:tcW w:w="1560" w:type="dxa"/>
          </w:tcPr>
          <w:p>
            <w:pPr/>
            <w:r>
              <w:t xml:space="preserve">Full-path names</w:t>
            </w:r>
          </w:p>
        </w:tc>
        <w:tc>
          <w:tcPr>
            <w:tcW w:w="1560" w:type="dxa"/>
          </w:tcPr>
          <w:p>
            <w:pPr/>
            <w:r>
              <w:t xml:space="preserve">100 chars; unique among siblings; 6 levels</w:t>
            </w:r>
          </w:p>
        </w:tc>
      </w:tr>
      <w:tr>
        <w:tc>
          <w:tcPr>
            <w:tcW w:w="1560" w:type="dxa"/>
          </w:tcPr>
          <w:p>
            <w:pPr/>
            <w:r>
              <w:t xml:space="preserve">Identity domain</w:t>
            </w:r>
          </w:p>
        </w:tc>
        <w:tc>
          <w:tcPr>
            <w:tcW w:w="1560" w:type="dxa"/>
          </w:tcPr>
          <w:p>
            <w:pPr/>
            <w:r>
              <w:rPr>
                <w:rStyle w:val="CodeChar"/>
              </w:rPr>
              <w:t xml:space="preserve">&lt;org&gt;-&lt;env&gt;-idd-&lt;app&gt;-&lt;nn&gt;</w:t>
            </w:r>
          </w:p>
        </w:tc>
        <w:tc>
          <w:tcPr>
            <w:tcW w:w="1560" w:type="dxa"/>
          </w:tcPr>
          <w:p>
            <w:pPr/>
            <w:del w:id="11537" w:author="Claude" w:date="2026-09-27T17:00:00Z">
              <w:r>
                <w:rPr>
                  <w:rStyle w:val="CodeChar"/>
                </w:rPr>
                <w:delText xml:space="preserve">abc-prd-idd-</w:delText>
              </w:r>
            </w:del>
            <w:ins w:id="11538" w:author="Claude" w:date="2026-09-27T17:00:00Z">
              <w:r>
                <w:rPr>
                  <w:rStyle w:val="CodeChar"/>
                </w:rPr>
                <w:t xml:space="preserve">cmr-prd-idd-</w:t>
              </w:r>
            </w:ins>
            <w:r>
              <w:rPr>
                <w:rStyle w:val="CodeChar"/>
              </w:rPr>
              <w:t xml:space="preserve">wkf-01</w:t>
            </w:r>
            <w:r>
              <w:t xml:space="preserve"> (workforce)</w:t>
            </w:r>
          </w:p>
        </w:tc>
        <w:tc>
          <w:tcPr>
            <w:tcW w:w="1560" w:type="dxa"/>
          </w:tcPr>
          <w:p>
            <w:pPr/>
            <w:del w:id="11539" w:author="Claude" w:date="2026-09-27T17:00:00Z">
              <w:r>
                <w:rPr>
                  <w:rStyle w:val="CodeChar"/>
                </w:rPr>
                <w:delText xml:space="preserve">abc-npd-idd-</w:delText>
              </w:r>
            </w:del>
            <w:ins w:id="11540" w:author="Claude" w:date="2026-09-27T17:00:00Z">
              <w:r>
                <w:rPr>
                  <w:rStyle w:val="CodeChar"/>
                </w:rPr>
                <w:t xml:space="preserve">cmr-uat-idd-</w:t>
              </w:r>
            </w:ins>
            <w:r>
              <w:rPr>
                <w:rStyle w:val="CodeChar"/>
              </w:rPr>
              <w:t xml:space="preserve">wkf-01</w:t>
            </w:r>
          </w:p>
        </w:tc>
        <w:tc>
          <w:tcPr>
            <w:tcW w:w="1560" w:type="dxa"/>
          </w:tcPr>
          <w:p>
            <w:pPr/>
            <w:r>
              <w:rPr>
                <w:rStyle w:val="CodeChar"/>
              </w:rPr>
              <w:t xml:space="preserve">app</w:t>
            </w:r>
            <w:r>
              <w:t xml:space="preserve"> = domain purpose: </w:t>
            </w:r>
            <w:r>
              <w:rPr>
                <w:rStyle w:val="CodeChar"/>
              </w:rPr>
              <w:t xml:space="preserve">wkf</w:t>
            </w:r>
            <w:r>
              <w:t xml:space="preserve"> workforce, </w:t>
            </w:r>
            <w:r>
              <w:rPr>
                <w:rStyle w:val="CodeChar"/>
              </w:rPr>
              <w:t xml:space="preserve">cus</w:t>
            </w:r>
            <w:r>
              <w:t xml:space="preserve"> customer-facing, </w:t>
            </w:r>
            <w:r>
              <w:rPr>
                <w:rStyle w:val="CodeChar"/>
              </w:rPr>
              <w:t xml:space="preserve">svc</w:t>
            </w:r>
            <w:r>
              <w:t xml:space="preserve"> service accounts</w:t>
            </w:r>
          </w:p>
        </w:tc>
        <w:tc>
          <w:tcPr>
            <w:tcW w:w="1560" w:type="dxa"/>
          </w:tcPr>
          <w:p>
            <w:pPr/>
            <w:r>
              <w:t xml:space="preserve">The </w:t>
            </w:r>
            <w:r>
              <w:rPr>
                <w:rStyle w:val="CodeChar"/>
              </w:rPr>
              <w:t xml:space="preserve">Default</w:t>
            </w:r>
            <w:r>
              <w:t xml:space="preserve"> domain cannot be renamed</w:t>
            </w:r>
          </w:p>
        </w:tc>
      </w:tr>
      <w:tr>
        <w:tc>
          <w:tcPr>
            <w:tcW w:w="1560" w:type="dxa"/>
          </w:tcPr>
          <w:p>
            <w:pPr/>
            <w:r>
              <w:t xml:space="preserve">IAM policy</w:t>
            </w:r>
          </w:p>
        </w:tc>
        <w:tc>
          <w:tcPr>
            <w:tcW w:w="1560" w:type="dxa"/>
          </w:tcPr>
          <w:p>
            <w:pPr/>
            <w:r>
              <w:rPr>
                <w:rStyle w:val="CodeChar"/>
              </w:rPr>
              <w:t xml:space="preserve">&lt;org&gt;-&lt;env&gt;-pol-&lt;app&gt;-&lt;qual&gt;-&lt;nn&gt;</w:t>
            </w:r>
          </w:p>
        </w:tc>
        <w:tc>
          <w:tcPr>
            <w:tcW w:w="1560" w:type="dxa"/>
          </w:tcPr>
          <w:p>
            <w:pPr/>
            <w:del w:id="11541" w:author="Claude" w:date="2026-09-27T17:00:00Z">
              <w:r>
                <w:rPr>
                  <w:rStyle w:val="CodeChar"/>
                </w:rPr>
                <w:delText xml:space="preserve">cmr-prd-pol-</w:delText>
              </w:r>
            </w:del>
            <w:ins w:id="11542" w:author="Claude" w:date="2026-09-27T17:00:00Z">
              <w:r>
                <w:rPr>
                  <w:rStyle w:val="CodeChar"/>
                </w:rPr>
                <w:t xml:space="preserve">cmr-prd-pol-</w:t>
              </w:r>
            </w:ins>
            <w:r>
              <w:rPr>
                <w:rStyle w:val="CodeChar"/>
              </w:rPr>
              <w:t xml:space="preserve">cbs-oper-01</w:t>
            </w:r>
          </w:p>
        </w:tc>
        <w:tc>
          <w:tcPr>
            <w:tcW w:w="1560" w:type="dxa"/>
          </w:tcPr>
          <w:p>
            <w:pPr/>
            <w:del w:id="11543" w:author="Claude" w:date="2026-09-27T17:00:00Z">
              <w:r>
                <w:rPr>
                  <w:rStyle w:val="CodeChar"/>
                </w:rPr>
                <w:delText xml:space="preserve">cmr-npd-pol-</w:delText>
              </w:r>
            </w:del>
            <w:ins w:id="11544" w:author="Claude" w:date="2026-09-27T17:00:00Z">
              <w:r>
                <w:rPr>
                  <w:rStyle w:val="CodeChar"/>
                </w:rPr>
                <w:t xml:space="preserve">cmr-uat-pol-</w:t>
              </w:r>
            </w:ins>
            <w:r>
              <w:rPr>
                <w:rStyle w:val="CodeChar"/>
              </w:rPr>
              <w:t xml:space="preserve">cbs-admin-01</w:t>
            </w:r>
          </w:p>
        </w:tc>
        <w:tc>
          <w:tcPr>
            <w:tcW w:w="1560" w:type="dxa"/>
          </w:tcPr>
          <w:p>
            <w:pPr/>
            <w:r>
              <w:rPr>
                <w:rStyle w:val="CodeChar"/>
              </w:rPr>
              <w:t xml:space="preserve">app</w:t>
            </w:r>
            <w:r>
              <w:t xml:space="preserve"> = scope of the policy; </w:t>
            </w:r>
            <w:r>
              <w:rPr>
                <w:rStyle w:val="CodeChar"/>
              </w:rPr>
              <w:t xml:space="preserve">qual</w:t>
            </w:r>
            <w:r>
              <w:t xml:space="preserve"> = role granted</w:t>
            </w:r>
          </w:p>
        </w:tc>
        <w:tc>
          <w:tcPr>
            <w:tcW w:w="1560" w:type="dxa"/>
          </w:tcPr>
          <w:p>
            <w:pPr/>
            <w:r>
              <w:rPr>
                <w:b/>
              </w:rPr>
              <w:t xml:space="preserve">Unique across the tenancy; cannot be changed</w:t>
            </w:r>
            <w:r>
              <w:t xml:space="preserve"> (</w:t>
            </w:r>
            <w:hyperlink r:id="rId7" w:history="1">
              <w:r>
                <w:rPr>
                  <w:rStyle w:val="Hyperlink"/>
                </w:rPr>
                <w:t xml:space="preserve">CLI reference</w:t>
              </w:r>
            </w:hyperlink>
            <w:r>
              <w:t xml:space="preserve">). Get it right first time.</w:t>
            </w:r>
          </w:p>
        </w:tc>
      </w:tr>
      <w:tr>
        <w:tc>
          <w:tcPr>
            <w:tcW w:w="1560" w:type="dxa"/>
          </w:tcPr>
          <w:p>
            <w:pPr/>
            <w:r>
              <w:t xml:space="preserve">IAM group</w:t>
            </w:r>
          </w:p>
        </w:tc>
        <w:tc>
          <w:tcPr>
            <w:tcW w:w="1560" w:type="dxa"/>
          </w:tcPr>
          <w:p>
            <w:pPr/>
            <w:r>
              <w:rPr>
                <w:rStyle w:val="CodeChar"/>
              </w:rPr>
              <w:t xml:space="preserve">&lt;org&gt;-&lt;env&gt;-grp-&lt;app&gt;-&lt;qual&gt;-&lt;nn&gt;</w:t>
            </w:r>
          </w:p>
        </w:tc>
        <w:tc>
          <w:tcPr>
            <w:tcW w:w="1560" w:type="dxa"/>
          </w:tcPr>
          <w:p>
            <w:pPr/>
            <w:del w:id="11545" w:author="Claude" w:date="2026-09-27T17:00:00Z">
              <w:r>
                <w:rPr>
                  <w:rStyle w:val="CodeChar"/>
                </w:rPr>
                <w:delText xml:space="preserve">cmr-prd-grp-</w:delText>
              </w:r>
            </w:del>
            <w:ins w:id="11546" w:author="Claude" w:date="2026-09-27T17:00:00Z">
              <w:r>
                <w:rPr>
                  <w:rStyle w:val="CodeChar"/>
                </w:rPr>
                <w:t xml:space="preserve">cmr-prd-grp-</w:t>
              </w:r>
            </w:ins>
            <w:r>
              <w:rPr>
                <w:rStyle w:val="CodeChar"/>
              </w:rPr>
              <w:t xml:space="preserve">cbs-oper-01</w:t>
            </w:r>
          </w:p>
        </w:tc>
        <w:tc>
          <w:tcPr>
            <w:tcW w:w="1560" w:type="dxa"/>
          </w:tcPr>
          <w:p>
            <w:pPr/>
            <w:del w:id="11547" w:author="Claude" w:date="2026-09-27T17:00:00Z">
              <w:r>
                <w:rPr>
                  <w:rStyle w:val="CodeChar"/>
                </w:rPr>
                <w:delText xml:space="preserve">cmr-npd-grp-</w:delText>
              </w:r>
            </w:del>
            <w:ins w:id="11548" w:author="Claude" w:date="2026-09-27T17:00:00Z">
              <w:r>
                <w:rPr>
                  <w:rStyle w:val="CodeChar"/>
                </w:rPr>
                <w:t xml:space="preserve">cmr-uat-grp-</w:t>
              </w:r>
            </w:ins>
            <w:r>
              <w:rPr>
                <w:rStyle w:val="CodeChar"/>
              </w:rPr>
              <w:t xml:space="preserve">cbs-admin-01</w:t>
            </w:r>
          </w:p>
        </w:tc>
        <w:tc>
          <w:tcPr>
            <w:tcW w:w="1560" w:type="dxa"/>
          </w:tcPr>
          <w:p>
            <w:pPr/>
            <w:r>
              <w:rPr>
                <w:rStyle w:val="CodeChar"/>
              </w:rPr>
              <w:t xml:space="preserve">qual</w:t>
            </w:r>
            <w:r>
              <w:t xml:space="preserve"> = role; groups federated from Entra ID/AD keep the IdP name, and the IdP group should follow this same pattern [DEC-7]</w:t>
            </w:r>
          </w:p>
        </w:tc>
        <w:tc>
          <w:tcPr>
            <w:tcW w:w="1560" w:type="dxa"/>
          </w:tcPr>
          <w:p>
            <w:pPr/>
            <w:r>
              <w:t xml:space="preserve">Unique within identity domain</w:t>
            </w:r>
          </w:p>
        </w:tc>
      </w:tr>
      <w:tr>
        <w:tc>
          <w:tcPr>
            <w:tcW w:w="1560" w:type="dxa"/>
          </w:tcPr>
          <w:p>
            <w:pPr/>
            <w:r>
              <w:t xml:space="preserve">Dynamic group</w:t>
            </w:r>
          </w:p>
        </w:tc>
        <w:tc>
          <w:tcPr>
            <w:tcW w:w="1560" w:type="dxa"/>
          </w:tcPr>
          <w:p>
            <w:pPr/>
            <w:r>
              <w:rPr>
                <w:rStyle w:val="CodeChar"/>
              </w:rPr>
              <w:t xml:space="preserve">&lt;org&gt;-&lt;env&gt;-dgp-&lt;app&gt;-&lt;qual&gt;-&lt;nn&gt;</w:t>
            </w:r>
          </w:p>
        </w:tc>
        <w:tc>
          <w:tcPr>
            <w:tcW w:w="1560" w:type="dxa"/>
          </w:tcPr>
          <w:p>
            <w:pPr/>
            <w:del w:id="11549" w:author="Claude" w:date="2026-09-27T17:00:00Z">
              <w:r>
                <w:rPr>
                  <w:rStyle w:val="CodeChar"/>
                </w:rPr>
                <w:delText xml:space="preserve">cmr-prd-dgp-</w:delText>
              </w:r>
            </w:del>
            <w:ins w:id="11550" w:author="Claude" w:date="2026-09-27T17:00:00Z">
              <w:r>
                <w:rPr>
                  <w:rStyle w:val="CodeChar"/>
                </w:rPr>
                <w:t xml:space="preserve">cmr-prd-dgp-</w:t>
              </w:r>
            </w:ins>
            <w:r>
              <w:rPr>
                <w:rStyle w:val="CodeChar"/>
              </w:rPr>
              <w:t xml:space="preserve">pay-fn-01</w:t>
            </w:r>
          </w:p>
        </w:tc>
        <w:tc>
          <w:tcPr>
            <w:tcW w:w="1560" w:type="dxa"/>
          </w:tcPr>
          <w:p>
            <w:pPr/>
            <w:del w:id="11551" w:author="Claude" w:date="2026-09-27T17:00:00Z">
              <w:r>
                <w:rPr>
                  <w:rStyle w:val="CodeChar"/>
                </w:rPr>
                <w:delText xml:space="preserve">cmr-dev-dgp-</w:delText>
              </w:r>
            </w:del>
            <w:ins w:id="11552" w:author="Claude" w:date="2026-09-27T17:00:00Z">
              <w:r>
                <w:rPr>
                  <w:rStyle w:val="CodeChar"/>
                </w:rPr>
                <w:t xml:space="preserve">cmr-dev-dgp-</w:t>
              </w:r>
            </w:ins>
            <w:r>
              <w:rPr>
                <w:rStyle w:val="CodeChar"/>
              </w:rPr>
              <w:t xml:space="preserve">pay-fn-01</w:t>
            </w:r>
          </w:p>
        </w:tc>
        <w:tc>
          <w:tcPr>
            <w:tcW w:w="1560" w:type="dxa"/>
          </w:tcPr>
          <w:p>
            <w:pPr/>
            <w:r>
              <w:rPr>
                <w:rStyle w:val="CodeChar"/>
              </w:rPr>
              <w:t xml:space="preserve">qual</w:t>
            </w:r>
            <w:r>
              <w:t xml:space="preserve"> = member type (all Functions of payments)</w:t>
            </w:r>
          </w:p>
        </w:tc>
        <w:tc>
          <w:tcPr>
            <w:tcW w:w="1560" w:type="dxa"/>
          </w:tcPr>
          <w:p>
            <w:pPr/>
            <w:r>
              <w:t xml:space="preserve">Unique within identity domain</w:t>
            </w:r>
          </w:p>
        </w:tc>
      </w:tr>
      <w:tr>
        <w:tc>
          <w:tcPr>
            <w:tcW w:w="1560" w:type="dxa"/>
          </w:tcPr>
          <w:p>
            <w:pPr/>
            <w:r>
              <w:t xml:space="preserve">Quota policy</w:t>
            </w:r>
          </w:p>
        </w:tc>
        <w:tc>
          <w:tcPr>
            <w:tcW w:w="1560" w:type="dxa"/>
          </w:tcPr>
          <w:p>
            <w:pPr/>
            <w:r>
              <w:rPr>
                <w:rStyle w:val="CodeChar"/>
              </w:rPr>
              <w:t xml:space="preserve">&lt;org&gt;-&lt;env&gt;-qta-&lt;app&gt;-&lt;nn&gt;</w:t>
            </w:r>
          </w:p>
        </w:tc>
        <w:tc>
          <w:tcPr>
            <w:tcW w:w="1560" w:type="dxa"/>
          </w:tcPr>
          <w:p>
            <w:pPr/>
            <w:del w:id="11553" w:author="Claude" w:date="2026-09-27T17:00:00Z">
              <w:r>
                <w:rPr>
                  <w:rStyle w:val="CodeChar"/>
                </w:rPr>
                <w:delText xml:space="preserve">cmr-prd-qta-</w:delText>
              </w:r>
            </w:del>
            <w:ins w:id="11554" w:author="Claude" w:date="2026-09-27T17:00:00Z">
              <w:r>
                <w:rPr>
                  <w:rStyle w:val="CodeChar"/>
                </w:rPr>
                <w:t xml:space="preserve">cmr-prd-qta-</w:t>
              </w:r>
            </w:ins>
            <w:r>
              <w:rPr>
                <w:rStyle w:val="CodeChar"/>
              </w:rPr>
              <w:t xml:space="preserve">cbs-01</w:t>
            </w:r>
          </w:p>
        </w:tc>
        <w:tc>
          <w:tcPr>
            <w:tcW w:w="1560" w:type="dxa"/>
          </w:tcPr>
          <w:p>
            <w:pPr/>
            <w:del w:id="11555" w:author="Claude" w:date="2026-09-27T17:00:00Z">
              <w:r>
                <w:rPr>
                  <w:rStyle w:val="CodeChar"/>
                </w:rPr>
                <w:delText xml:space="preserve">cmr-sbx-qta-</w:delText>
              </w:r>
            </w:del>
            <w:ins w:id="11556" w:author="Claude" w:date="2026-09-27T17:00:00Z">
              <w:r>
                <w:rPr>
                  <w:rStyle w:val="CodeChar"/>
                </w:rPr>
                <w:t xml:space="preserve">cmr-dev-qta-</w:t>
              </w:r>
            </w:ins>
            <w:r>
              <w:rPr>
                <w:rStyle w:val="CodeChar"/>
              </w:rPr>
              <w:t xml:space="preserve">lab-01</w:t>
            </w:r>
          </w:p>
        </w:tc>
        <w:tc>
          <w:tcPr>
            <w:tcW w:w="1560" w:type="dxa"/>
          </w:tcPr>
          <w:p>
            <w:pPr/>
            <w:r>
              <w:rPr>
                <w:rStyle w:val="CodeChar"/>
              </w:rPr>
              <w:t xml:space="preserve">app</w:t>
            </w:r>
            <w:r>
              <w:t xml:space="preserve"> = scope</w:t>
            </w:r>
          </w:p>
        </w:tc>
        <w:tc>
          <w:tcPr>
            <w:tcW w:w="1560" w:type="dxa"/>
          </w:tcPr>
          <w:p>
            <w:pPr/>
            <w:r>
              <w:t xml:space="preserve">Quota names unique per tenancy (</w:t>
            </w:r>
            <w:r>
              <w:rPr>
                <w:i/>
              </w:rPr>
              <w:t xml:space="preserve">verify</w:t>
            </w:r>
            <w:r>
              <w:t xml:space="preserve">)</w:t>
            </w:r>
          </w:p>
        </w:tc>
      </w:tr>
      <w:tr>
        <w:tc>
          <w:tcPr>
            <w:tcW w:w="1560" w:type="dxa"/>
          </w:tcPr>
          <w:p>
            <w:pPr/>
            <w:r>
              <w:t xml:space="preserve">Budget</w:t>
            </w:r>
          </w:p>
        </w:tc>
        <w:tc>
          <w:tcPr>
            <w:tcW w:w="1560" w:type="dxa"/>
          </w:tcPr>
          <w:p>
            <w:pPr/>
            <w:r>
              <w:rPr>
                <w:rStyle w:val="CodeChar"/>
              </w:rPr>
              <w:t xml:space="preserve">&lt;org&gt;-&lt;env&gt;-bgt-&lt;app&gt;-&lt;nn&gt;</w:t>
            </w:r>
          </w:p>
        </w:tc>
        <w:tc>
          <w:tcPr>
            <w:tcW w:w="1560" w:type="dxa"/>
          </w:tcPr>
          <w:p>
            <w:pPr/>
            <w:del w:id="11557" w:author="Claude" w:date="2026-09-27T17:00:00Z">
              <w:r>
                <w:rPr>
                  <w:rStyle w:val="CodeChar"/>
                </w:rPr>
                <w:delText xml:space="preserve">cmr-prd-bgt-</w:delText>
              </w:r>
            </w:del>
            <w:ins w:id="11558" w:author="Claude" w:date="2026-09-27T17:00:00Z">
              <w:r>
                <w:rPr>
                  <w:rStyle w:val="CodeChar"/>
                </w:rPr>
                <w:t xml:space="preserve">cmr-prd-bgt-</w:t>
              </w:r>
            </w:ins>
            <w:r>
              <w:rPr>
                <w:rStyle w:val="CodeChar"/>
              </w:rPr>
              <w:t xml:space="preserve">cbs-01</w:t>
            </w:r>
          </w:p>
        </w:tc>
        <w:tc>
          <w:tcPr>
            <w:tcW w:w="1560" w:type="dxa"/>
          </w:tcPr>
          <w:p>
            <w:pPr/>
            <w:del w:id="11559" w:author="Claude" w:date="2026-09-27T17:00:00Z">
              <w:r>
                <w:rPr>
                  <w:rStyle w:val="CodeChar"/>
                </w:rPr>
                <w:delText xml:space="preserve">cmr-npd-bgt-</w:delText>
              </w:r>
            </w:del>
            <w:ins w:id="11560" w:author="Claude" w:date="2026-09-27T17:00:00Z">
              <w:r>
                <w:rPr>
                  <w:rStyle w:val="CodeChar"/>
                </w:rPr>
                <w:t xml:space="preserve">cmr-uat-bgt-</w:t>
              </w:r>
            </w:ins>
            <w:r>
              <w:rPr>
                <w:rStyle w:val="CodeChar"/>
              </w:rPr>
              <w:t xml:space="preserve">cbs-01</w:t>
            </w:r>
          </w:p>
        </w:tc>
        <w:tc>
          <w:tcPr>
            <w:tcW w:w="1560" w:type="dxa"/>
          </w:tcPr>
          <w:p>
            <w:pPr/>
            <w:r>
              <w:t xml:space="preserve">One budget per entity-tier and per major application</w:t>
            </w:r>
          </w:p>
        </w:tc>
        <w:tc>
          <w:tcPr>
            <w:tcW w:w="1560" w:type="dxa"/>
          </w:tcPr>
          <w:p>
            <w:pPr/>
            <w:r>
              <w:t xml:space="preserve">—</w:t>
            </w:r>
          </w:p>
        </w:tc>
      </w:tr>
      <w:tr>
        <w:tc>
          <w:tcPr>
            <w:tcW w:w="1560" w:type="dxa"/>
          </w:tcPr>
          <w:p>
            <w:pPr/>
            <w:r>
              <w:t xml:space="preserve">Security zone</w:t>
            </w:r>
          </w:p>
        </w:tc>
        <w:tc>
          <w:tcPr>
            <w:tcW w:w="1560" w:type="dxa"/>
          </w:tcPr>
          <w:p>
            <w:pPr/>
            <w:r>
              <w:rPr>
                <w:rStyle w:val="CodeChar"/>
              </w:rPr>
              <w:t xml:space="preserve">&lt;org&gt;-&lt;env&gt;-szn-&lt;app&gt;-&lt;nn&gt;</w:t>
            </w:r>
          </w:p>
        </w:tc>
        <w:tc>
          <w:tcPr>
            <w:tcW w:w="1560" w:type="dxa"/>
          </w:tcPr>
          <w:p>
            <w:pPr/>
            <w:del w:id="11561" w:author="Claude" w:date="2026-09-27T17:00:00Z">
              <w:r>
                <w:rPr>
                  <w:rStyle w:val="CodeChar"/>
                </w:rPr>
                <w:delText xml:space="preserve">cmr-prd-szn-</w:delText>
              </w:r>
            </w:del>
            <w:ins w:id="11562" w:author="Claude" w:date="2026-09-27T17:00:00Z">
              <w:r>
                <w:rPr>
                  <w:rStyle w:val="CodeChar"/>
                </w:rPr>
                <w:t xml:space="preserve">cmr-prd-szn-</w:t>
              </w:r>
            </w:ins>
            <w:r>
              <w:rPr>
                <w:rStyle w:val="CodeChar"/>
              </w:rPr>
              <w:t xml:space="preserve">cbs-01</w:t>
            </w:r>
          </w:p>
        </w:tc>
        <w:tc>
          <w:tcPr>
            <w:tcW w:w="1560" w:type="dxa"/>
          </w:tcPr>
          <w:p>
            <w:pPr/>
            <w:r>
              <w:t xml:space="preserve">— (non-prod rarely needs one)</w:t>
            </w:r>
          </w:p>
        </w:tc>
        <w:tc>
          <w:tcPr>
            <w:tcW w:w="1560" w:type="dxa"/>
          </w:tcPr>
          <w:p>
            <w:pPr/>
            <w:r>
              <w:t xml:space="preserve">Attached to the compartment of the same scope</w:t>
            </w:r>
          </w:p>
        </w:tc>
        <w:tc>
          <w:tcPr>
            <w:tcW w:w="1560" w:type="dxa"/>
          </w:tcPr>
          <w:p>
            <w:pPr/>
            <w:r>
              <w:t xml:space="preserve">—</w:t>
            </w:r>
          </w:p>
        </w:tc>
      </w:tr>
      <w:tr>
        <w:tc>
          <w:tcPr>
            <w:tcW w:w="1560" w:type="dxa"/>
          </w:tcPr>
          <w:p>
            <w:pPr/>
            <w:r>
              <w:t xml:space="preserve">Cloud Guard target</w:t>
            </w:r>
          </w:p>
        </w:tc>
        <w:tc>
          <w:tcPr>
            <w:tcW w:w="1560" w:type="dxa"/>
          </w:tcPr>
          <w:p>
            <w:pPr/>
            <w:r>
              <w:rPr>
                <w:rStyle w:val="CodeChar"/>
              </w:rPr>
              <w:t xml:space="preserve">&lt;org&gt;-&lt;env&gt;-cgt-&lt;app&gt;-&lt;nn&gt;</w:t>
            </w:r>
          </w:p>
        </w:tc>
        <w:tc>
          <w:tcPr>
            <w:tcW w:w="1560" w:type="dxa"/>
          </w:tcPr>
          <w:p>
            <w:pPr/>
            <w:del w:id="11563" w:author="Claude" w:date="2026-09-27T17:00:00Z">
              <w:r>
                <w:rPr>
                  <w:rStyle w:val="CodeChar"/>
                </w:rPr>
                <w:delText xml:space="preserve">abc-prd-cgt-</w:delText>
              </w:r>
            </w:del>
            <w:ins w:id="11564" w:author="Claude" w:date="2026-09-27T17:00:00Z">
              <w:r>
                <w:rPr>
                  <w:rStyle w:val="CodeChar"/>
                </w:rPr>
                <w:t xml:space="preserve">cmr-prd-cgt-</w:t>
              </w:r>
            </w:ins>
            <w:r>
              <w:rPr>
                <w:rStyle w:val="CodeChar"/>
              </w:rPr>
              <w:t xml:space="preserve">lzn-01</w:t>
            </w:r>
          </w:p>
        </w:tc>
        <w:tc>
          <w:tcPr>
            <w:tcW w:w="1560" w:type="dxa"/>
          </w:tcPr>
          <w:p>
            <w:pPr/>
            <w:del w:id="11565" w:author="Claude" w:date="2026-09-27T17:00:00Z">
              <w:r>
                <w:rPr>
                  <w:rStyle w:val="CodeChar"/>
                </w:rPr>
                <w:delText xml:space="preserve">abc-npd-cgt-</w:delText>
              </w:r>
            </w:del>
            <w:ins w:id="11566" w:author="Claude" w:date="2026-09-27T17:00:00Z">
              <w:r>
                <w:rPr>
                  <w:rStyle w:val="CodeChar"/>
                </w:rPr>
                <w:t xml:space="preserve">cmr-uat-cgt-</w:t>
              </w:r>
            </w:ins>
            <w:r>
              <w:rPr>
                <w:rStyle w:val="CodeChar"/>
              </w:rPr>
              <w:t xml:space="preserve">lzn-01</w:t>
            </w:r>
          </w:p>
        </w:tc>
        <w:tc>
          <w:tcPr>
            <w:tcW w:w="1560" w:type="dxa"/>
          </w:tcPr>
          <w:p>
            <w:pPr/>
            <w:r>
              <w:rPr>
                <w:rStyle w:val="CodeChar"/>
              </w:rPr>
              <w:t xml:space="preserve">lzn</w:t>
            </w:r>
            <w:r>
              <w:t xml:space="preserve"> = landing zone</w:t>
            </w:r>
          </w:p>
        </w:tc>
        <w:tc>
          <w:tcPr>
            <w:tcW w:w="1560" w:type="dxa"/>
          </w:tcPr>
          <w:p>
            <w:pPr/>
            <w:r>
              <w:t xml:space="preserve">—</w:t>
            </w:r>
          </w:p>
        </w:tc>
      </w:tr>
    </w:tbl>
    <w:p>
      <w:pPr/>
      <w:r>
        <w:t xml:space="preserve">The environment token on IAM objects is the </w:t>
      </w:r>
      <w:r>
        <w:rPr>
          <w:b/>
        </w:rPr>
        <w:t xml:space="preserve">scope of access</w:t>
      </w:r>
      <w:r>
        <w:t xml:space="preserve"> they grant. A policy granting access to both prod and non-prod is a design smell in a bank; if unavoidable (break-glass), it uses </w:t>
      </w:r>
      <w:r>
        <w:rPr>
          <w:rStyle w:val="CodeChar"/>
        </w:rPr>
        <w:t xml:space="preserve">prd</w:t>
      </w:r>
      <w:r>
        <w:t xml:space="preserve">.</w:t>
      </w:r>
    </w:p>
    <w:p>
      <w:pPr>
        <w:pStyle w:val="Heading3"/>
      </w:pPr>
      <w:r>
        <w:t xml:space="preserve">11.2 Integration and application services (regional)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Resource</w:t>
            </w:r>
          </w:p>
        </w:tc>
        <w:tc>
          <w:tcPr>
            <w:tcW w:w="1560" w:type="dxa"/>
            <w:shd w:val="clear" w:color="auto" w:fill="F2F2F2"/>
          </w:tcPr>
          <w:p>
            <w:pPr/>
            <w:r>
              <w:t xml:space="preserve">Pattern</w:t>
            </w:r>
          </w:p>
        </w:tc>
        <w:tc>
          <w:tcPr>
            <w:tcW w:w="1560" w:type="dxa"/>
            <w:shd w:val="clear" w:color="auto" w:fill="F2F2F2"/>
          </w:tcPr>
          <w:p>
            <w:pPr/>
            <w:r>
              <w:t xml:space="preserve">Production example</w:t>
            </w:r>
          </w:p>
        </w:tc>
        <w:tc>
          <w:tcPr>
            <w:tcW w:w="1560" w:type="dxa"/>
            <w:shd w:val="clear" w:color="auto" w:fill="F2F2F2"/>
          </w:tcPr>
          <w:p>
            <w:pPr/>
            <w:r>
              <w:t xml:space="preserve">Non-production example</w:t>
            </w:r>
          </w:p>
        </w:tc>
        <w:tc>
          <w:tcPr>
            <w:tcW w:w="1560" w:type="dxa"/>
            <w:shd w:val="clear" w:color="auto" w:fill="F2F2F2"/>
          </w:tcPr>
          <w:p>
            <w:pPr/>
            <w:r>
              <w:t xml:space="preserve">Field notes</w:t>
            </w:r>
          </w:p>
        </w:tc>
        <w:tc>
          <w:tcPr>
            <w:tcW w:w="1560" w:type="dxa"/>
            <w:shd w:val="clear" w:color="auto" w:fill="F2F2F2"/>
          </w:tcPr>
          <w:p>
            <w:pPr/>
            <w:r>
              <w:t xml:space="preserve">OCI constraints</w:t>
            </w:r>
          </w:p>
        </w:tc>
      </w:tr>
      <w:tr>
        <w:tc>
          <w:tcPr>
            <w:tcW w:w="1560" w:type="dxa"/>
          </w:tcPr>
          <w:p>
            <w:pPr/>
            <w:r>
              <w:t xml:space="preserve">API Gateway</w:t>
            </w:r>
          </w:p>
        </w:tc>
        <w:tc>
          <w:tcPr>
            <w:tcW w:w="1560" w:type="dxa"/>
          </w:tcPr>
          <w:p>
            <w:pPr/>
            <w:r>
              <w:rPr>
                <w:rStyle w:val="CodeChar"/>
              </w:rPr>
              <w:t xml:space="preserve">&lt;org&gt;-&lt;env&gt;-&lt;rgn&gt;-apg-&lt;app&gt;-&lt;qual&gt;-&lt;nn&gt;</w:t>
            </w:r>
          </w:p>
        </w:tc>
        <w:tc>
          <w:tcPr>
            <w:tcW w:w="1560" w:type="dxa"/>
          </w:tcPr>
          <w:p>
            <w:pPr/>
            <w:del w:id="11567" w:author="Claude" w:date="2026-09-27T17:00:00Z">
              <w:r>
                <w:rPr>
                  <w:rStyle w:val="CodeChar"/>
                </w:rPr>
                <w:delText xml:space="preserve">cmr-prd-jnb-</w:delText>
              </w:r>
            </w:del>
            <w:ins w:id="11568" w:author="Claude" w:date="2026-09-27T17:00:00Z">
              <w:r>
                <w:rPr>
                  <w:rStyle w:val="CodeChar"/>
                </w:rPr>
                <w:t xml:space="preserve">cmr-prd-cas-</w:t>
              </w:r>
            </w:ins>
            <w:r>
              <w:rPr>
                <w:rStyle w:val="CodeChar"/>
              </w:rPr>
              <w:t xml:space="preserve">apg-ibkap-ext-01</w:t>
            </w:r>
          </w:p>
        </w:tc>
        <w:tc>
          <w:tcPr>
            <w:tcW w:w="1560" w:type="dxa"/>
          </w:tcPr>
          <w:p>
            <w:pPr/>
            <w:del w:id="11569" w:author="Claude" w:date="2026-09-27T17:00:00Z">
              <w:r>
                <w:rPr>
                  <w:rStyle w:val="CodeChar"/>
                </w:rPr>
                <w:delText xml:space="preserve">cmr-uat-jnb-</w:delText>
              </w:r>
            </w:del>
            <w:ins w:id="11570" w:author="Claude" w:date="2026-09-27T17:00:00Z">
              <w:r>
                <w:rPr>
                  <w:rStyle w:val="CodeChar"/>
                </w:rPr>
                <w:t xml:space="preserve">cmr-uat-cas-</w:t>
              </w:r>
            </w:ins>
            <w:r>
              <w:rPr>
                <w:rStyle w:val="CodeChar"/>
              </w:rPr>
              <w:t xml:space="preserve">apg-ibkap-ext-01</w:t>
            </w:r>
          </w:p>
        </w:tc>
        <w:tc>
          <w:tcPr>
            <w:tcW w:w="1560" w:type="dxa"/>
          </w:tcPr>
          <w:p>
            <w:pPr/>
            <w:r>
              <w:rPr>
                <w:rStyle w:val="CodeChar"/>
              </w:rPr>
              <w:t xml:space="preserve">qual</w:t>
            </w:r>
            <w:r>
              <w:t xml:space="preserve"> = exposure (</w:t>
            </w:r>
            <w:r>
              <w:rPr>
                <w:rStyle w:val="CodeChar"/>
              </w:rPr>
              <w:t xml:space="preserve">ext</w:t>
            </w:r>
            <w:r>
              <w:t xml:space="preserve"> partner/internet, </w:t>
            </w:r>
            <w:r>
              <w:rPr>
                <w:rStyle w:val="CodeChar"/>
              </w:rPr>
              <w:t xml:space="preserve">int</w:t>
            </w:r>
            <w:r>
              <w:t xml:space="preserve"> internal)</w:t>
            </w:r>
          </w:p>
        </w:tc>
        <w:tc>
          <w:tcPr>
            <w:tcW w:w="1560" w:type="dxa"/>
          </w:tcPr>
          <w:p>
            <w:pPr/>
            <w:r>
              <w:t xml:space="preserve">Display name mutable</w:t>
            </w:r>
          </w:p>
        </w:tc>
      </w:tr>
      <w:tr>
        <w:tc>
          <w:tcPr>
            <w:tcW w:w="1560" w:type="dxa"/>
          </w:tcPr>
          <w:p>
            <w:pPr/>
            <w:r>
              <w:t xml:space="preserve">API deployment</w:t>
            </w:r>
          </w:p>
        </w:tc>
        <w:tc>
          <w:tcPr>
            <w:tcW w:w="1560" w:type="dxa"/>
          </w:tcPr>
          <w:p>
            <w:pPr/>
            <w:r>
              <w:rPr>
                <w:rStyle w:val="CodeChar"/>
              </w:rPr>
              <w:t xml:space="preserve">&lt;org&gt;-&lt;env&gt;-&lt;rgn&gt;-apd-&lt;app&gt;-&lt;nn&gt;</w:t>
            </w:r>
          </w:p>
        </w:tc>
        <w:tc>
          <w:tcPr>
            <w:tcW w:w="1560" w:type="dxa"/>
          </w:tcPr>
          <w:p>
            <w:pPr/>
            <w:del w:id="11571" w:author="Claude" w:date="2026-09-27T17:00:00Z">
              <w:r>
                <w:rPr>
                  <w:rStyle w:val="CodeChar"/>
                </w:rPr>
                <w:delText xml:space="preserve">cmr-prd-jnb-</w:delText>
              </w:r>
            </w:del>
            <w:ins w:id="11572" w:author="Claude" w:date="2026-09-27T17:00:00Z">
              <w:r>
                <w:rPr>
                  <w:rStyle w:val="CodeChar"/>
                </w:rPr>
                <w:t xml:space="preserve">cmr-prd-cas-</w:t>
              </w:r>
            </w:ins>
            <w:r>
              <w:rPr>
                <w:rStyle w:val="CodeChar"/>
              </w:rPr>
              <w:t xml:space="preserve">apd-ibkap-01</w:t>
            </w:r>
          </w:p>
        </w:tc>
        <w:tc>
          <w:tcPr>
            <w:tcW w:w="1560" w:type="dxa"/>
          </w:tcPr>
          <w:p>
            <w:pPr/>
            <w:del w:id="11573" w:author="Claude" w:date="2026-09-27T17:00:00Z">
              <w:r>
                <w:rPr>
                  <w:rStyle w:val="CodeChar"/>
                </w:rPr>
                <w:delText xml:space="preserve">cmr-sit-jnb-</w:delText>
              </w:r>
            </w:del>
            <w:ins w:id="11574" w:author="Claude" w:date="2026-09-27T17:00:00Z">
              <w:r>
                <w:rPr>
                  <w:rStyle w:val="CodeChar"/>
                </w:rPr>
                <w:t xml:space="preserve">cmr-uat-cas-</w:t>
              </w:r>
            </w:ins>
            <w:r>
              <w:rPr>
                <w:rStyle w:val="CodeChar"/>
              </w:rPr>
              <w:t xml:space="preserve">apd-ibkap-01</w:t>
            </w:r>
          </w:p>
        </w:tc>
        <w:tc>
          <w:tcPr>
            <w:tcW w:w="1560" w:type="dxa"/>
          </w:tcPr>
          <w:p>
            <w:pPr/>
            <w:r>
              <w:t xml:space="preserve">One per API product; version lives in the path prefix (</w:t>
            </w:r>
            <w:r>
              <w:rPr>
                <w:rStyle w:val="CodeChar"/>
              </w:rPr>
              <w:t xml:space="preserve">/v1</w:t>
            </w:r>
            <w:r>
              <w:t xml:space="preserve">), not the name</w:t>
            </w:r>
          </w:p>
        </w:tc>
        <w:tc>
          <w:tcPr>
            <w:tcW w:w="1560" w:type="dxa"/>
          </w:tcPr>
          <w:p>
            <w:pPr/>
            <w:r>
              <w:t xml:space="preserve">—</w:t>
            </w:r>
          </w:p>
        </w:tc>
      </w:tr>
      <w:tr>
        <w:tc>
          <w:tcPr>
            <w:tcW w:w="1560" w:type="dxa"/>
          </w:tcPr>
          <w:p>
            <w:pPr/>
            <w:r>
              <w:t xml:space="preserve">Functions application</w:t>
            </w:r>
          </w:p>
        </w:tc>
        <w:tc>
          <w:tcPr>
            <w:tcW w:w="1560" w:type="dxa"/>
          </w:tcPr>
          <w:p>
            <w:pPr/>
            <w:r>
              <w:rPr>
                <w:rStyle w:val="CodeChar"/>
              </w:rPr>
              <w:t xml:space="preserve">&lt;org&gt;-&lt;env&gt;-&lt;rgn&gt;-fna-&lt;app&gt;-&lt;nn&gt;</w:t>
            </w:r>
          </w:p>
        </w:tc>
        <w:tc>
          <w:tcPr>
            <w:tcW w:w="1560" w:type="dxa"/>
          </w:tcPr>
          <w:p>
            <w:pPr/>
            <w:del w:id="11575" w:author="Claude" w:date="2026-09-27T17:00:00Z">
              <w:r>
                <w:rPr>
                  <w:rStyle w:val="CodeChar"/>
                </w:rPr>
                <w:delText xml:space="preserve">cmr-prd-jnb-</w:delText>
              </w:r>
            </w:del>
            <w:ins w:id="11576" w:author="Claude" w:date="2026-09-27T17:00:00Z">
              <w:r>
                <w:rPr>
                  <w:rStyle w:val="CodeChar"/>
                </w:rPr>
                <w:t xml:space="preserve">cmr-prd-cas-</w:t>
              </w:r>
            </w:ins>
            <w:r>
              <w:rPr>
                <w:rStyle w:val="CodeChar"/>
              </w:rPr>
              <w:t xml:space="preserve">fna-pay-01</w:t>
            </w:r>
          </w:p>
        </w:tc>
        <w:tc>
          <w:tcPr>
            <w:tcW w:w="1560" w:type="dxa"/>
          </w:tcPr>
          <w:p>
            <w:pPr/>
            <w:del w:id="11577" w:author="Claude" w:date="2026-09-27T17:00:00Z">
              <w:r>
                <w:rPr>
                  <w:rStyle w:val="CodeChar"/>
                </w:rPr>
                <w:delText xml:space="preserve">cmr-dev-jnb-</w:delText>
              </w:r>
            </w:del>
            <w:ins w:id="11578" w:author="Claude" w:date="2026-09-27T17:00:00Z">
              <w:r>
                <w:rPr>
                  <w:rStyle w:val="CodeChar"/>
                </w:rPr>
                <w:t xml:space="preserve">cmr-dev-cas-</w:t>
              </w:r>
            </w:ins>
            <w:r>
              <w:rPr>
                <w:rStyle w:val="CodeChar"/>
              </w:rPr>
              <w:t xml:space="preserve">fna-pay-01</w:t>
            </w:r>
          </w:p>
        </w:tc>
        <w:tc>
          <w:tcPr>
            <w:tcW w:w="1560" w:type="dxa"/>
          </w:tcPr>
          <w:p>
            <w:pPr/>
            <w:r>
              <w:t xml:space="preserve">Groups functions of one application</w:t>
            </w:r>
          </w:p>
        </w:tc>
        <w:tc>
          <w:tcPr>
            <w:tcW w:w="1560" w:type="dxa"/>
          </w:tcPr>
          <w:p>
            <w:pPr/>
            <w:r>
              <w:t xml:space="preserve">Unique in compartment (</w:t>
            </w:r>
            <w:r>
              <w:rPr>
                <w:i/>
              </w:rPr>
              <w:t xml:space="preserve">verify</w:t>
            </w:r>
            <w:r>
              <w:t xml:space="preserve">)</w:t>
            </w:r>
          </w:p>
        </w:tc>
      </w:tr>
      <w:tr>
        <w:tc>
          <w:tcPr>
            <w:tcW w:w="1560" w:type="dxa"/>
          </w:tcPr>
          <w:p>
            <w:pPr/>
            <w:r>
              <w:t xml:space="preserve">Function</w:t>
            </w:r>
          </w:p>
        </w:tc>
        <w:tc>
          <w:tcPr>
            <w:tcW w:w="1560" w:type="dxa"/>
          </w:tcPr>
          <w:p>
            <w:pPr/>
            <w:r>
              <w:rPr>
                <w:rStyle w:val="CodeChar"/>
              </w:rPr>
              <w:t xml:space="preserve">&lt;org&gt;-&lt;env&gt;-&lt;rgn&gt;-fn-&lt;app&gt;-&lt;nn&gt;</w:t>
            </w:r>
          </w:p>
        </w:tc>
        <w:tc>
          <w:tcPr>
            <w:tcW w:w="1560" w:type="dxa"/>
          </w:tcPr>
          <w:p>
            <w:pPr/>
            <w:del w:id="11579" w:author="Claude" w:date="2026-09-27T17:00:00Z">
              <w:r>
                <w:rPr>
                  <w:rStyle w:val="CodeChar"/>
                </w:rPr>
                <w:delText xml:space="preserve">cmr-prd-jnb-</w:delText>
              </w:r>
            </w:del>
            <w:ins w:id="11580" w:author="Claude" w:date="2026-09-27T17:00:00Z">
              <w:r>
                <w:rPr>
                  <w:rStyle w:val="CodeChar"/>
                </w:rPr>
                <w:t xml:space="preserve">cmr-prd-cas-</w:t>
              </w:r>
            </w:ins>
            <w:r>
              <w:rPr>
                <w:rStyle w:val="CodeChar"/>
              </w:rPr>
              <w:t xml:space="preserve">fn-pay-01</w:t>
            </w:r>
          </w:p>
        </w:tc>
        <w:tc>
          <w:tcPr>
            <w:tcW w:w="1560" w:type="dxa"/>
          </w:tcPr>
          <w:p>
            <w:pPr/>
            <w:del w:id="11581" w:author="Claude" w:date="2026-09-27T17:00:00Z">
              <w:r>
                <w:rPr>
                  <w:rStyle w:val="CodeChar"/>
                </w:rPr>
                <w:delText xml:space="preserve">cmr-dev-jnb-</w:delText>
              </w:r>
            </w:del>
            <w:ins w:id="11582" w:author="Claude" w:date="2026-09-27T17:00:00Z">
              <w:r>
                <w:rPr>
                  <w:rStyle w:val="CodeChar"/>
                </w:rPr>
                <w:t xml:space="preserve">cmr-dev-cas-</w:t>
              </w:r>
            </w:ins>
            <w:r>
              <w:rPr>
                <w:rStyle w:val="CodeChar"/>
              </w:rPr>
              <w:t xml:space="preserve">fn-pay-03</w:t>
            </w:r>
          </w:p>
        </w:tc>
        <w:tc>
          <w:tcPr>
            <w:tcW w:w="1560" w:type="dxa"/>
          </w:tcPr>
          <w:p>
            <w:pPr/>
            <w:r>
              <w:t xml:space="preserve">Many functions per app: register sub-application codes (</w:t>
            </w:r>
            <w:r>
              <w:rPr>
                <w:rStyle w:val="CodeChar"/>
              </w:rPr>
              <w:t xml:space="preserve">payrc</w:t>
            </w:r>
            <w:r>
              <w:t xml:space="preserve"> reconciliation) rather than free words</w:t>
            </w:r>
          </w:p>
        </w:tc>
        <w:tc>
          <w:tcPr>
            <w:tcW w:w="1560" w:type="dxa"/>
          </w:tcPr>
          <w:p>
            <w:pPr/>
            <w:r>
              <w:t xml:space="preserve">Unique within the application</w:t>
            </w:r>
          </w:p>
        </w:tc>
      </w:tr>
      <w:tr>
        <w:tc>
          <w:tcPr>
            <w:tcW w:w="1560" w:type="dxa"/>
          </w:tcPr>
          <w:p>
            <w:pPr/>
            <w:r>
              <w:t xml:space="preserve">Queue</w:t>
            </w:r>
          </w:p>
        </w:tc>
        <w:tc>
          <w:tcPr>
            <w:tcW w:w="1560" w:type="dxa"/>
          </w:tcPr>
          <w:p>
            <w:pPr/>
            <w:r>
              <w:rPr>
                <w:rStyle w:val="CodeChar"/>
              </w:rPr>
              <w:t xml:space="preserve">&lt;org&gt;-&lt;env&gt;-&lt;rgn&gt;-que-&lt;app&gt;[-&lt;qual&gt;]-&lt;nn&gt;</w:t>
            </w:r>
          </w:p>
        </w:tc>
        <w:tc>
          <w:tcPr>
            <w:tcW w:w="1560" w:type="dxa"/>
          </w:tcPr>
          <w:p>
            <w:pPr/>
            <w:del w:id="11583" w:author="Claude" w:date="2026-09-27T17:00:00Z">
              <w:r>
                <w:rPr>
                  <w:rStyle w:val="CodeChar"/>
                </w:rPr>
                <w:delText xml:space="preserve">cmr-prd-jnb-</w:delText>
              </w:r>
            </w:del>
            <w:ins w:id="11584" w:author="Claude" w:date="2026-09-27T17:00:00Z">
              <w:r>
                <w:rPr>
                  <w:rStyle w:val="CodeChar"/>
                </w:rPr>
                <w:t xml:space="preserve">cmr-prd-cas-</w:t>
              </w:r>
            </w:ins>
            <w:r>
              <w:rPr>
                <w:rStyle w:val="CodeChar"/>
              </w:rPr>
              <w:t xml:space="preserve">que-pay-txn-01</w:t>
            </w:r>
          </w:p>
        </w:tc>
        <w:tc>
          <w:tcPr>
            <w:tcW w:w="1560" w:type="dxa"/>
          </w:tcPr>
          <w:p>
            <w:pPr/>
            <w:del w:id="11585" w:author="Claude" w:date="2026-09-27T17:00:00Z">
              <w:r>
                <w:rPr>
                  <w:rStyle w:val="CodeChar"/>
                </w:rPr>
                <w:delText xml:space="preserve">cmr-sit-jnb-</w:delText>
              </w:r>
            </w:del>
            <w:ins w:id="11586" w:author="Claude" w:date="2026-09-27T17:00:00Z">
              <w:r>
                <w:rPr>
                  <w:rStyle w:val="CodeChar"/>
                </w:rPr>
                <w:t xml:space="preserve">cmr-uat-cas-</w:t>
              </w:r>
            </w:ins>
            <w:r>
              <w:rPr>
                <w:rStyle w:val="CodeChar"/>
              </w:rPr>
              <w:t xml:space="preserve">que-pay-txn-01</w:t>
            </w:r>
          </w:p>
        </w:tc>
        <w:tc>
          <w:tcPr>
            <w:tcW w:w="1560" w:type="dxa"/>
          </w:tcPr>
          <w:p>
            <w:pPr/>
            <w:r>
              <w:rPr>
                <w:rStyle w:val="CodeChar"/>
              </w:rPr>
              <w:t xml:space="preserve">qual</w:t>
            </w:r>
            <w:r>
              <w:t xml:space="preserve"> = purpose</w:t>
            </w:r>
          </w:p>
        </w:tc>
        <w:tc>
          <w:tcPr>
            <w:tcW w:w="1560" w:type="dxa"/>
          </w:tcPr>
          <w:p>
            <w:pPr/>
            <w:r>
              <w:t xml:space="preserve">—</w:t>
            </w:r>
          </w:p>
        </w:tc>
      </w:tr>
      <w:tr>
        <w:tc>
          <w:tcPr>
            <w:tcW w:w="1560" w:type="dxa"/>
          </w:tcPr>
          <w:p>
            <w:pPr/>
            <w:r>
              <w:t xml:space="preserve">Stream pool / stream</w:t>
            </w:r>
          </w:p>
        </w:tc>
        <w:tc>
          <w:tcPr>
            <w:tcW w:w="1560" w:type="dxa"/>
          </w:tcPr>
          <w:p>
            <w:pPr/>
            <w:r>
              <w:rPr>
                <w:rStyle w:val="CodeChar"/>
              </w:rPr>
              <w:t xml:space="preserve">...-stp-&lt;app&gt;-&lt;nn&gt;</w:t>
            </w:r>
            <w:r>
              <w:t xml:space="preserve"> / </w:t>
            </w:r>
            <w:r>
              <w:rPr>
                <w:rStyle w:val="CodeChar"/>
              </w:rPr>
              <w:t xml:space="preserve">...-stm-&lt;app&gt;[-&lt;qual&gt;]-&lt;nn&gt;</w:t>
            </w:r>
          </w:p>
        </w:tc>
        <w:tc>
          <w:tcPr>
            <w:tcW w:w="1560" w:type="dxa"/>
          </w:tcPr>
          <w:p>
            <w:pPr/>
            <w:del w:id="11587" w:author="Claude" w:date="2026-09-27T17:00:00Z">
              <w:r>
                <w:rPr>
                  <w:rStyle w:val="CodeChar"/>
                </w:rPr>
                <w:delText xml:space="preserve">cmr-prd-jnb-</w:delText>
              </w:r>
            </w:del>
            <w:ins w:id="11588" w:author="Claude" w:date="2026-09-27T17:00:00Z">
              <w:r>
                <w:rPr>
                  <w:rStyle w:val="CodeChar"/>
                </w:rPr>
                <w:t xml:space="preserve">cmr-prd-cas-</w:t>
              </w:r>
            </w:ins>
            <w:r>
              <w:rPr>
                <w:rStyle w:val="CodeChar"/>
              </w:rPr>
              <w:t xml:space="preserve">stm-pay-evt-01</w:t>
            </w:r>
          </w:p>
        </w:tc>
        <w:tc>
          <w:tcPr>
            <w:tcW w:w="1560" w:type="dxa"/>
          </w:tcPr>
          <w:p>
            <w:pPr/>
            <w:del w:id="11589" w:author="Claude" w:date="2026-09-27T17:00:00Z">
              <w:r>
                <w:rPr>
                  <w:rStyle w:val="CodeChar"/>
                </w:rPr>
                <w:delText xml:space="preserve">cmr-dev-jnb-</w:delText>
              </w:r>
            </w:del>
            <w:ins w:id="11590" w:author="Claude" w:date="2026-09-27T17:00:00Z">
              <w:r>
                <w:rPr>
                  <w:rStyle w:val="CodeChar"/>
                </w:rPr>
                <w:t xml:space="preserve">cmr-dev-cas-</w:t>
              </w:r>
            </w:ins>
            <w:r>
              <w:rPr>
                <w:rStyle w:val="CodeChar"/>
              </w:rPr>
              <w:t xml:space="preserve">stm-pay-evt-01</w:t>
            </w:r>
          </w:p>
        </w:tc>
        <w:tc>
          <w:tcPr>
            <w:tcW w:w="1560" w:type="dxa"/>
          </w:tcPr>
          <w:p>
            <w:pPr/>
            <w:r>
              <w:t xml:space="preserve">Kafka clients see the stream name; keep it generic</w:t>
            </w:r>
          </w:p>
        </w:tc>
        <w:tc>
          <w:tcPr>
            <w:tcW w:w="1560" w:type="dxa"/>
          </w:tcPr>
          <w:p>
            <w:pPr/>
            <w:r>
              <w:t xml:space="preserve">Stream names unique within the pool</w:t>
            </w:r>
          </w:p>
        </w:tc>
      </w:tr>
      <w:tr>
        <w:tc>
          <w:tcPr>
            <w:tcW w:w="1560" w:type="dxa"/>
          </w:tcPr>
          <w:p>
            <w:pPr/>
            <w:r>
              <w:t xml:space="preserve">Notifications topic</w:t>
            </w:r>
          </w:p>
        </w:tc>
        <w:tc>
          <w:tcPr>
            <w:tcW w:w="1560" w:type="dxa"/>
          </w:tcPr>
          <w:p>
            <w:pPr/>
            <w:r>
              <w:rPr>
                <w:rStyle w:val="CodeChar"/>
              </w:rPr>
              <w:t xml:space="preserve">&lt;org&gt;-&lt;env&gt;-&lt;rgn&gt;-ons-&lt;app&gt;[-&lt;qual&gt;]-&lt;nn&gt;</w:t>
            </w:r>
          </w:p>
        </w:tc>
        <w:tc>
          <w:tcPr>
            <w:tcW w:w="1560" w:type="dxa"/>
          </w:tcPr>
          <w:p>
            <w:pPr/>
            <w:del w:id="11591" w:author="Claude" w:date="2026-09-27T17:00:00Z">
              <w:r>
                <w:rPr>
                  <w:rStyle w:val="CodeChar"/>
                </w:rPr>
                <w:delText xml:space="preserve">cmr-prd-jnb-</w:delText>
              </w:r>
            </w:del>
            <w:ins w:id="11592" w:author="Claude" w:date="2026-09-27T17:00:00Z">
              <w:r>
                <w:rPr>
                  <w:rStyle w:val="CodeChar"/>
                </w:rPr>
                <w:t xml:space="preserve">cmr-prd-cas-</w:t>
              </w:r>
            </w:ins>
            <w:r>
              <w:rPr>
                <w:rStyle w:val="CodeChar"/>
              </w:rPr>
              <w:t xml:space="preserve">ons-cbs-ops-01</w:t>
            </w:r>
          </w:p>
        </w:tc>
        <w:tc>
          <w:tcPr>
            <w:tcW w:w="1560" w:type="dxa"/>
          </w:tcPr>
          <w:p>
            <w:pPr/>
            <w:del w:id="11593" w:author="Claude" w:date="2026-09-27T17:00:00Z">
              <w:r>
                <w:rPr>
                  <w:rStyle w:val="CodeChar"/>
                </w:rPr>
                <w:delText xml:space="preserve">cmr-uat-jnb-</w:delText>
              </w:r>
            </w:del>
            <w:ins w:id="11594" w:author="Claude" w:date="2026-09-27T17:00:00Z">
              <w:r>
                <w:rPr>
                  <w:rStyle w:val="CodeChar"/>
                </w:rPr>
                <w:t xml:space="preserve">cmr-uat-cas-</w:t>
              </w:r>
            </w:ins>
            <w:r>
              <w:rPr>
                <w:rStyle w:val="CodeChar"/>
              </w:rPr>
              <w:t xml:space="preserve">ons-cbs-ops-01</w:t>
            </w:r>
          </w:p>
        </w:tc>
        <w:tc>
          <w:tcPr>
            <w:tcW w:w="1560" w:type="dxa"/>
          </w:tcPr>
          <w:p>
            <w:pPr/>
            <w:r>
              <w:rPr>
                <w:rStyle w:val="CodeChar"/>
              </w:rPr>
              <w:t xml:space="preserve">qual</w:t>
            </w:r>
            <w:r>
              <w:t xml:space="preserve"> = audience: </w:t>
            </w:r>
            <w:r>
              <w:rPr>
                <w:rStyle w:val="CodeChar"/>
              </w:rPr>
              <w:t xml:space="preserve">ops</w:t>
            </w:r>
            <w:r>
              <w:t xml:space="preserve">, </w:t>
            </w:r>
            <w:r>
              <w:rPr>
                <w:rStyle w:val="CodeChar"/>
              </w:rPr>
              <w:t xml:space="preserve">soc</w:t>
            </w:r>
            <w:r>
              <w:t xml:space="preserve">, </w:t>
            </w:r>
            <w:r>
              <w:rPr>
                <w:rStyle w:val="CodeChar"/>
              </w:rPr>
              <w:t xml:space="preserve">fin</w:t>
            </w:r>
          </w:p>
        </w:tc>
        <w:tc>
          <w:tcPr>
            <w:tcW w:w="1560" w:type="dxa"/>
          </w:tcPr>
          <w:p>
            <w:pPr/>
            <w:r>
              <w:t xml:space="preserve">Topic names unique in tenancy and immutable (</w:t>
            </w:r>
            <w:r>
              <w:rPr>
                <w:i/>
              </w:rPr>
              <w:t xml:space="preserve">verify</w:t>
            </w:r>
            <w:r>
              <w:t xml:space="preserve">)</w:t>
            </w:r>
          </w:p>
        </w:tc>
      </w:tr>
      <w:tr>
        <w:tc>
          <w:tcPr>
            <w:tcW w:w="1560" w:type="dxa"/>
          </w:tcPr>
          <w:p>
            <w:pPr/>
            <w:r>
              <w:t xml:space="preserve">Events rule</w:t>
            </w:r>
          </w:p>
        </w:tc>
        <w:tc>
          <w:tcPr>
            <w:tcW w:w="1560" w:type="dxa"/>
          </w:tcPr>
          <w:p>
            <w:pPr/>
            <w:r>
              <w:rPr>
                <w:rStyle w:val="CodeChar"/>
              </w:rPr>
              <w:t xml:space="preserve">&lt;org&gt;-&lt;env&gt;-&lt;rgn&gt;-evr-&lt;app&gt;-&lt;nn&gt;</w:t>
            </w:r>
          </w:p>
        </w:tc>
        <w:tc>
          <w:tcPr>
            <w:tcW w:w="1560" w:type="dxa"/>
          </w:tcPr>
          <w:p>
            <w:pPr/>
            <w:del w:id="11595" w:author="Claude" w:date="2026-09-27T17:00:00Z">
              <w:r>
                <w:rPr>
                  <w:rStyle w:val="CodeChar"/>
                </w:rPr>
                <w:delText xml:space="preserve">abc-prd-jnb-</w:delText>
              </w:r>
            </w:del>
            <w:ins w:id="11596" w:author="Claude" w:date="2026-09-27T17:00:00Z">
              <w:r>
                <w:rPr>
                  <w:rStyle w:val="CodeChar"/>
                </w:rPr>
                <w:t xml:space="preserve">cmr-prd-cas-</w:t>
              </w:r>
            </w:ins>
            <w:r>
              <w:rPr>
                <w:rStyle w:val="CodeChar"/>
              </w:rPr>
              <w:t xml:space="preserve">evr-soc-01</w:t>
            </w:r>
          </w:p>
        </w:tc>
        <w:tc>
          <w:tcPr>
            <w:tcW w:w="1560" w:type="dxa"/>
          </w:tcPr>
          <w:p>
            <w:pPr/>
            <w:del w:id="11597" w:author="Claude" w:date="2026-09-27T17:00:00Z">
              <w:r>
                <w:rPr>
                  <w:rStyle w:val="CodeChar"/>
                </w:rPr>
                <w:delText xml:space="preserve">abc-npd-jnb-</w:delText>
              </w:r>
            </w:del>
            <w:ins w:id="11598" w:author="Claude" w:date="2026-09-27T17:00:00Z">
              <w:r>
                <w:rPr>
                  <w:rStyle w:val="CodeChar"/>
                </w:rPr>
                <w:t xml:space="preserve">cmr-uat-cas-</w:t>
              </w:r>
            </w:ins>
            <w:r>
              <w:rPr>
                <w:rStyle w:val="CodeChar"/>
              </w:rPr>
              <w:t xml:space="preserve">evr-soc-01</w:t>
            </w:r>
          </w:p>
        </w:tc>
        <w:tc>
          <w:tcPr>
            <w:tcW w:w="1560" w:type="dxa"/>
          </w:tcPr>
          <w:p>
            <w:pPr/>
            <w:r>
              <w:t xml:space="preserve">Rule description states the event types</w:t>
            </w:r>
          </w:p>
        </w:tc>
        <w:tc>
          <w:tcPr>
            <w:tcW w:w="1560" w:type="dxa"/>
          </w:tcPr>
          <w:p>
            <w:pPr/>
            <w:r>
              <w:t xml:space="preserve">—</w:t>
            </w:r>
          </w:p>
        </w:tc>
      </w:tr>
      <w:tr>
        <w:tc>
          <w:tcPr>
            <w:tcW w:w="1560" w:type="dxa"/>
          </w:tcPr>
          <w:p>
            <w:pPr/>
            <w:r>
              <w:t xml:space="preserve">Connector Hub</w:t>
            </w:r>
          </w:p>
        </w:tc>
        <w:tc>
          <w:tcPr>
            <w:tcW w:w="1560" w:type="dxa"/>
          </w:tcPr>
          <w:p>
            <w:pPr/>
            <w:r>
              <w:rPr>
                <w:rStyle w:val="CodeChar"/>
              </w:rPr>
              <w:t xml:space="preserve">&lt;org&gt;-&lt;env&gt;-&lt;rgn&gt;-sch-&lt;app&gt;-&lt;nn&gt;</w:t>
            </w:r>
          </w:p>
        </w:tc>
        <w:tc>
          <w:tcPr>
            <w:tcW w:w="1560" w:type="dxa"/>
          </w:tcPr>
          <w:p>
            <w:pPr/>
            <w:del w:id="11599" w:author="Claude" w:date="2026-09-27T17:00:00Z">
              <w:r>
                <w:rPr>
                  <w:rStyle w:val="CodeChar"/>
                </w:rPr>
                <w:delText xml:space="preserve">abc-prd-jnb-</w:delText>
              </w:r>
            </w:del>
            <w:ins w:id="11600" w:author="Claude" w:date="2026-09-27T17:00:00Z">
              <w:r>
                <w:rPr>
                  <w:rStyle w:val="CodeChar"/>
                </w:rPr>
                <w:t xml:space="preserve">cmr-prd-cas-</w:t>
              </w:r>
            </w:ins>
            <w:r>
              <w:rPr>
                <w:rStyle w:val="CodeChar"/>
              </w:rPr>
              <w:t xml:space="preserve">sch-soc-01</w:t>
            </w:r>
            <w:r>
              <w:t xml:space="preserve"> (logs to SIEM)</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Oracle Integration</w:t>
            </w:r>
          </w:p>
        </w:tc>
        <w:tc>
          <w:tcPr>
            <w:tcW w:w="1560" w:type="dxa"/>
          </w:tcPr>
          <w:p>
            <w:pPr/>
            <w:r>
              <w:rPr>
                <w:rStyle w:val="CodeChar"/>
              </w:rPr>
              <w:t xml:space="preserve">&lt;org&gt;-&lt;env&gt;-&lt;rgn&gt;-oic-&lt;app&gt;-&lt;nn&gt;</w:t>
            </w:r>
          </w:p>
        </w:tc>
        <w:tc>
          <w:tcPr>
            <w:tcW w:w="1560" w:type="dxa"/>
          </w:tcPr>
          <w:p>
            <w:pPr/>
            <w:del w:id="11601" w:author="Claude" w:date="2026-09-27T17:00:00Z">
              <w:r>
                <w:rPr>
                  <w:rStyle w:val="CodeChar"/>
                </w:rPr>
                <w:delText xml:space="preserve">cmr-prd-jnb-</w:delText>
              </w:r>
            </w:del>
            <w:ins w:id="11602" w:author="Claude" w:date="2026-09-27T17:00:00Z">
              <w:r>
                <w:rPr>
                  <w:rStyle w:val="CodeChar"/>
                </w:rPr>
                <w:t xml:space="preserve">cmr-prd-cas-</w:t>
              </w:r>
            </w:ins>
            <w:r>
              <w:rPr>
                <w:rStyle w:val="CodeChar"/>
              </w:rPr>
              <w:t xml:space="preserve">oic-itg-01</w:t>
            </w:r>
          </w:p>
        </w:tc>
        <w:tc>
          <w:tcPr>
            <w:tcW w:w="1560" w:type="dxa"/>
          </w:tcPr>
          <w:p>
            <w:pPr/>
            <w:del w:id="11603" w:author="Claude" w:date="2026-09-27T17:00:00Z">
              <w:r>
                <w:rPr>
                  <w:rStyle w:val="CodeChar"/>
                </w:rPr>
                <w:delText xml:space="preserve">cmr-uat-jnb-</w:delText>
              </w:r>
            </w:del>
            <w:ins w:id="11604" w:author="Claude" w:date="2026-09-27T17:00:00Z">
              <w:r>
                <w:rPr>
                  <w:rStyle w:val="CodeChar"/>
                </w:rPr>
                <w:t xml:space="preserve">cmr-uat-cas-</w:t>
              </w:r>
            </w:ins>
            <w:r>
              <w:rPr>
                <w:rStyle w:val="CodeChar"/>
              </w:rPr>
              <w:t xml:space="preserve">oic-itg-01</w:t>
            </w:r>
          </w:p>
        </w:tc>
        <w:tc>
          <w:tcPr>
            <w:tcW w:w="1560" w:type="dxa"/>
          </w:tcPr>
          <w:p>
            <w:pPr/>
            <w:r>
              <w:t xml:space="preserve">The instance name becomes part of the instance URL: treat as public</w:t>
            </w:r>
          </w:p>
        </w:tc>
        <w:tc>
          <w:tcPr>
            <w:tcW w:w="1560" w:type="dxa"/>
          </w:tcPr>
          <w:p>
            <w:pPr/>
            <w:r>
              <w:t xml:space="preserve">Immutable; restricted characters (</w:t>
            </w:r>
            <w:r>
              <w:rPr>
                <w:i/>
              </w:rPr>
              <w:t xml:space="preserve">verify</w:t>
            </w:r>
            <w:r>
              <w:t xml:space="preserve">)</w:t>
            </w:r>
          </w:p>
        </w:tc>
      </w:tr>
      <w:tr>
        <w:tc>
          <w:tcPr>
            <w:tcW w:w="1560" w:type="dxa"/>
          </w:tcPr>
          <w:p>
            <w:pPr/>
            <w:r>
              <w:t xml:space="preserve">Container instance</w:t>
            </w:r>
          </w:p>
        </w:tc>
        <w:tc>
          <w:tcPr>
            <w:tcW w:w="1560" w:type="dxa"/>
          </w:tcPr>
          <w:p>
            <w:pPr/>
            <w:r>
              <w:rPr>
                <w:rStyle w:val="CodeChar"/>
              </w:rPr>
              <w:t xml:space="preserve">&lt;org&gt;-&lt;env&gt;-&lt;rgn&gt;-cin-&lt;app&gt;-&lt;nn&gt;</w:t>
            </w:r>
          </w:p>
        </w:tc>
        <w:tc>
          <w:tcPr>
            <w:tcW w:w="1560" w:type="dxa"/>
          </w:tcPr>
          <w:p>
            <w:pPr/>
            <w:del w:id="11605" w:author="Claude" w:date="2026-09-27T17:00:00Z">
              <w:r>
                <w:rPr>
                  <w:rStyle w:val="CodeChar"/>
                </w:rPr>
                <w:delText xml:space="preserve">cmr-prd-jnb-</w:delText>
              </w:r>
            </w:del>
            <w:ins w:id="11606" w:author="Claude" w:date="2026-09-27T17:00:00Z">
              <w:r>
                <w:rPr>
                  <w:rStyle w:val="CodeChar"/>
                </w:rPr>
                <w:t xml:space="preserve">cmr-prd-cas-</w:t>
              </w:r>
            </w:ins>
            <w:r>
              <w:rPr>
                <w:rStyle w:val="CodeChar"/>
              </w:rPr>
              <w:t xml:space="preserve">cin-pay-01</w:t>
            </w:r>
          </w:p>
        </w:tc>
        <w:tc>
          <w:tcPr>
            <w:tcW w:w="1560" w:type="dxa"/>
          </w:tcPr>
          <w:p>
            <w:pPr/>
            <w:del w:id="11607" w:author="Claude" w:date="2026-09-27T17:00:00Z">
              <w:r>
                <w:rPr>
                  <w:rStyle w:val="CodeChar"/>
                </w:rPr>
                <w:delText xml:space="preserve">cmr-dev-jnb-</w:delText>
              </w:r>
            </w:del>
            <w:ins w:id="11608" w:author="Claude" w:date="2026-09-27T17:00:00Z">
              <w:r>
                <w:rPr>
                  <w:rStyle w:val="CodeChar"/>
                </w:rPr>
                <w:t xml:space="preserve">cmr-dev-cas-</w:t>
              </w:r>
            </w:ins>
            <w:r>
              <w:rPr>
                <w:rStyle w:val="CodeChar"/>
              </w:rPr>
              <w:t xml:space="preserve">cin-pay-01</w:t>
            </w:r>
          </w:p>
        </w:tc>
        <w:tc>
          <w:tcPr>
            <w:tcW w:w="1560" w:type="dxa"/>
          </w:tcPr>
          <w:p>
            <w:pPr/>
            <w:r>
              <w:t xml:space="preserve">—</w:t>
            </w:r>
          </w:p>
        </w:tc>
        <w:tc>
          <w:tcPr>
            <w:tcW w:w="1560" w:type="dxa"/>
          </w:tcPr>
          <w:p>
            <w:pPr/>
            <w:r>
              <w:t xml:space="preserve">—</w:t>
            </w:r>
          </w:p>
        </w:tc>
      </w:tr>
      <w:tr>
        <w:tc>
          <w:tcPr>
            <w:tcW w:w="1560" w:type="dxa"/>
          </w:tcPr>
          <w:p>
            <w:pPr/>
            <w:r>
              <w:t xml:space="preserve">DevOps project, pipelines, repos</w:t>
            </w:r>
          </w:p>
        </w:tc>
        <w:tc>
          <w:tcPr>
            <w:tcW w:w="1560" w:type="dxa"/>
          </w:tcPr>
          <w:p>
            <w:pPr/>
            <w:r>
              <w:rPr>
                <w:rStyle w:val="CodeChar"/>
              </w:rPr>
              <w:t xml:space="preserve">...-dop-&lt;app&gt;-&lt;nn&gt;</w:t>
            </w:r>
            <w:r>
              <w:t xml:space="preserve">, </w:t>
            </w:r>
            <w:r>
              <w:rPr>
                <w:rStyle w:val="CodeChar"/>
              </w:rPr>
              <w:t xml:space="preserve">...-bpl-</w:t>
            </w:r>
            <w:r>
              <w:t xml:space="preserve">, </w:t>
            </w:r>
            <w:r>
              <w:rPr>
                <w:rStyle w:val="CodeChar"/>
              </w:rPr>
              <w:t xml:space="preserve">...-dpl-</w:t>
            </w:r>
            <w:r>
              <w:t xml:space="preserve">, </w:t>
            </w:r>
            <w:r>
              <w:rPr>
                <w:rStyle w:val="CodeChar"/>
              </w:rPr>
              <w:t xml:space="preserve">...-crp-</w:t>
            </w:r>
          </w:p>
        </w:tc>
        <w:tc>
          <w:tcPr>
            <w:tcW w:w="1560" w:type="dxa"/>
          </w:tcPr>
          <w:p>
            <w:pPr/>
            <w:del w:id="11609" w:author="Claude" w:date="2026-09-27T17:00:00Z">
              <w:r>
                <w:rPr>
                  <w:rStyle w:val="CodeChar"/>
                </w:rPr>
                <w:delText xml:space="preserve">abc-prd-jnb-</w:delText>
              </w:r>
            </w:del>
            <w:ins w:id="11610" w:author="Claude" w:date="2026-09-27T17:00:00Z">
              <w:r>
                <w:rPr>
                  <w:rStyle w:val="CodeChar"/>
                </w:rPr>
                <w:t xml:space="preserve">cmr-prd-cas-</w:t>
              </w:r>
            </w:ins>
            <w:r>
              <w:rPr>
                <w:rStyle w:val="CodeChar"/>
              </w:rPr>
              <w:t xml:space="preserve">dop-cicd-01</w:t>
            </w:r>
          </w:p>
        </w:tc>
        <w:tc>
          <w:tcPr>
            <w:tcW w:w="1560" w:type="dxa"/>
          </w:tcPr>
          <w:p>
            <w:pPr/>
            <w:del w:id="11611" w:author="Claude" w:date="2026-09-27T17:00:00Z">
              <w:r>
                <w:rPr>
                  <w:rStyle w:val="CodeChar"/>
                </w:rPr>
                <w:delText xml:space="preserve">cmr-dev-jnb-</w:delText>
              </w:r>
            </w:del>
            <w:ins w:id="11612" w:author="Claude" w:date="2026-09-27T17:00:00Z">
              <w:r>
                <w:rPr>
                  <w:rStyle w:val="CodeChar"/>
                </w:rPr>
                <w:t xml:space="preserve">cmr-dev-cas-</w:t>
              </w:r>
            </w:ins>
            <w:r>
              <w:rPr>
                <w:rStyle w:val="CodeChar"/>
              </w:rPr>
              <w:t xml:space="preserve">bpl-pay-01</w:t>
            </w:r>
          </w:p>
        </w:tc>
        <w:tc>
          <w:tcPr>
            <w:tcW w:w="1560" w:type="dxa"/>
          </w:tcPr>
          <w:p>
            <w:pPr/>
            <w:r>
              <w:t xml:space="preserve">Pipelines that deploy to prod are </w:t>
            </w:r>
            <w:r>
              <w:rPr>
                <w:rStyle w:val="CodeChar"/>
              </w:rPr>
              <w:t xml:space="preserve">prd</w:t>
            </w:r>
            <w:r>
              <w:t xml:space="preserve"> resources</w:t>
            </w:r>
          </w:p>
        </w:tc>
        <w:tc>
          <w:tcPr>
            <w:tcW w:w="1560" w:type="dxa"/>
          </w:tcPr>
          <w:p>
            <w:pPr/>
            <w:r>
              <w:t xml:space="preserve">Project names restricted (</w:t>
            </w:r>
            <w:r>
              <w:rPr>
                <w:i/>
              </w:rPr>
              <w:t xml:space="preserve">verify</w:t>
            </w:r>
            <w:r>
              <w:t xml:space="preserve">)</w:t>
            </w:r>
          </w:p>
        </w:tc>
      </w:tr>
      <w:tr>
        <w:tc>
          <w:tcPr>
            <w:tcW w:w="1560" w:type="dxa"/>
          </w:tcPr>
          <w:p>
            <w:pPr/>
            <w:r>
              <w:t xml:space="preserve">Resource Manager stack</w:t>
            </w:r>
          </w:p>
        </w:tc>
        <w:tc>
          <w:tcPr>
            <w:tcW w:w="1560" w:type="dxa"/>
          </w:tcPr>
          <w:p>
            <w:pPr/>
            <w:r>
              <w:rPr>
                <w:rStyle w:val="CodeChar"/>
              </w:rPr>
              <w:t xml:space="preserve">&lt;org&gt;-&lt;env&gt;-&lt;rgn&gt;-stk-&lt;app&gt;-&lt;nn&gt;</w:t>
            </w:r>
          </w:p>
        </w:tc>
        <w:tc>
          <w:tcPr>
            <w:tcW w:w="1560" w:type="dxa"/>
          </w:tcPr>
          <w:p>
            <w:pPr/>
            <w:del w:id="11613" w:author="Claude" w:date="2026-09-27T17:00:00Z">
              <w:r>
                <w:rPr>
                  <w:rStyle w:val="CodeChar"/>
                </w:rPr>
                <w:delText xml:space="preserve">cmr-prd-jnb-</w:delText>
              </w:r>
            </w:del>
            <w:ins w:id="11614" w:author="Claude" w:date="2026-09-27T17:00:00Z">
              <w:r>
                <w:rPr>
                  <w:rStyle w:val="CodeChar"/>
                </w:rPr>
                <w:t xml:space="preserve">cmr-prd-cas-</w:t>
              </w:r>
            </w:ins>
            <w:r>
              <w:rPr>
                <w:rStyle w:val="CodeChar"/>
              </w:rPr>
              <w:t xml:space="preserve">stk-cbs-01</w:t>
            </w:r>
          </w:p>
        </w:tc>
        <w:tc>
          <w:tcPr>
            <w:tcW w:w="1560" w:type="dxa"/>
          </w:tcPr>
          <w:p>
            <w:pPr/>
            <w:del w:id="11615" w:author="Claude" w:date="2026-09-27T17:00:00Z">
              <w:r>
                <w:rPr>
                  <w:rStyle w:val="CodeChar"/>
                </w:rPr>
                <w:delText xml:space="preserve">cmr-sit-jnb-</w:delText>
              </w:r>
            </w:del>
            <w:ins w:id="11616" w:author="Claude" w:date="2026-09-27T17:00:00Z">
              <w:r>
                <w:rPr>
                  <w:rStyle w:val="CodeChar"/>
                </w:rPr>
                <w:t xml:space="preserve">cmr-uat-cas-</w:t>
              </w:r>
            </w:ins>
            <w:r>
              <w:rPr>
                <w:rStyle w:val="CodeChar"/>
              </w:rPr>
              <w:t xml:space="preserve">stk-cbs-01</w:t>
            </w:r>
          </w:p>
        </w:tc>
        <w:tc>
          <w:tcPr>
            <w:tcW w:w="1560" w:type="dxa"/>
          </w:tcPr>
          <w:p>
            <w:pPr/>
            <w:r>
              <w:t xml:space="preserve">One stack per app + env + region</w:t>
            </w:r>
          </w:p>
        </w:tc>
        <w:tc>
          <w:tcPr>
            <w:tcW w:w="1560" w:type="dxa"/>
          </w:tcPr>
          <w:p>
            <w:pPr/>
            <w:r>
              <w:t xml:space="preserve">—</w:t>
            </w:r>
          </w:p>
        </w:tc>
      </w:tr>
    </w:tbl>
    <w:p>
      <w:pPr>
        <w:pStyle w:val="Heading3"/>
      </w:pPr>
      <w:r>
        <w:t xml:space="preserve">11.3 Data and analytics (regional)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Resource</w:t>
            </w:r>
          </w:p>
        </w:tc>
        <w:tc>
          <w:tcPr>
            <w:tcW w:w="1560" w:type="dxa"/>
            <w:shd w:val="clear" w:color="auto" w:fill="F2F2F2"/>
          </w:tcPr>
          <w:p>
            <w:pPr/>
            <w:r>
              <w:t xml:space="preserve">Pattern</w:t>
            </w:r>
          </w:p>
        </w:tc>
        <w:tc>
          <w:tcPr>
            <w:tcW w:w="1560" w:type="dxa"/>
            <w:shd w:val="clear" w:color="auto" w:fill="F2F2F2"/>
          </w:tcPr>
          <w:p>
            <w:pPr/>
            <w:r>
              <w:t xml:space="preserve">Production example</w:t>
            </w:r>
          </w:p>
        </w:tc>
        <w:tc>
          <w:tcPr>
            <w:tcW w:w="1560" w:type="dxa"/>
            <w:shd w:val="clear" w:color="auto" w:fill="F2F2F2"/>
          </w:tcPr>
          <w:p>
            <w:pPr/>
            <w:r>
              <w:t xml:space="preserve">Non-production example</w:t>
            </w:r>
          </w:p>
        </w:tc>
        <w:tc>
          <w:tcPr>
            <w:tcW w:w="1560" w:type="dxa"/>
            <w:shd w:val="clear" w:color="auto" w:fill="F2F2F2"/>
          </w:tcPr>
          <w:p>
            <w:pPr/>
            <w:r>
              <w:t xml:space="preserve">Field notes</w:t>
            </w:r>
          </w:p>
        </w:tc>
        <w:tc>
          <w:tcPr>
            <w:tcW w:w="1560" w:type="dxa"/>
            <w:shd w:val="clear" w:color="auto" w:fill="F2F2F2"/>
          </w:tcPr>
          <w:p>
            <w:pPr/>
            <w:r>
              <w:t xml:space="preserve">OCI constraints</w:t>
            </w:r>
          </w:p>
        </w:tc>
      </w:tr>
      <w:tr>
        <w:tc>
          <w:tcPr>
            <w:tcW w:w="1560" w:type="dxa"/>
          </w:tcPr>
          <w:p>
            <w:pPr/>
            <w:r>
              <w:t xml:space="preserve">Data Integration workspace</w:t>
            </w:r>
          </w:p>
        </w:tc>
        <w:tc>
          <w:tcPr>
            <w:tcW w:w="1560" w:type="dxa"/>
          </w:tcPr>
          <w:p>
            <w:pPr/>
            <w:r>
              <w:rPr>
                <w:rStyle w:val="CodeChar"/>
              </w:rPr>
              <w:t xml:space="preserve">&lt;org&gt;-&lt;env&gt;-&lt;rgn&gt;-dis-&lt;app&gt;-&lt;nn&gt;</w:t>
            </w:r>
          </w:p>
        </w:tc>
        <w:tc>
          <w:tcPr>
            <w:tcW w:w="1560" w:type="dxa"/>
          </w:tcPr>
          <w:p>
            <w:pPr/>
            <w:del w:id="11617" w:author="Claude" w:date="2026-09-27T17:00:00Z">
              <w:r>
                <w:rPr>
                  <w:rStyle w:val="CodeChar"/>
                </w:rPr>
                <w:delText xml:space="preserve">abc-prd-jnb-</w:delText>
              </w:r>
            </w:del>
            <w:ins w:id="11618" w:author="Claude" w:date="2026-09-27T17:00:00Z">
              <w:r>
                <w:rPr>
                  <w:rStyle w:val="CodeChar"/>
                </w:rPr>
                <w:t xml:space="preserve">cmr-prd-cas-</w:t>
              </w:r>
            </w:ins>
            <w:r>
              <w:rPr>
                <w:rStyle w:val="CodeChar"/>
              </w:rPr>
              <w:t xml:space="preserve">dis-dwh-01</w:t>
            </w:r>
          </w:p>
        </w:tc>
        <w:tc>
          <w:tcPr>
            <w:tcW w:w="1560" w:type="dxa"/>
          </w:tcPr>
          <w:p>
            <w:pPr/>
            <w:del w:id="11619" w:author="Claude" w:date="2026-09-27T17:00:00Z">
              <w:r>
                <w:rPr>
                  <w:rStyle w:val="CodeChar"/>
                </w:rPr>
                <w:delText xml:space="preserve">abc-dev-jnb-</w:delText>
              </w:r>
            </w:del>
            <w:ins w:id="11620" w:author="Claude" w:date="2026-09-27T17:00:00Z">
              <w:r>
                <w:rPr>
                  <w:rStyle w:val="CodeChar"/>
                </w:rPr>
                <w:t xml:space="preserve">cmr-dev-cas-</w:t>
              </w:r>
            </w:ins>
            <w:r>
              <w:rPr>
                <w:rStyle w:val="CodeChar"/>
              </w:rPr>
              <w:t xml:space="preserve">dis-dwh-01</w:t>
            </w:r>
          </w:p>
        </w:tc>
        <w:tc>
          <w:tcPr>
            <w:tcW w:w="1560" w:type="dxa"/>
          </w:tcPr>
          <w:p>
            <w:pPr/>
            <w:r>
              <w:t xml:space="preserve">Tasks and data flows inside the workspace use lower_snake_case business names without customer data</w:t>
            </w:r>
          </w:p>
        </w:tc>
        <w:tc>
          <w:tcPr>
            <w:tcW w:w="1560" w:type="dxa"/>
          </w:tcPr>
          <w:p>
            <w:pPr/>
            <w:r>
              <w:t xml:space="preserve">Workspace names may disallow hyphens (</w:t>
            </w:r>
            <w:r>
              <w:rPr>
                <w:i/>
              </w:rPr>
              <w:t xml:space="preserve">verify</w:t>
            </w:r>
            <w:r>
              <w:t xml:space="preserve">); if so use the Joined Name</w:t>
            </w:r>
          </w:p>
        </w:tc>
      </w:tr>
      <w:tr>
        <w:tc>
          <w:tcPr>
            <w:tcW w:w="1560" w:type="dxa"/>
          </w:tcPr>
          <w:p>
            <w:pPr/>
            <w:r>
              <w:t xml:space="preserve">Data Flow application / pool</w:t>
            </w:r>
          </w:p>
        </w:tc>
        <w:tc>
          <w:tcPr>
            <w:tcW w:w="1560" w:type="dxa"/>
          </w:tcPr>
          <w:p>
            <w:pPr/>
            <w:r>
              <w:rPr>
                <w:rStyle w:val="CodeChar"/>
              </w:rPr>
              <w:t xml:space="preserve">...-dfa-&lt;app&gt;-&lt;nn&gt;</w:t>
            </w:r>
            <w:r>
              <w:t xml:space="preserve"> / </w:t>
            </w:r>
            <w:r>
              <w:rPr>
                <w:rStyle w:val="CodeChar"/>
              </w:rPr>
              <w:t xml:space="preserve">...-dfp-&lt;app&gt;-&lt;nn&gt;</w:t>
            </w:r>
          </w:p>
        </w:tc>
        <w:tc>
          <w:tcPr>
            <w:tcW w:w="1560" w:type="dxa"/>
          </w:tcPr>
          <w:p>
            <w:pPr/>
            <w:del w:id="11621" w:author="Claude" w:date="2026-09-27T17:00:00Z">
              <w:r>
                <w:rPr>
                  <w:rStyle w:val="CodeChar"/>
                </w:rPr>
                <w:delText xml:space="preserve">cmr-prd-jnb-</w:delText>
              </w:r>
            </w:del>
            <w:ins w:id="11622" w:author="Claude" w:date="2026-09-27T17:00:00Z">
              <w:r>
                <w:rPr>
                  <w:rStyle w:val="CodeChar"/>
                </w:rPr>
                <w:t xml:space="preserve">cmr-prd-cas-</w:t>
              </w:r>
            </w:ins>
            <w:r>
              <w:rPr>
                <w:rStyle w:val="CodeChar"/>
              </w:rPr>
              <w:t xml:space="preserve">dfa-aml-01</w:t>
            </w:r>
          </w:p>
        </w:tc>
        <w:tc>
          <w:tcPr>
            <w:tcW w:w="1560" w:type="dxa"/>
          </w:tcPr>
          <w:p>
            <w:pPr/>
            <w:del w:id="11623" w:author="Claude" w:date="2026-09-27T17:00:00Z">
              <w:r>
                <w:rPr>
                  <w:rStyle w:val="CodeChar"/>
                </w:rPr>
                <w:delText xml:space="preserve">cmr-dev-jnb-</w:delText>
              </w:r>
            </w:del>
            <w:ins w:id="11624" w:author="Claude" w:date="2026-09-27T17:00:00Z">
              <w:r>
                <w:rPr>
                  <w:rStyle w:val="CodeChar"/>
                </w:rPr>
                <w:t xml:space="preserve">cmr-dev-cas-</w:t>
              </w:r>
            </w:ins>
            <w:r>
              <w:rPr>
                <w:rStyle w:val="CodeChar"/>
              </w:rPr>
              <w:t xml:space="preserve">dfa-aml-01</w:t>
            </w:r>
          </w:p>
        </w:tc>
        <w:tc>
          <w:tcPr>
            <w:tcW w:w="1560" w:type="dxa"/>
          </w:tcPr>
          <w:p>
            <w:pPr/>
            <w:r>
              <w:t xml:space="preserve">—</w:t>
            </w:r>
          </w:p>
        </w:tc>
        <w:tc>
          <w:tcPr>
            <w:tcW w:w="1560" w:type="dxa"/>
          </w:tcPr>
          <w:p>
            <w:pPr/>
            <w:r>
              <w:t xml:space="preserve">—</w:t>
            </w:r>
          </w:p>
        </w:tc>
      </w:tr>
      <w:tr>
        <w:tc>
          <w:tcPr>
            <w:tcW w:w="1560" w:type="dxa"/>
          </w:tcPr>
          <w:p>
            <w:pPr/>
            <w:r>
              <w:t xml:space="preserve">Data Science project / notebook / model deployment</w:t>
            </w:r>
          </w:p>
        </w:tc>
        <w:tc>
          <w:tcPr>
            <w:tcW w:w="1560" w:type="dxa"/>
          </w:tcPr>
          <w:p>
            <w:pPr/>
            <w:r>
              <w:rPr>
                <w:rStyle w:val="CodeChar"/>
              </w:rPr>
              <w:t xml:space="preserve">...-dsp-&lt;app&gt;-&lt;nn&gt;</w:t>
            </w:r>
            <w:r>
              <w:t xml:space="preserve">, </w:t>
            </w:r>
            <w:r>
              <w:rPr>
                <w:rStyle w:val="CodeChar"/>
              </w:rPr>
              <w:t xml:space="preserve">...-dsn-</w:t>
            </w:r>
            <w:r>
              <w:t xml:space="preserve">, </w:t>
            </w:r>
            <w:r>
              <w:rPr>
                <w:rStyle w:val="CodeChar"/>
              </w:rPr>
              <w:t xml:space="preserve">...-dsm-</w:t>
            </w:r>
          </w:p>
        </w:tc>
        <w:tc>
          <w:tcPr>
            <w:tcW w:w="1560" w:type="dxa"/>
          </w:tcPr>
          <w:p>
            <w:pPr/>
            <w:del w:id="11625" w:author="Claude" w:date="2026-09-27T17:00:00Z">
              <w:r>
                <w:rPr>
                  <w:rStyle w:val="CodeChar"/>
                </w:rPr>
                <w:delText xml:space="preserve">cmr-prd-jnb-</w:delText>
              </w:r>
            </w:del>
            <w:ins w:id="11626" w:author="Claude" w:date="2026-09-27T17:00:00Z">
              <w:r>
                <w:rPr>
                  <w:rStyle w:val="CodeChar"/>
                </w:rPr>
                <w:t xml:space="preserve">cmr-prd-cas-</w:t>
              </w:r>
            </w:ins>
            <w:r>
              <w:rPr>
                <w:rStyle w:val="CodeChar"/>
              </w:rPr>
              <w:t xml:space="preserve">dsm-risk-01</w:t>
            </w:r>
          </w:p>
        </w:tc>
        <w:tc>
          <w:tcPr>
            <w:tcW w:w="1560" w:type="dxa"/>
          </w:tcPr>
          <w:p>
            <w:pPr/>
            <w:del w:id="11627" w:author="Claude" w:date="2026-09-27T17:00:00Z">
              <w:r>
                <w:rPr>
                  <w:rStyle w:val="CodeChar"/>
                </w:rPr>
                <w:delText xml:space="preserve">cmr-dev-jnb-</w:delText>
              </w:r>
            </w:del>
            <w:ins w:id="11628" w:author="Claude" w:date="2026-09-27T17:00:00Z">
              <w:r>
                <w:rPr>
                  <w:rStyle w:val="CodeChar"/>
                </w:rPr>
                <w:t xml:space="preserve">cmr-dev-cas-</w:t>
              </w:r>
            </w:ins>
            <w:r>
              <w:rPr>
                <w:rStyle w:val="CodeChar"/>
              </w:rPr>
              <w:t xml:space="preserve">dsn-risk-04</w:t>
            </w:r>
          </w:p>
        </w:tc>
        <w:tc>
          <w:tcPr>
            <w:tcW w:w="1560" w:type="dxa"/>
          </w:tcPr>
          <w:p>
            <w:pPr/>
            <w:r>
              <w:t xml:space="preserve">Notebook sessions are personal work areas; the name still never contains a person's name (use </w:t>
            </w:r>
            <w:r>
              <w:rPr>
                <w:rStyle w:val="CodeChar"/>
              </w:rPr>
              <w:t xml:space="preserve">ExpiryDate</w:t>
            </w:r>
            <w:r>
              <w:t xml:space="preserve">)</w:t>
            </w:r>
          </w:p>
        </w:tc>
        <w:tc>
          <w:tcPr>
            <w:tcW w:w="1560" w:type="dxa"/>
          </w:tcPr>
          <w:p>
            <w:pPr/>
            <w:r>
              <w:t xml:space="preserve">—</w:t>
            </w:r>
          </w:p>
        </w:tc>
      </w:tr>
      <w:tr>
        <w:tc>
          <w:tcPr>
            <w:tcW w:w="1560" w:type="dxa"/>
          </w:tcPr>
          <w:p>
            <w:pPr/>
            <w:r>
              <w:t xml:space="preserve">Analytics Cloud</w:t>
            </w:r>
          </w:p>
        </w:tc>
        <w:tc>
          <w:tcPr>
            <w:tcW w:w="1560" w:type="dxa"/>
          </w:tcPr>
          <w:p>
            <w:pPr/>
            <w:r>
              <w:rPr>
                <w:rStyle w:val="CodeChar"/>
              </w:rPr>
              <w:t xml:space="preserve">&lt;org&gt;-&lt;env&gt;-&lt;rgn&gt;-oac-&lt;app&gt;-&lt;nn&gt;</w:t>
            </w:r>
          </w:p>
        </w:tc>
        <w:tc>
          <w:tcPr>
            <w:tcW w:w="1560" w:type="dxa"/>
          </w:tcPr>
          <w:p>
            <w:pPr/>
            <w:del w:id="11629" w:author="Claude" w:date="2026-09-27T17:00:00Z">
              <w:r>
                <w:rPr>
                  <w:rStyle w:val="CodeChar"/>
                </w:rPr>
                <w:delText xml:space="preserve">abc-prd-jnb-</w:delText>
              </w:r>
            </w:del>
            <w:ins w:id="11630" w:author="Claude" w:date="2026-09-27T17:00:00Z">
              <w:r>
                <w:rPr>
                  <w:rStyle w:val="CodeChar"/>
                </w:rPr>
                <w:t xml:space="preserve">cmr-prd-cas-</w:t>
              </w:r>
            </w:ins>
            <w:r>
              <w:rPr>
                <w:rStyle w:val="CodeChar"/>
              </w:rPr>
              <w:t xml:space="preserve">oac-risk-01</w:t>
            </w:r>
          </w:p>
        </w:tc>
        <w:tc>
          <w:tcPr>
            <w:tcW w:w="1560" w:type="dxa"/>
          </w:tcPr>
          <w:p>
            <w:pPr/>
            <w:del w:id="11631" w:author="Claude" w:date="2026-09-27T17:00:00Z">
              <w:r>
                <w:rPr>
                  <w:rStyle w:val="CodeChar"/>
                </w:rPr>
                <w:delText xml:space="preserve">abc-uat-jnb-</w:delText>
              </w:r>
            </w:del>
            <w:ins w:id="11632" w:author="Claude" w:date="2026-09-27T17:00:00Z">
              <w:r>
                <w:rPr>
                  <w:rStyle w:val="CodeChar"/>
                </w:rPr>
                <w:t xml:space="preserve">cmr-uat-cas-</w:t>
              </w:r>
            </w:ins>
            <w:r>
              <w:rPr>
                <w:rStyle w:val="CodeChar"/>
              </w:rPr>
              <w:t xml:space="preserve">oac-risk-01</w:t>
            </w:r>
          </w:p>
        </w:tc>
        <w:tc>
          <w:tcPr>
            <w:tcW w:w="1560" w:type="dxa"/>
          </w:tcPr>
          <w:p>
            <w:pPr/>
            <w:r>
              <w:t xml:space="preserve">Instance name appears in the URL</w:t>
            </w:r>
          </w:p>
        </w:tc>
        <w:tc>
          <w:tcPr>
            <w:tcW w:w="1560" w:type="dxa"/>
          </w:tcPr>
          <w:p>
            <w:pPr/>
            <w:r>
              <w:rPr>
                <w:b/>
              </w:rPr>
              <w:t xml:space="preserve">Letters, numbers, dashes; starts with a letter; unique in tenancy; cannot be changed</w:t>
            </w:r>
            <w:r>
              <w:t xml:space="preserve"> (</w:t>
            </w:r>
            <w:hyperlink r:id="rId8" w:history="1">
              <w:r>
                <w:rPr>
                  <w:rStyle w:val="Hyperlink"/>
                </w:rPr>
                <w:t xml:space="preserve">CLI reference</w:t>
              </w:r>
            </w:hyperlink>
            <w:r>
              <w:t xml:space="preserve">)</w:t>
            </w:r>
          </w:p>
        </w:tc>
      </w:tr>
      <w:tr>
        <w:tc>
          <w:tcPr>
            <w:tcW w:w="1560" w:type="dxa"/>
          </w:tcPr>
          <w:p>
            <w:pPr/>
            <w:r>
              <w:t xml:space="preserve">Data Catalog</w:t>
            </w:r>
          </w:p>
        </w:tc>
        <w:tc>
          <w:tcPr>
            <w:tcW w:w="1560" w:type="dxa"/>
          </w:tcPr>
          <w:p>
            <w:pPr/>
            <w:r>
              <w:rPr>
                <w:rStyle w:val="CodeChar"/>
              </w:rPr>
              <w:t xml:space="preserve">&lt;org&gt;-&lt;env&gt;-&lt;rgn&gt;-dct-&lt;app&gt;-&lt;nn&gt;</w:t>
            </w:r>
          </w:p>
        </w:tc>
        <w:tc>
          <w:tcPr>
            <w:tcW w:w="1560" w:type="dxa"/>
          </w:tcPr>
          <w:p>
            <w:pPr/>
            <w:del w:id="11633" w:author="Claude" w:date="2026-09-27T17:00:00Z">
              <w:r>
                <w:rPr>
                  <w:rStyle w:val="CodeChar"/>
                </w:rPr>
                <w:delText xml:space="preserve">abc-prd-jnb-</w:delText>
              </w:r>
            </w:del>
            <w:ins w:id="11634" w:author="Claude" w:date="2026-09-27T17:00:00Z">
              <w:r>
                <w:rPr>
                  <w:rStyle w:val="CodeChar"/>
                </w:rPr>
                <w:t xml:space="preserve">cmr-prd-cas-</w:t>
              </w:r>
            </w:ins>
            <w:r>
              <w:rPr>
                <w:rStyle w:val="CodeChar"/>
              </w:rPr>
              <w:t xml:space="preserve">dct-dwh-01</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Big Data Service</w:t>
            </w:r>
          </w:p>
        </w:tc>
        <w:tc>
          <w:tcPr>
            <w:tcW w:w="1560" w:type="dxa"/>
          </w:tcPr>
          <w:p>
            <w:pPr/>
            <w:r>
              <w:rPr>
                <w:rStyle w:val="CodeChar"/>
              </w:rPr>
              <w:t xml:space="preserve">&lt;org&gt;-&lt;env&gt;-&lt;rgn&gt;-bds-&lt;app&gt;-&lt;nn&gt;</w:t>
            </w:r>
          </w:p>
        </w:tc>
        <w:tc>
          <w:tcPr>
            <w:tcW w:w="1560" w:type="dxa"/>
          </w:tcPr>
          <w:p>
            <w:pPr/>
            <w:del w:id="11635" w:author="Claude" w:date="2026-09-27T17:00:00Z">
              <w:r>
                <w:rPr>
                  <w:rStyle w:val="CodeChar"/>
                </w:rPr>
                <w:delText xml:space="preserve">abc-prd-jnb-</w:delText>
              </w:r>
            </w:del>
            <w:ins w:id="11636" w:author="Claude" w:date="2026-09-27T17:00:00Z">
              <w:r>
                <w:rPr>
                  <w:rStyle w:val="CodeChar"/>
                </w:rPr>
                <w:t xml:space="preserve">cmr-prd-cas-</w:t>
              </w:r>
            </w:ins>
            <w:r>
              <w:rPr>
                <w:rStyle w:val="CodeChar"/>
              </w:rPr>
              <w:t xml:space="preserve">bds-dwh-01</w:t>
            </w:r>
          </w:p>
        </w:tc>
        <w:tc>
          <w:tcPr>
            <w:tcW w:w="1560" w:type="dxa"/>
          </w:tcPr>
          <w:p>
            <w:pPr/>
            <w:del w:id="11637" w:author="Claude" w:date="2026-09-27T17:00:00Z">
              <w:r>
                <w:rPr>
                  <w:rStyle w:val="CodeChar"/>
                </w:rPr>
                <w:delText xml:space="preserve">abc-dev-jnb-</w:delText>
              </w:r>
            </w:del>
            <w:ins w:id="11638" w:author="Claude" w:date="2026-09-27T17:00:00Z">
              <w:r>
                <w:rPr>
                  <w:rStyle w:val="CodeChar"/>
                </w:rPr>
                <w:t xml:space="preserve">cmr-dev-cas-</w:t>
              </w:r>
            </w:ins>
            <w:r>
              <w:rPr>
                <w:rStyle w:val="CodeChar"/>
              </w:rPr>
              <w:t xml:space="preserve">bds-dwh-01</w:t>
            </w:r>
          </w:p>
        </w:tc>
        <w:tc>
          <w:tcPr>
            <w:tcW w:w="1560" w:type="dxa"/>
          </w:tcPr>
          <w:p>
            <w:pPr/>
            <w:r>
              <w:t xml:space="preserve">Cluster node hostnames are generated from the cluster name; keep it short</w:t>
            </w:r>
          </w:p>
        </w:tc>
        <w:tc>
          <w:tcPr>
            <w:tcW w:w="1560" w:type="dxa"/>
          </w:tcPr>
          <w:p>
            <w:pPr/>
            <w:r>
              <w:t xml:space="preserve">Length limit (</w:t>
            </w:r>
            <w:r>
              <w:rPr>
                <w:i/>
              </w:rPr>
              <w:t xml:space="preserve">verify</w:t>
            </w:r>
            <w:r>
              <w:t xml:space="preserve">)</w:t>
            </w:r>
          </w:p>
        </w:tc>
      </w:tr>
      <w:tr>
        <w:tc>
          <w:tcPr>
            <w:tcW w:w="1560" w:type="dxa"/>
          </w:tcPr>
          <w:p>
            <w:pPr/>
            <w:r>
              <w:t xml:space="preserve">Data warehouse / lake</w:t>
            </w:r>
          </w:p>
        </w:tc>
        <w:tc>
          <w:tcPr>
            <w:tcW w:w="1560" w:type="dxa"/>
          </w:tcPr>
          <w:p>
            <w:pPr/>
            <w:r>
              <w:t xml:space="preserve">Composed of the resources above: ADB </w:t>
            </w:r>
            <w:r>
              <w:rPr>
                <w:rStyle w:val="CodeChar"/>
              </w:rPr>
              <w:t xml:space="preserve">adw</w:t>
            </w:r>
            <w:r>
              <w:t xml:space="preserve"> + buckets </w:t>
            </w:r>
            <w:r>
              <w:rPr>
                <w:rStyle w:val="CodeChar"/>
              </w:rPr>
              <w:t xml:space="preserve">raw</w:t>
            </w:r>
            <w:r>
              <w:t xml:space="preserve">/</w:t>
            </w:r>
            <w:r>
              <w:rPr>
                <w:rStyle w:val="CodeChar"/>
              </w:rPr>
              <w:t xml:space="preserve">cur</w:t>
            </w:r>
          </w:p>
        </w:tc>
        <w:tc>
          <w:tcPr>
            <w:tcW w:w="1560" w:type="dxa"/>
          </w:tcPr>
          <w:p>
            <w:pPr/>
            <w:del w:id="11639" w:author="Claude" w:date="2026-09-27T17:00:00Z">
              <w:r>
                <w:rPr>
                  <w:rStyle w:val="CodeChar"/>
                </w:rPr>
                <w:delText xml:space="preserve">abc-prd-jnb-</w:delText>
              </w:r>
            </w:del>
            <w:ins w:id="11640" w:author="Claude" w:date="2026-09-27T17:00:00Z">
              <w:r>
                <w:rPr>
                  <w:rStyle w:val="CodeChar"/>
                </w:rPr>
                <w:t xml:space="preserve">cmr-prd-cas-</w:t>
              </w:r>
            </w:ins>
            <w:r>
              <w:rPr>
                <w:rStyle w:val="CodeChar"/>
              </w:rPr>
              <w:t xml:space="preserve">adb-dwh-adw-01</w:t>
            </w:r>
            <w:r>
              <w:t xml:space="preserve">, </w:t>
            </w:r>
            <w:del w:id="11641" w:author="Claude" w:date="2026-09-27T17:00:00Z">
              <w:r>
                <w:rPr>
                  <w:rStyle w:val="CodeChar"/>
                </w:rPr>
                <w:delText xml:space="preserve">abc-prd-jnb-</w:delText>
              </w:r>
            </w:del>
            <w:ins w:id="11642" w:author="Claude" w:date="2026-09-27T17:00:00Z">
              <w:r>
                <w:rPr>
                  <w:rStyle w:val="CodeChar"/>
                </w:rPr>
                <w:t xml:space="preserve">cmr-prd-cas-</w:t>
              </w:r>
            </w:ins>
            <w:r>
              <w:rPr>
                <w:rStyle w:val="CodeChar"/>
              </w:rPr>
              <w:t xml:space="preserve">bkt-dwh-raw-01</w:t>
            </w:r>
          </w:p>
        </w:tc>
        <w:tc>
          <w:tcPr>
            <w:tcW w:w="1560" w:type="dxa"/>
          </w:tcPr>
          <w:p>
            <w:pPr/>
            <w:del w:id="11643" w:author="Claude" w:date="2026-09-27T17:00:00Z">
              <w:r>
                <w:rPr>
                  <w:rStyle w:val="CodeChar"/>
                </w:rPr>
                <w:delText xml:space="preserve">abc-dev-jnb-</w:delText>
              </w:r>
            </w:del>
            <w:ins w:id="11644" w:author="Claude" w:date="2026-09-27T17:00:00Z">
              <w:r>
                <w:rPr>
                  <w:rStyle w:val="CodeChar"/>
                </w:rPr>
                <w:t xml:space="preserve">cmr-dev-cas-</w:t>
              </w:r>
            </w:ins>
            <w:r>
              <w:rPr>
                <w:rStyle w:val="CodeChar"/>
              </w:rPr>
              <w:t xml:space="preserve">bkt-dwh-cur-01</w:t>
            </w:r>
          </w:p>
        </w:tc>
        <w:tc>
          <w:tcPr>
            <w:tcW w:w="1560" w:type="dxa"/>
          </w:tcPr>
          <w:p>
            <w:pPr/>
            <w:r>
              <w:t xml:space="preserve">The lake zone (raw, curated) is the bucket qualifier</w:t>
            </w:r>
          </w:p>
        </w:tc>
        <w:tc>
          <w:tcPr>
            <w:tcW w:w="1560" w:type="dxa"/>
          </w:tcPr>
          <w:p>
            <w:pPr/>
            <w:r>
              <w:t xml:space="preserve">See section 16</w:t>
            </w:r>
          </w:p>
        </w:tc>
      </w:tr>
    </w:tbl>
    <w:p>
      <w:pPr>
        <w:pStyle w:val="Heading2"/>
      </w:pPr>
      <w:r>
        <w:t xml:space="preserve">12. Networking Naming</w:t>
      </w:r>
    </w:p>
    <w:p>
      <w:pPr/>
      <w:r>
        <w:t xml:space="preserve">Network objects carry the </w:t>
      </w:r>
      <w:r>
        <w:rPr>
          <w:b/>
        </w:rPr>
        <w:t xml:space="preserve">tier</w:t>
      </w:r>
      <w:r>
        <w:t xml:space="preserve"> as qualifier, so a firewall or flow-log entry tells the SOC which zone traffic came from, and DNS labels use the Compact Name because OCI caps them at 15 characters and never lets them change.</w:t>
      </w:r>
    </w:p>
    <w:p>
      <w:pPr>
        <w:pStyle w:val="Heading3"/>
      </w:pPr>
      <w:r>
        <w:t xml:space="preserve">12.1 OCI constraints [OCI]</w:t>
      </w:r>
    </w:p>
    <w:p>
      <w:pPr>
        <w:pStyle w:val="ListParagraph"/>
        <w:numPr>
          <w:ilvl w:val="0"/>
          <w:numId w:val="9"/>
        </w:numPr>
      </w:pPr>
      <w:r>
        <w:rPr>
          <w:b/>
        </w:rPr>
        <w:t xml:space="preserve">VCN and subnet DNS labels:</w:t>
      </w:r>
      <w:r>
        <w:t xml:space="preserve"> at most 15 alphanumeric characters, starting with a letter, no hyphens or underscores, </w:t>
      </w:r>
      <w:r>
        <w:rPr>
          <w:b/>
        </w:rPr>
        <w:t xml:space="preserve">cannot be changed after creation</w:t>
      </w:r>
      <w:r>
        <w:t xml:space="preserve">. Subnet labels must be unique within the VCN; VCN labels should be unique across the tenancy. </w:t>
      </w:r>
      <w:r>
        <w:rPr>
          <w:b/>
        </w:rPr>
        <w:t xml:space="preserve">Hostnames:</w:t>
      </w:r>
      <w:r>
        <w:t xml:space="preserve"> up to 63 characters, letters, digits and inner hyphens, unique within the subnet, changeable. Source: </w:t>
      </w:r>
      <w:hyperlink r:id="rId9" w:history="1">
        <w:r>
          <w:rPr>
            <w:rStyle w:val="Hyperlink"/>
          </w:rPr>
          <w:t xml:space="preserve">DNS in your VCN</w:t>
        </w:r>
      </w:hyperlink>
      <w:r>
        <w:t xml:space="preserve">.</w:t>
      </w:r>
    </w:p>
    <w:p>
      <w:pPr>
        <w:pStyle w:val="ListParagraph"/>
        <w:numPr>
          <w:ilvl w:val="0"/>
          <w:numId w:val="9"/>
        </w:numPr>
      </w:pPr>
      <w:r>
        <w:t xml:space="preserve">Display names of VCNs, subnets, gateways, NSGs, security lists and route tables are mutable and non-unique.</w:t>
      </w:r>
    </w:p>
    <w:p>
      <w:pPr>
        <w:pStyle w:val="Heading3"/>
      </w:pPr>
      <w:r>
        <w:t xml:space="preserve">12.2 Patterns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Resource</w:t>
            </w:r>
          </w:p>
        </w:tc>
        <w:tc>
          <w:tcPr>
            <w:tcW w:w="1872" w:type="dxa"/>
            <w:shd w:val="clear" w:color="auto" w:fill="F2F2F2"/>
          </w:tcPr>
          <w:p>
            <w:pPr/>
            <w:r>
              <w:t xml:space="preserve">Pattern</w:t>
            </w:r>
          </w:p>
        </w:tc>
        <w:tc>
          <w:tcPr>
            <w:tcW w:w="1872" w:type="dxa"/>
            <w:shd w:val="clear" w:color="auto" w:fill="F2F2F2"/>
          </w:tcPr>
          <w:p>
            <w:pPr/>
            <w:r>
              <w:t xml:space="preserve">Production example</w:t>
            </w:r>
          </w:p>
        </w:tc>
        <w:tc>
          <w:tcPr>
            <w:tcW w:w="1872" w:type="dxa"/>
            <w:shd w:val="clear" w:color="auto" w:fill="F2F2F2"/>
          </w:tcPr>
          <w:p>
            <w:pPr/>
            <w:r>
              <w:t xml:space="preserve">Non-production example</w:t>
            </w:r>
          </w:p>
        </w:tc>
        <w:tc>
          <w:tcPr>
            <w:tcW w:w="1872" w:type="dxa"/>
            <w:shd w:val="clear" w:color="auto" w:fill="F2F2F2"/>
          </w:tcPr>
          <w:p>
            <w:pPr/>
            <w:r>
              <w:t xml:space="preserve">Field notes</w:t>
            </w:r>
          </w:p>
        </w:tc>
      </w:tr>
      <w:tr>
        <w:tc>
          <w:tcPr>
            <w:tcW w:w="1872" w:type="dxa"/>
          </w:tcPr>
          <w:p>
            <w:pPr/>
            <w:r>
              <w:t xml:space="preserve">VCN</w:t>
            </w:r>
          </w:p>
        </w:tc>
        <w:tc>
          <w:tcPr>
            <w:tcW w:w="1872" w:type="dxa"/>
          </w:tcPr>
          <w:p>
            <w:pPr/>
            <w:r>
              <w:rPr>
                <w:rStyle w:val="CodeChar"/>
              </w:rPr>
              <w:t xml:space="preserve">&lt;org&gt;-&lt;env&gt;-&lt;rgn&gt;-vcn-&lt;app&gt;-&lt;nn&gt;</w:t>
            </w:r>
          </w:p>
        </w:tc>
        <w:tc>
          <w:tcPr>
            <w:tcW w:w="1872" w:type="dxa"/>
          </w:tcPr>
          <w:p>
            <w:pPr/>
            <w:r>
              <w:t xml:space="preserve">Hub: </w:t>
            </w:r>
            <w:del w:id="11645" w:author="Claude" w:date="2026-09-27T17:00:00Z">
              <w:r>
                <w:rPr>
                  <w:rStyle w:val="CodeChar"/>
                </w:rPr>
                <w:delText xml:space="preserve">abc-prd-jnb-</w:delText>
              </w:r>
            </w:del>
            <w:ins w:id="11646" w:author="Claude" w:date="2026-09-27T17:00:00Z">
              <w:r>
                <w:rPr>
                  <w:rStyle w:val="CodeChar"/>
                </w:rPr>
                <w:t xml:space="preserve">cmr-prd-cas-</w:t>
              </w:r>
            </w:ins>
            <w:r>
              <w:rPr>
                <w:rStyle w:val="CodeChar"/>
              </w:rPr>
              <w:t xml:space="preserve">vcn-hub-01</w:t>
            </w:r>
            <w:r>
              <w:t xml:space="preserve">; spoke: </w:t>
            </w:r>
            <w:del w:id="11647" w:author="Claude" w:date="2026-09-27T17:00:00Z">
              <w:r>
                <w:rPr>
                  <w:rStyle w:val="CodeChar"/>
                </w:rPr>
                <w:delText xml:space="preserve">cmr-prd-jnb-</w:delText>
              </w:r>
            </w:del>
            <w:ins w:id="11648" w:author="Claude" w:date="2026-09-27T17:00:00Z">
              <w:r>
                <w:rPr>
                  <w:rStyle w:val="CodeChar"/>
                </w:rPr>
                <w:t xml:space="preserve">cmr-prd-cas-</w:t>
              </w:r>
            </w:ins>
            <w:r>
              <w:rPr>
                <w:rStyle w:val="CodeChar"/>
              </w:rPr>
              <w:t xml:space="preserve">vcn-cbs-01</w:t>
            </w:r>
          </w:p>
        </w:tc>
        <w:tc>
          <w:tcPr>
            <w:tcW w:w="1872" w:type="dxa"/>
          </w:tcPr>
          <w:p>
            <w:pPr/>
            <w:del w:id="11649" w:author="Claude" w:date="2026-09-27T17:00:00Z">
              <w:r>
                <w:rPr>
                  <w:rStyle w:val="CodeChar"/>
                </w:rPr>
                <w:delText xml:space="preserve">cmr-npd-jnb-</w:delText>
              </w:r>
            </w:del>
            <w:ins w:id="11650" w:author="Claude" w:date="2026-09-27T17:00:00Z">
              <w:r>
                <w:rPr>
                  <w:rStyle w:val="CodeChar"/>
                </w:rPr>
                <w:t xml:space="preserve">cmr-uat-cas-</w:t>
              </w:r>
            </w:ins>
            <w:r>
              <w:rPr>
                <w:rStyle w:val="CodeChar"/>
              </w:rPr>
              <w:t xml:space="preserve">vcn-cbs-01</w:t>
            </w:r>
            <w:r>
              <w:t xml:space="preserve"> (one non-prod spoke shared by </w:t>
            </w:r>
            <w:del w:id="12051" w:author="Claude" w:date="2026-09-27T17:00:00Z">
              <w:r>
                <w:delText xml:space="preserve">dev/sit/uat</w:delText>
              </w:r>
            </w:del>
            <w:ins w:id="12052" w:author="Claude" w:date="2026-09-27T17:00:00Z">
              <w:r>
                <w:t xml:space="preserve">dev/uat</w:t>
              </w:r>
            </w:ins>
            <w:r>
              <w:t xml:space="preserve">)</w:t>
            </w:r>
          </w:p>
        </w:tc>
        <w:tc>
          <w:tcPr>
            <w:tcW w:w="1872" w:type="dxa"/>
          </w:tcPr>
          <w:p>
            <w:pPr/>
            <w:r>
              <w:rPr>
                <w:rStyle w:val="CodeChar"/>
              </w:rPr>
              <w:t xml:space="preserve">app</w:t>
            </w:r>
            <w:r>
              <w:t xml:space="preserve"> = </w:t>
            </w:r>
            <w:r>
              <w:rPr>
                <w:rStyle w:val="CodeChar"/>
              </w:rPr>
              <w:t xml:space="preserve">hub</w:t>
            </w:r>
            <w:r>
              <w:t xml:space="preserve"> for hubs or the workload for spokes</w:t>
            </w:r>
          </w:p>
        </w:tc>
      </w:tr>
      <w:tr>
        <w:tc>
          <w:tcPr>
            <w:tcW w:w="1872" w:type="dxa"/>
          </w:tcPr>
          <w:p>
            <w:pPr/>
            <w:r>
              <w:t xml:space="preserve">VCN DNS label</w:t>
            </w:r>
          </w:p>
        </w:tc>
        <w:tc>
          <w:tcPr>
            <w:tcW w:w="1872" w:type="dxa"/>
          </w:tcPr>
          <w:p>
            <w:pPr/>
            <w:r>
              <w:t xml:space="preserve">Compact Name</w:t>
            </w:r>
          </w:p>
        </w:tc>
        <w:tc>
          <w:tcPr>
            <w:tcW w:w="1872" w:type="dxa"/>
          </w:tcPr>
          <w:p>
            <w:pPr/>
            <w:del w:id="11977" w:author="Claude" w:date="2026-09-27T17:00:00Z">
              <w:r>
                <w:rPr>
                  <w:rStyle w:val="CodeChar"/>
                </w:rPr>
                <w:delText xml:space="preserve">abcpjnb</w:delText>
              </w:r>
            </w:del>
            <w:ins w:id="11978" w:author="Claude" w:date="2026-09-27T17:00:00Z">
              <w:r>
                <w:rPr>
                  <w:rStyle w:val="CodeChar"/>
                </w:rPr>
                <w:t xml:space="preserve">cmrpcas</w:t>
              </w:r>
            </w:ins>
            <w:r>
              <w:rPr>
                <w:rStyle w:val="CodeChar"/>
              </w:rPr>
              <w:t xml:space="preserve">hub01</w:t>
            </w:r>
            <w:r>
              <w:t xml:space="preserve">, </w:t>
            </w:r>
            <w:del w:id="11979" w:author="Claude" w:date="2026-09-27T17:00:00Z">
              <w:r>
                <w:rPr>
                  <w:rStyle w:val="CodeChar"/>
                </w:rPr>
                <w:delText xml:space="preserve">cmrpjnb</w:delText>
              </w:r>
            </w:del>
            <w:ins w:id="11980" w:author="Claude" w:date="2026-09-27T17:00:00Z">
              <w:r>
                <w:rPr>
                  <w:rStyle w:val="CodeChar"/>
                </w:rPr>
                <w:t xml:space="preserve">cmrpcas</w:t>
              </w:r>
            </w:ins>
            <w:r>
              <w:rPr>
                <w:rStyle w:val="CodeChar"/>
              </w:rPr>
              <w:t xml:space="preserve">cbs01</w:t>
            </w:r>
          </w:p>
        </w:tc>
        <w:tc>
          <w:tcPr>
            <w:tcW w:w="1872" w:type="dxa"/>
          </w:tcPr>
          <w:p>
            <w:pPr/>
            <w:del w:id="11981" w:author="Claude" w:date="2026-09-27T17:00:00Z">
              <w:r>
                <w:rPr>
                  <w:rStyle w:val="CodeChar"/>
                </w:rPr>
                <w:delText xml:space="preserve">cmrnjnb</w:delText>
              </w:r>
            </w:del>
            <w:ins w:id="11982" w:author="Claude" w:date="2026-09-27T17:00:00Z">
              <w:r>
                <w:rPr>
                  <w:rStyle w:val="CodeChar"/>
                </w:rPr>
                <w:t xml:space="preserve">cmrucas</w:t>
              </w:r>
            </w:ins>
            <w:r>
              <w:rPr>
                <w:rStyle w:val="CodeChar"/>
              </w:rPr>
              <w:t xml:space="preserve">cbs01</w:t>
            </w:r>
          </w:p>
        </w:tc>
        <w:tc>
          <w:tcPr>
            <w:tcW w:w="1872" w:type="dxa"/>
          </w:tcPr>
          <w:p>
            <w:pPr/>
            <w:r>
              <w:t xml:space="preserve">≤ 15, immutable</w:t>
            </w:r>
          </w:p>
        </w:tc>
      </w:tr>
      <w:tr>
        <w:tc>
          <w:tcPr>
            <w:tcW w:w="1872" w:type="dxa"/>
          </w:tcPr>
          <w:p>
            <w:pPr/>
            <w:r>
              <w:t xml:space="preserve">Subnet</w:t>
            </w:r>
          </w:p>
        </w:tc>
        <w:tc>
          <w:tcPr>
            <w:tcW w:w="1872" w:type="dxa"/>
          </w:tcPr>
          <w:p>
            <w:pPr/>
            <w:r>
              <w:rPr>
                <w:rStyle w:val="CodeChar"/>
              </w:rPr>
              <w:t xml:space="preserve">&lt;org&gt;-&lt;env&gt;-&lt;rgn&gt;-snt-&lt;app&gt;-&lt;qual&gt;-&lt;nn&gt;</w:t>
            </w:r>
          </w:p>
        </w:tc>
        <w:tc>
          <w:tcPr>
            <w:tcW w:w="1872" w:type="dxa"/>
          </w:tcPr>
          <w:p>
            <w:pPr/>
            <w:del w:id="11651" w:author="Claude" w:date="2026-09-27T17:00:00Z">
              <w:r>
                <w:rPr>
                  <w:rStyle w:val="CodeChar"/>
                </w:rPr>
                <w:delText xml:space="preserve">cmr-prd-jnb-</w:delText>
              </w:r>
            </w:del>
            <w:ins w:id="11652" w:author="Claude" w:date="2026-09-27T17:00:00Z">
              <w:r>
                <w:rPr>
                  <w:rStyle w:val="CodeChar"/>
                </w:rPr>
                <w:t xml:space="preserve">cmr-prd-cas-</w:t>
              </w:r>
            </w:ins>
            <w:r>
              <w:rPr>
                <w:rStyle w:val="CodeChar"/>
              </w:rPr>
              <w:t xml:space="preserve">snt-cbs-db-01</w:t>
            </w:r>
          </w:p>
        </w:tc>
        <w:tc>
          <w:tcPr>
            <w:tcW w:w="1872" w:type="dxa"/>
          </w:tcPr>
          <w:p>
            <w:pPr/>
            <w:del w:id="11653" w:author="Claude" w:date="2026-09-27T17:00:00Z">
              <w:r>
                <w:rPr>
                  <w:rStyle w:val="CodeChar"/>
                </w:rPr>
                <w:delText xml:space="preserve">cmr-npd-jnb-</w:delText>
              </w:r>
            </w:del>
            <w:ins w:id="11654" w:author="Claude" w:date="2026-09-27T17:00:00Z">
              <w:r>
                <w:rPr>
                  <w:rStyle w:val="CodeChar"/>
                </w:rPr>
                <w:t xml:space="preserve">cmr-uat-cas-</w:t>
              </w:r>
            </w:ins>
            <w:r>
              <w:rPr>
                <w:rStyle w:val="CodeChar"/>
              </w:rPr>
              <w:t xml:space="preserve">snt-cbs-app-01</w:t>
            </w:r>
          </w:p>
        </w:tc>
        <w:tc>
          <w:tcPr>
            <w:tcW w:w="1872" w:type="dxa"/>
          </w:tcPr>
          <w:p>
            <w:pPr/>
            <w:r>
              <w:rPr>
                <w:rStyle w:val="CodeChar"/>
              </w:rPr>
              <w:t xml:space="preserve">qual</w:t>
            </w:r>
            <w:r>
              <w:t xml:space="preserve"> = tier</w:t>
            </w:r>
          </w:p>
        </w:tc>
      </w:tr>
      <w:tr>
        <w:tc>
          <w:tcPr>
            <w:tcW w:w="1872" w:type="dxa"/>
          </w:tcPr>
          <w:p>
            <w:pPr/>
            <w:r>
              <w:t xml:space="preserve">Subnet DNS label</w:t>
            </w:r>
          </w:p>
        </w:tc>
        <w:tc>
          <w:tcPr>
            <w:tcW w:w="1872" w:type="dxa"/>
          </w:tcPr>
          <w:p>
            <w:pPr/>
            <w:r>
              <w:rPr>
                <w:rStyle w:val="CodeChar"/>
              </w:rPr>
              <w:t xml:space="preserve">&lt;qual&gt;&lt;nn&gt;</w:t>
            </w:r>
          </w:p>
        </w:tc>
        <w:tc>
          <w:tcPr>
            <w:tcW w:w="1872" w:type="dxa"/>
          </w:tcPr>
          <w:p>
            <w:pPr/>
            <w:r>
              <w:rPr>
                <w:rStyle w:val="CodeChar"/>
              </w:rPr>
              <w:t xml:space="preserve">db01</w:t>
            </w:r>
            <w:r>
              <w:t xml:space="preserve">, </w:t>
            </w:r>
            <w:r>
              <w:rPr>
                <w:rStyle w:val="CodeChar"/>
              </w:rPr>
              <w:t xml:space="preserve">app01</w:t>
            </w:r>
            <w:r>
              <w:t xml:space="preserve">, </w:t>
            </w:r>
            <w:r>
              <w:rPr>
                <w:rStyle w:val="CodeChar"/>
              </w:rPr>
              <w:t xml:space="preserve">wrk01</w:t>
            </w:r>
          </w:p>
        </w:tc>
        <w:tc>
          <w:tcPr>
            <w:tcW w:w="1872" w:type="dxa"/>
          </w:tcPr>
          <w:p>
            <w:pPr/>
            <w:r>
              <w:t xml:space="preserve">same</w:t>
            </w:r>
          </w:p>
        </w:tc>
        <w:tc>
          <w:tcPr>
            <w:tcW w:w="1872" w:type="dxa"/>
          </w:tcPr>
          <w:p>
            <w:pPr/>
            <w:r>
              <w:t xml:space="preserve">Unique in VCN; FQDN becomes </w:t>
            </w:r>
            <w:r>
              <w:rPr>
                <w:rStyle w:val="CodeChar"/>
              </w:rPr>
              <w:t xml:space="preserve">host.db01.</w:t>
            </w:r>
            <w:del w:id="11983" w:author="Claude" w:date="2026-09-27T17:00:00Z">
              <w:r>
                <w:rPr>
                  <w:rStyle w:val="CodeChar"/>
                </w:rPr>
                <w:delText xml:space="preserve">cmrpjnb</w:delText>
              </w:r>
            </w:del>
            <w:ins w:id="11984" w:author="Claude" w:date="2026-09-27T17:00:00Z">
              <w:r>
                <w:rPr>
                  <w:rStyle w:val="CodeChar"/>
                </w:rPr>
                <w:t xml:space="preserve">cmrpcas</w:t>
              </w:r>
            </w:ins>
            <w:r>
              <w:rPr>
                <w:rStyle w:val="CodeChar"/>
              </w:rPr>
              <w:t xml:space="preserve">cbs01.oraclevcn.com</w:t>
            </w:r>
          </w:p>
        </w:tc>
      </w:tr>
      <w:tr>
        <w:tc>
          <w:tcPr>
            <w:tcW w:w="1872" w:type="dxa"/>
          </w:tcPr>
          <w:p>
            <w:pPr/>
            <w:r>
              <w:t xml:space="preserve">NSG</w:t>
            </w:r>
          </w:p>
        </w:tc>
        <w:tc>
          <w:tcPr>
            <w:tcW w:w="1872" w:type="dxa"/>
          </w:tcPr>
          <w:p>
            <w:pPr/>
            <w:r>
              <w:rPr>
                <w:rStyle w:val="CodeChar"/>
              </w:rPr>
              <w:t xml:space="preserve">&lt;org&gt;-&lt;env&gt;-&lt;rgn&gt;-nsg-&lt;app&gt;-&lt;qual&gt;-&lt;nn&gt;</w:t>
            </w:r>
          </w:p>
        </w:tc>
        <w:tc>
          <w:tcPr>
            <w:tcW w:w="1872" w:type="dxa"/>
          </w:tcPr>
          <w:p>
            <w:pPr/>
            <w:del w:id="11655" w:author="Claude" w:date="2026-09-27T17:00:00Z">
              <w:r>
                <w:rPr>
                  <w:rStyle w:val="CodeChar"/>
                </w:rPr>
                <w:delText xml:space="preserve">cmr-prd-jnb-</w:delText>
              </w:r>
            </w:del>
            <w:ins w:id="11656" w:author="Claude" w:date="2026-09-27T17:00:00Z">
              <w:r>
                <w:rPr>
                  <w:rStyle w:val="CodeChar"/>
                </w:rPr>
                <w:t xml:space="preserve">cmr-prd-cas-</w:t>
              </w:r>
            </w:ins>
            <w:r>
              <w:rPr>
                <w:rStyle w:val="CodeChar"/>
              </w:rPr>
              <w:t xml:space="preserve">nsg-cbs-db-01</w:t>
            </w:r>
          </w:p>
        </w:tc>
        <w:tc>
          <w:tcPr>
            <w:tcW w:w="1872" w:type="dxa"/>
          </w:tcPr>
          <w:p>
            <w:pPr/>
            <w:del w:id="11657" w:author="Claude" w:date="2026-09-27T17:00:00Z">
              <w:r>
                <w:rPr>
                  <w:rStyle w:val="CodeChar"/>
                </w:rPr>
                <w:delText xml:space="preserve">cmr-npd-jnb-</w:delText>
              </w:r>
            </w:del>
            <w:ins w:id="11658" w:author="Claude" w:date="2026-09-27T17:00:00Z">
              <w:r>
                <w:rPr>
                  <w:rStyle w:val="CodeChar"/>
                </w:rPr>
                <w:t xml:space="preserve">cmr-uat-cas-</w:t>
              </w:r>
            </w:ins>
            <w:r>
              <w:rPr>
                <w:rStyle w:val="CodeChar"/>
              </w:rPr>
              <w:t xml:space="preserve">nsg-cbs-web-01</w:t>
            </w:r>
          </w:p>
        </w:tc>
        <w:tc>
          <w:tcPr>
            <w:tcW w:w="1872" w:type="dxa"/>
          </w:tcPr>
          <w:p>
            <w:pPr/>
            <w:r>
              <w:rPr>
                <w:rStyle w:val="CodeChar"/>
              </w:rPr>
              <w:t xml:space="preserve">qual</w:t>
            </w:r>
            <w:r>
              <w:t xml:space="preserve"> = tier the NSG protects</w:t>
            </w:r>
          </w:p>
        </w:tc>
      </w:tr>
      <w:tr>
        <w:tc>
          <w:tcPr>
            <w:tcW w:w="1872" w:type="dxa"/>
          </w:tcPr>
          <w:p>
            <w:pPr/>
            <w:r>
              <w:t xml:space="preserve">Security list</w:t>
            </w:r>
          </w:p>
        </w:tc>
        <w:tc>
          <w:tcPr>
            <w:tcW w:w="1872" w:type="dxa"/>
          </w:tcPr>
          <w:p>
            <w:pPr/>
            <w:r>
              <w:rPr>
                <w:rStyle w:val="CodeChar"/>
              </w:rPr>
              <w:t xml:space="preserve">&lt;org&gt;-&lt;env&gt;-&lt;rgn&gt;-scl-&lt;app&gt;-&lt;qual&gt;-&lt;nn&gt;</w:t>
            </w:r>
          </w:p>
        </w:tc>
        <w:tc>
          <w:tcPr>
            <w:tcW w:w="1872" w:type="dxa"/>
          </w:tcPr>
          <w:p>
            <w:pPr/>
            <w:del w:id="11659" w:author="Claude" w:date="2026-09-27T17:00:00Z">
              <w:r>
                <w:rPr>
                  <w:rStyle w:val="CodeChar"/>
                </w:rPr>
                <w:delText xml:space="preserve">cmr-prd-jnb-</w:delText>
              </w:r>
            </w:del>
            <w:ins w:id="11660" w:author="Claude" w:date="2026-09-27T17:00:00Z">
              <w:r>
                <w:rPr>
                  <w:rStyle w:val="CodeChar"/>
                </w:rPr>
                <w:t xml:space="preserve">cmr-prd-cas-</w:t>
              </w:r>
            </w:ins>
            <w:r>
              <w:rPr>
                <w:rStyle w:val="CodeChar"/>
              </w:rPr>
              <w:t xml:space="preserve">scl-cbs-db-01</w:t>
            </w:r>
          </w:p>
        </w:tc>
        <w:tc>
          <w:tcPr>
            <w:tcW w:w="1872" w:type="dxa"/>
          </w:tcPr>
          <w:p>
            <w:pPr/>
            <w:del w:id="11661" w:author="Claude" w:date="2026-09-27T17:00:00Z">
              <w:r>
                <w:rPr>
                  <w:rStyle w:val="CodeChar"/>
                </w:rPr>
                <w:delText xml:space="preserve">cmr-npd-jnb-</w:delText>
              </w:r>
            </w:del>
            <w:ins w:id="11662" w:author="Claude" w:date="2026-09-27T17:00:00Z">
              <w:r>
                <w:rPr>
                  <w:rStyle w:val="CodeChar"/>
                </w:rPr>
                <w:t xml:space="preserve">cmr-uat-cas-</w:t>
              </w:r>
            </w:ins>
            <w:r>
              <w:rPr>
                <w:rStyle w:val="CodeChar"/>
              </w:rPr>
              <w:t xml:space="preserve">scl-cbs-db-01</w:t>
            </w:r>
          </w:p>
        </w:tc>
        <w:tc>
          <w:tcPr>
            <w:tcW w:w="1872" w:type="dxa"/>
          </w:tcPr>
          <w:p>
            <w:pPr/>
            <w:r>
              <w:t xml:space="preserve">Prefer NSGs; keep security lists minimal and name them like their subnet</w:t>
            </w:r>
          </w:p>
        </w:tc>
      </w:tr>
      <w:tr>
        <w:tc>
          <w:tcPr>
            <w:tcW w:w="1872" w:type="dxa"/>
          </w:tcPr>
          <w:p>
            <w:pPr/>
            <w:r>
              <w:t xml:space="preserve">Route table</w:t>
            </w:r>
          </w:p>
        </w:tc>
        <w:tc>
          <w:tcPr>
            <w:tcW w:w="1872" w:type="dxa"/>
          </w:tcPr>
          <w:p>
            <w:pPr/>
            <w:r>
              <w:rPr>
                <w:rStyle w:val="CodeChar"/>
              </w:rPr>
              <w:t xml:space="preserve">&lt;org&gt;-&lt;env&gt;-&lt;rgn&gt;-rtb-&lt;app&gt;-&lt;qual&gt;-&lt;nn&gt;</w:t>
            </w:r>
          </w:p>
        </w:tc>
        <w:tc>
          <w:tcPr>
            <w:tcW w:w="1872" w:type="dxa"/>
          </w:tcPr>
          <w:p>
            <w:pPr/>
            <w:del w:id="11663" w:author="Claude" w:date="2026-09-27T17:00:00Z">
              <w:r>
                <w:rPr>
                  <w:rStyle w:val="CodeChar"/>
                </w:rPr>
                <w:delText xml:space="preserve">cmr-prd-jnb-</w:delText>
              </w:r>
            </w:del>
            <w:ins w:id="11664" w:author="Claude" w:date="2026-09-27T17:00:00Z">
              <w:r>
                <w:rPr>
                  <w:rStyle w:val="CodeChar"/>
                </w:rPr>
                <w:t xml:space="preserve">cmr-prd-cas-</w:t>
              </w:r>
            </w:ins>
            <w:r>
              <w:rPr>
                <w:rStyle w:val="CodeChar"/>
              </w:rPr>
              <w:t xml:space="preserve">rtb-cbs-db-01</w:t>
            </w:r>
          </w:p>
        </w:tc>
        <w:tc>
          <w:tcPr>
            <w:tcW w:w="1872" w:type="dxa"/>
          </w:tcPr>
          <w:p>
            <w:pPr/>
            <w:del w:id="11665" w:author="Claude" w:date="2026-09-27T17:00:00Z">
              <w:r>
                <w:rPr>
                  <w:rStyle w:val="CodeChar"/>
                </w:rPr>
                <w:delText xml:space="preserve">cmr-npd-jnb-</w:delText>
              </w:r>
            </w:del>
            <w:ins w:id="11666" w:author="Claude" w:date="2026-09-27T17:00:00Z">
              <w:r>
                <w:rPr>
                  <w:rStyle w:val="CodeChar"/>
                </w:rPr>
                <w:t xml:space="preserve">cmr-uat-cas-</w:t>
              </w:r>
            </w:ins>
            <w:r>
              <w:rPr>
                <w:rStyle w:val="CodeChar"/>
              </w:rPr>
              <w:t xml:space="preserve">rtb-cbs-app-01</w:t>
            </w:r>
          </w:p>
        </w:tc>
        <w:tc>
          <w:tcPr>
            <w:tcW w:w="1872" w:type="dxa"/>
          </w:tcPr>
          <w:p>
            <w:pPr/>
            <w:r>
              <w:rPr>
                <w:rStyle w:val="CodeChar"/>
              </w:rPr>
              <w:t xml:space="preserve">qual</w:t>
            </w:r>
            <w:r>
              <w:t xml:space="preserve"> = tier of the subnet it serves; gateway route tables use the gateway code (</w:t>
            </w:r>
            <w:del w:id="11667" w:author="Claude" w:date="2026-09-27T17:00:00Z">
              <w:r>
                <w:rPr>
                  <w:rStyle w:val="CodeChar"/>
                </w:rPr>
                <w:delText xml:space="preserve">abc-prd-jnb-</w:delText>
              </w:r>
            </w:del>
            <w:ins w:id="11668" w:author="Claude" w:date="2026-09-27T17:00:00Z">
              <w:r>
                <w:rPr>
                  <w:rStyle w:val="CodeChar"/>
                </w:rPr>
                <w:t xml:space="preserve">cmr-prd-cas-</w:t>
              </w:r>
            </w:ins>
            <w:r>
              <w:rPr>
                <w:rStyle w:val="CodeChar"/>
              </w:rPr>
              <w:t xml:space="preserve">rtb-hub-drg-01</w:t>
            </w:r>
            <w:r>
              <w:t xml:space="preserve">) as the only allowed non-tier value</w:t>
            </w:r>
          </w:p>
        </w:tc>
      </w:tr>
      <w:tr>
        <w:tc>
          <w:tcPr>
            <w:tcW w:w="1872" w:type="dxa"/>
          </w:tcPr>
          <w:p>
            <w:pPr/>
            <w:r>
              <w:t xml:space="preserve">DHCP options</w:t>
            </w:r>
          </w:p>
        </w:tc>
        <w:tc>
          <w:tcPr>
            <w:tcW w:w="1872" w:type="dxa"/>
          </w:tcPr>
          <w:p>
            <w:pPr/>
            <w:r>
              <w:rPr>
                <w:rStyle w:val="CodeChar"/>
              </w:rPr>
              <w:t xml:space="preserve">&lt;org&gt;-&lt;env&gt;-&lt;rgn&gt;-dho-&lt;app&gt;-&lt;nn&gt;</w:t>
            </w:r>
          </w:p>
        </w:tc>
        <w:tc>
          <w:tcPr>
            <w:tcW w:w="1872" w:type="dxa"/>
          </w:tcPr>
          <w:p>
            <w:pPr/>
            <w:del w:id="11669" w:author="Claude" w:date="2026-09-27T17:00:00Z">
              <w:r>
                <w:rPr>
                  <w:rStyle w:val="CodeChar"/>
                </w:rPr>
                <w:delText xml:space="preserve">cmr-prd-jnb-</w:delText>
              </w:r>
            </w:del>
            <w:ins w:id="11670" w:author="Claude" w:date="2026-09-27T17:00:00Z">
              <w:r>
                <w:rPr>
                  <w:rStyle w:val="CodeChar"/>
                </w:rPr>
                <w:t xml:space="preserve">cmr-prd-cas-</w:t>
              </w:r>
            </w:ins>
            <w:r>
              <w:rPr>
                <w:rStyle w:val="CodeChar"/>
              </w:rPr>
              <w:t xml:space="preserve">dho-cbs-01</w:t>
            </w:r>
          </w:p>
        </w:tc>
        <w:tc>
          <w:tcPr>
            <w:tcW w:w="1872" w:type="dxa"/>
          </w:tcPr>
          <w:p>
            <w:pPr/>
            <w:del w:id="11671" w:author="Claude" w:date="2026-09-27T17:00:00Z">
              <w:r>
                <w:rPr>
                  <w:rStyle w:val="CodeChar"/>
                </w:rPr>
                <w:delText xml:space="preserve">cmr-npd-jnb-</w:delText>
              </w:r>
            </w:del>
            <w:ins w:id="11672" w:author="Claude" w:date="2026-09-27T17:00:00Z">
              <w:r>
                <w:rPr>
                  <w:rStyle w:val="CodeChar"/>
                </w:rPr>
                <w:t xml:space="preserve">cmr-uat-cas-</w:t>
              </w:r>
            </w:ins>
            <w:r>
              <w:rPr>
                <w:rStyle w:val="CodeChar"/>
              </w:rPr>
              <w:t xml:space="preserve">dho-cbs-01</w:t>
            </w:r>
          </w:p>
        </w:tc>
        <w:tc>
          <w:tcPr>
            <w:tcW w:w="1872" w:type="dxa"/>
          </w:tcPr>
          <w:p>
            <w:pPr/>
            <w:r>
              <w:t xml:space="preserve">—</w:t>
            </w:r>
          </w:p>
        </w:tc>
      </w:tr>
      <w:tr>
        <w:tc>
          <w:tcPr>
            <w:tcW w:w="1872" w:type="dxa"/>
          </w:tcPr>
          <w:p>
            <w:pPr/>
            <w:r>
              <w:t xml:space="preserve">Internet / NAT / Service gateway</w:t>
            </w:r>
          </w:p>
        </w:tc>
        <w:tc>
          <w:tcPr>
            <w:tcW w:w="1872" w:type="dxa"/>
          </w:tcPr>
          <w:p>
            <w:pPr/>
            <w:r>
              <w:rPr>
                <w:rStyle w:val="CodeChar"/>
              </w:rPr>
              <w:t xml:space="preserve">...-igw-&lt;app&gt;-&lt;nn&gt;</w:t>
            </w:r>
            <w:r>
              <w:t xml:space="preserve">, </w:t>
            </w:r>
            <w:r>
              <w:rPr>
                <w:rStyle w:val="CodeChar"/>
              </w:rPr>
              <w:t xml:space="preserve">...-ngw-</w:t>
            </w:r>
            <w:r>
              <w:t xml:space="preserve">, </w:t>
            </w:r>
            <w:r>
              <w:rPr>
                <w:rStyle w:val="CodeChar"/>
              </w:rPr>
              <w:t xml:space="preserve">...-sgw-</w:t>
            </w:r>
          </w:p>
        </w:tc>
        <w:tc>
          <w:tcPr>
            <w:tcW w:w="1872" w:type="dxa"/>
          </w:tcPr>
          <w:p>
            <w:pPr/>
            <w:del w:id="11673" w:author="Claude" w:date="2026-09-27T17:00:00Z">
              <w:r>
                <w:rPr>
                  <w:rStyle w:val="CodeChar"/>
                </w:rPr>
                <w:delText xml:space="preserve">abc-prd-jnb-</w:delText>
              </w:r>
            </w:del>
            <w:ins w:id="11674" w:author="Claude" w:date="2026-09-27T17:00:00Z">
              <w:r>
                <w:rPr>
                  <w:rStyle w:val="CodeChar"/>
                </w:rPr>
                <w:t xml:space="preserve">cmr-prd-cas-</w:t>
              </w:r>
            </w:ins>
            <w:r>
              <w:rPr>
                <w:rStyle w:val="CodeChar"/>
              </w:rPr>
              <w:t xml:space="preserve">ngw-hub-01</w:t>
            </w:r>
          </w:p>
        </w:tc>
        <w:tc>
          <w:tcPr>
            <w:tcW w:w="1872" w:type="dxa"/>
          </w:tcPr>
          <w:p>
            <w:pPr/>
            <w:del w:id="11675" w:author="Claude" w:date="2026-09-27T17:00:00Z">
              <w:r>
                <w:rPr>
                  <w:rStyle w:val="CodeChar"/>
                </w:rPr>
                <w:delText xml:space="preserve">abc-npd-jnb-</w:delText>
              </w:r>
            </w:del>
            <w:ins w:id="11676" w:author="Claude" w:date="2026-09-27T17:00:00Z">
              <w:r>
                <w:rPr>
                  <w:rStyle w:val="CodeChar"/>
                </w:rPr>
                <w:t xml:space="preserve">cmr-uat-cas-</w:t>
              </w:r>
            </w:ins>
            <w:r>
              <w:rPr>
                <w:rStyle w:val="CodeChar"/>
              </w:rPr>
              <w:t xml:space="preserve">sgw-hub-01</w:t>
            </w:r>
          </w:p>
        </w:tc>
        <w:tc>
          <w:tcPr>
            <w:tcW w:w="1872" w:type="dxa"/>
          </w:tcPr>
          <w:p>
            <w:pPr/>
            <w:r>
              <w:t xml:space="preserve">One per VCN; </w:t>
            </w:r>
            <w:r>
              <w:rPr>
                <w:rStyle w:val="CodeChar"/>
              </w:rPr>
              <w:t xml:space="preserve">nn</w:t>
            </w:r>
            <w:r>
              <w:t xml:space="preserve"> = </w:t>
            </w:r>
            <w:r>
              <w:rPr>
                <w:rStyle w:val="CodeChar"/>
              </w:rPr>
              <w:t xml:space="preserve">01</w:t>
            </w:r>
          </w:p>
        </w:tc>
      </w:tr>
      <w:tr>
        <w:tc>
          <w:tcPr>
            <w:tcW w:w="1872" w:type="dxa"/>
          </w:tcPr>
          <w:p>
            <w:pPr/>
            <w:r>
              <w:t xml:space="preserve">DRG</w:t>
            </w:r>
          </w:p>
        </w:tc>
        <w:tc>
          <w:tcPr>
            <w:tcW w:w="1872" w:type="dxa"/>
          </w:tcPr>
          <w:p>
            <w:pPr/>
            <w:r>
              <w:rPr>
                <w:rStyle w:val="CodeChar"/>
              </w:rPr>
              <w:t xml:space="preserve">&lt;org&gt;-&lt;env&gt;-&lt;rgn&gt;-drg-&lt;app&gt;-&lt;nn&gt;</w:t>
            </w:r>
          </w:p>
        </w:tc>
        <w:tc>
          <w:tcPr>
            <w:tcW w:w="1872" w:type="dxa"/>
          </w:tcPr>
          <w:p>
            <w:pPr/>
            <w:del w:id="11677" w:author="Claude" w:date="2026-09-27T17:00:00Z">
              <w:r>
                <w:rPr>
                  <w:rStyle w:val="CodeChar"/>
                </w:rPr>
                <w:delText xml:space="preserve">abc-prd-jnb-</w:delText>
              </w:r>
            </w:del>
            <w:ins w:id="11678" w:author="Claude" w:date="2026-09-27T17:00:00Z">
              <w:r>
                <w:rPr>
                  <w:rStyle w:val="CodeChar"/>
                </w:rPr>
                <w:t xml:space="preserve">cmr-prd-cas-</w:t>
              </w:r>
            </w:ins>
            <w:r>
              <w:rPr>
                <w:rStyle w:val="CodeChar"/>
              </w:rPr>
              <w:t xml:space="preserve">drg-hub-01</w:t>
            </w:r>
          </w:p>
        </w:tc>
        <w:tc>
          <w:tcPr>
            <w:tcW w:w="1872" w:type="dxa"/>
          </w:tcPr>
          <w:p>
            <w:pPr/>
            <w:del w:id="11679" w:author="Claude" w:date="2026-09-27T17:00:00Z">
              <w:r>
                <w:rPr>
                  <w:rStyle w:val="CodeChar"/>
                </w:rPr>
                <w:delText xml:space="preserve">abc-npd-jnb-</w:delText>
              </w:r>
            </w:del>
            <w:ins w:id="11680" w:author="Claude" w:date="2026-09-27T17:00:00Z">
              <w:r>
                <w:rPr>
                  <w:rStyle w:val="CodeChar"/>
                </w:rPr>
                <w:t xml:space="preserve">cmr-uat-cas-</w:t>
              </w:r>
            </w:ins>
            <w:r>
              <w:rPr>
                <w:rStyle w:val="CodeChar"/>
              </w:rPr>
              <w:t xml:space="preserve">drg-hub-01</w:t>
            </w:r>
          </w:p>
        </w:tc>
        <w:tc>
          <w:tcPr>
            <w:tcW w:w="1872" w:type="dxa"/>
          </w:tcPr>
          <w:p>
            <w:pPr/>
            <w:r>
              <w:t xml:space="preserve">Usually one per region per tier</w:t>
            </w:r>
          </w:p>
        </w:tc>
      </w:tr>
      <w:tr>
        <w:tc>
          <w:tcPr>
            <w:tcW w:w="1872" w:type="dxa"/>
          </w:tcPr>
          <w:p>
            <w:pPr/>
            <w:r>
              <w:t xml:space="preserve">DRG attachment</w:t>
            </w:r>
          </w:p>
        </w:tc>
        <w:tc>
          <w:tcPr>
            <w:tcW w:w="1872" w:type="dxa"/>
          </w:tcPr>
          <w:p>
            <w:pPr/>
            <w:r>
              <w:rPr>
                <w:rStyle w:val="CodeChar"/>
              </w:rPr>
              <w:t xml:space="preserve">&lt;org&gt;-&lt;env&gt;-&lt;rgn&gt;-dra-&lt;app&gt;-&lt;qual&gt;-&lt;nn&gt;</w:t>
            </w:r>
          </w:p>
        </w:tc>
        <w:tc>
          <w:tcPr>
            <w:tcW w:w="1872" w:type="dxa"/>
          </w:tcPr>
          <w:p>
            <w:pPr/>
            <w:del w:id="11681" w:author="Claude" w:date="2026-09-27T17:00:00Z">
              <w:r>
                <w:rPr>
                  <w:rStyle w:val="CodeChar"/>
                </w:rPr>
                <w:delText xml:space="preserve">cmr-prd-jnb-</w:delText>
              </w:r>
            </w:del>
            <w:ins w:id="11682" w:author="Claude" w:date="2026-09-27T17:00:00Z">
              <w:r>
                <w:rPr>
                  <w:rStyle w:val="CodeChar"/>
                </w:rPr>
                <w:t xml:space="preserve">cmr-prd-cas-</w:t>
              </w:r>
            </w:ins>
            <w:r>
              <w:rPr>
                <w:rStyle w:val="CodeChar"/>
              </w:rPr>
              <w:t xml:space="preserve">dra-cbs-vcn-01</w:t>
            </w:r>
          </w:p>
        </w:tc>
        <w:tc>
          <w:tcPr>
            <w:tcW w:w="1872" w:type="dxa"/>
          </w:tcPr>
          <w:p>
            <w:pPr/>
            <w:del w:id="11683" w:author="Claude" w:date="2026-09-27T17:00:00Z">
              <w:r>
                <w:rPr>
                  <w:rStyle w:val="CodeChar"/>
                </w:rPr>
                <w:delText xml:space="preserve">cmr-npd-jnb-</w:delText>
              </w:r>
            </w:del>
            <w:ins w:id="11684" w:author="Claude" w:date="2026-09-27T17:00:00Z">
              <w:r>
                <w:rPr>
                  <w:rStyle w:val="CodeChar"/>
                </w:rPr>
                <w:t xml:space="preserve">cmr-uat-cas-</w:t>
              </w:r>
            </w:ins>
            <w:r>
              <w:rPr>
                <w:rStyle w:val="CodeChar"/>
              </w:rPr>
              <w:t xml:space="preserve">dra-cbs-vcn-01</w:t>
            </w:r>
          </w:p>
        </w:tc>
        <w:tc>
          <w:tcPr>
            <w:tcW w:w="1872" w:type="dxa"/>
          </w:tcPr>
          <w:p>
            <w:pPr/>
            <w:r>
              <w:rPr>
                <w:rStyle w:val="CodeChar"/>
              </w:rPr>
              <w:t xml:space="preserve">org/env/app</w:t>
            </w:r>
            <w:r>
              <w:t xml:space="preserve"> = </w:t>
            </w:r>
            <w:r>
              <w:rPr>
                <w:b/>
              </w:rPr>
              <w:t xml:space="preserve">the attached network's</w:t>
            </w:r>
            <w:r>
              <w:t xml:space="preserve"> identity; </w:t>
            </w:r>
            <w:r>
              <w:rPr>
                <w:rStyle w:val="CodeChar"/>
              </w:rPr>
              <w:t xml:space="preserve">qual</w:t>
            </w:r>
            <w:r>
              <w:t xml:space="preserve"> = attached type (</w:t>
            </w:r>
            <w:r>
              <w:rPr>
                <w:rStyle w:val="CodeChar"/>
              </w:rPr>
              <w:t xml:space="preserve">vcn</w:t>
            </w:r>
            <w:r>
              <w:t xml:space="preserve">, </w:t>
            </w:r>
            <w:r>
              <w:rPr>
                <w:rStyle w:val="CodeChar"/>
              </w:rPr>
              <w:t xml:space="preserve">fcv</w:t>
            </w:r>
            <w:r>
              <w:t xml:space="preserve">, </w:t>
            </w:r>
            <w:r>
              <w:rPr>
                <w:rStyle w:val="CodeChar"/>
              </w:rPr>
              <w:t xml:space="preserve">ips</w:t>
            </w:r>
            <w:r>
              <w:t xml:space="preserve">, </w:t>
            </w:r>
            <w:r>
              <w:rPr>
                <w:rStyle w:val="CodeChar"/>
              </w:rPr>
              <w:t xml:space="preserve">rpc</w:t>
            </w:r>
            <w:r>
              <w:t xml:space="preserve">)</w:t>
            </w:r>
          </w:p>
        </w:tc>
      </w:tr>
      <w:tr>
        <w:tc>
          <w:tcPr>
            <w:tcW w:w="1872" w:type="dxa"/>
          </w:tcPr>
          <w:p>
            <w:pPr/>
            <w:r>
              <w:t xml:space="preserve">DRG route table / distribution</w:t>
            </w:r>
          </w:p>
        </w:tc>
        <w:tc>
          <w:tcPr>
            <w:tcW w:w="1872" w:type="dxa"/>
          </w:tcPr>
          <w:p>
            <w:pPr/>
            <w:r>
              <w:rPr>
                <w:rStyle w:val="CodeChar"/>
              </w:rPr>
              <w:t xml:space="preserve">&lt;org&gt;-&lt;env&gt;-&lt;rgn&gt;-drt-&lt;app&gt;-&lt;nn&gt;</w:t>
            </w:r>
          </w:p>
        </w:tc>
        <w:tc>
          <w:tcPr>
            <w:tcW w:w="1872" w:type="dxa"/>
          </w:tcPr>
          <w:p>
            <w:pPr/>
            <w:del w:id="11685" w:author="Claude" w:date="2026-09-27T17:00:00Z">
              <w:r>
                <w:rPr>
                  <w:rStyle w:val="CodeChar"/>
                </w:rPr>
                <w:delText xml:space="preserve">abc-prd-jnb-</w:delText>
              </w:r>
            </w:del>
            <w:ins w:id="11686" w:author="Claude" w:date="2026-09-27T17:00:00Z">
              <w:r>
                <w:rPr>
                  <w:rStyle w:val="CodeChar"/>
                </w:rPr>
                <w:t xml:space="preserve">cmr-prd-cas-</w:t>
              </w:r>
            </w:ins>
            <w:r>
              <w:rPr>
                <w:rStyle w:val="CodeChar"/>
              </w:rPr>
              <w:t xml:space="preserve">drt-hub-01</w:t>
            </w:r>
          </w:p>
        </w:tc>
        <w:tc>
          <w:tcPr>
            <w:tcW w:w="1872" w:type="dxa"/>
          </w:tcPr>
          <w:p>
            <w:pPr/>
            <w:del w:id="11687" w:author="Claude" w:date="2026-09-27T17:00:00Z">
              <w:r>
                <w:rPr>
                  <w:rStyle w:val="CodeChar"/>
                </w:rPr>
                <w:delText xml:space="preserve">abc-npd-jnb-</w:delText>
              </w:r>
            </w:del>
            <w:ins w:id="11688" w:author="Claude" w:date="2026-09-27T17:00:00Z">
              <w:r>
                <w:rPr>
                  <w:rStyle w:val="CodeChar"/>
                </w:rPr>
                <w:t xml:space="preserve">cmr-uat-cas-</w:t>
              </w:r>
            </w:ins>
            <w:r>
              <w:rPr>
                <w:rStyle w:val="CodeChar"/>
              </w:rPr>
              <w:t xml:space="preserve">drt-hub-01</w:t>
            </w:r>
          </w:p>
        </w:tc>
        <w:tc>
          <w:tcPr>
            <w:tcW w:w="1872" w:type="dxa"/>
          </w:tcPr>
          <w:p>
            <w:pPr/>
            <w:r>
              <w:t xml:space="preserve">—</w:t>
            </w:r>
          </w:p>
        </w:tc>
      </w:tr>
      <w:tr>
        <w:tc>
          <w:tcPr>
            <w:tcW w:w="1872" w:type="dxa"/>
          </w:tcPr>
          <w:p>
            <w:pPr/>
            <w:r>
              <w:t xml:space="preserve">Local peering gateway</w:t>
            </w:r>
          </w:p>
        </w:tc>
        <w:tc>
          <w:tcPr>
            <w:tcW w:w="1872" w:type="dxa"/>
          </w:tcPr>
          <w:p>
            <w:pPr/>
            <w:r>
              <w:rPr>
                <w:rStyle w:val="CodeChar"/>
              </w:rPr>
              <w:t xml:space="preserve">&lt;org&gt;-&lt;env&gt;-&lt;rgn&gt;-lpg-&lt;app&gt;-&lt;nn&gt;</w:t>
            </w:r>
          </w:p>
        </w:tc>
        <w:tc>
          <w:tcPr>
            <w:tcW w:w="1872" w:type="dxa"/>
          </w:tcPr>
          <w:p>
            <w:pPr/>
            <w:del w:id="11689" w:author="Claude" w:date="2026-09-27T17:00:00Z">
              <w:r>
                <w:rPr>
                  <w:rStyle w:val="CodeChar"/>
                </w:rPr>
                <w:delText xml:space="preserve">cmr-prd-jnb-</w:delText>
              </w:r>
            </w:del>
            <w:ins w:id="11690" w:author="Claude" w:date="2026-09-27T17:00:00Z">
              <w:r>
                <w:rPr>
                  <w:rStyle w:val="CodeChar"/>
                </w:rPr>
                <w:t xml:space="preserve">cmr-prd-cas-</w:t>
              </w:r>
            </w:ins>
            <w:r>
              <w:rPr>
                <w:rStyle w:val="CodeChar"/>
              </w:rPr>
              <w:t xml:space="preserve">lpg-cbs-01</w:t>
            </w:r>
          </w:p>
        </w:tc>
        <w:tc>
          <w:tcPr>
            <w:tcW w:w="1872" w:type="dxa"/>
          </w:tcPr>
          <w:p>
            <w:pPr/>
            <w:r>
              <w:t xml:space="preserve">—</w:t>
            </w:r>
          </w:p>
        </w:tc>
        <w:tc>
          <w:tcPr>
            <w:tcW w:w="1872" w:type="dxa"/>
          </w:tcPr>
          <w:p>
            <w:pPr/>
            <w:r>
              <w:t xml:space="preserve">Prefer DRG-based hub-and-spoke over LPG meshes</w:t>
            </w:r>
          </w:p>
        </w:tc>
      </w:tr>
      <w:tr>
        <w:tc>
          <w:tcPr>
            <w:tcW w:w="1872" w:type="dxa"/>
          </w:tcPr>
          <w:p>
            <w:pPr/>
            <w:r>
              <w:t xml:space="preserve">Remote peering connection</w:t>
            </w:r>
          </w:p>
        </w:tc>
        <w:tc>
          <w:tcPr>
            <w:tcW w:w="1872" w:type="dxa"/>
          </w:tcPr>
          <w:p>
            <w:pPr/>
            <w:r>
              <w:rPr>
                <w:rStyle w:val="CodeChar"/>
              </w:rPr>
              <w:t xml:space="preserve">&lt;org&gt;-&lt;env&gt;-&lt;rgn&gt;-rpc-&lt;app&gt;-&lt;qual&gt;-&lt;nn&gt;</w:t>
            </w:r>
          </w:p>
        </w:tc>
        <w:tc>
          <w:tcPr>
            <w:tcW w:w="1872" w:type="dxa"/>
          </w:tcPr>
          <w:p>
            <w:pPr/>
            <w:del w:id="11691" w:author="Claude" w:date="2026-09-27T17:00:00Z">
              <w:r>
                <w:rPr>
                  <w:rStyle w:val="CodeChar"/>
                </w:rPr>
                <w:delText xml:space="preserve">abc-prd-jnb-</w:delText>
              </w:r>
            </w:del>
            <w:ins w:id="11692" w:author="Claude" w:date="2026-09-27T17:00:00Z">
              <w:r>
                <w:rPr>
                  <w:rStyle w:val="CodeChar"/>
                </w:rPr>
                <w:t xml:space="preserve">cmr-prd-cas-</w:t>
              </w:r>
            </w:ins>
            <w:r>
              <w:rPr>
                <w:rStyle w:val="CodeChar"/>
              </w:rPr>
              <w:t xml:space="preserve">rpc-hub-</w:t>
            </w:r>
            <w:del w:id="12003" w:author="Claude" w:date="2026-09-27T17:00:00Z">
              <w:r>
                <w:rPr>
                  <w:rStyle w:val="CodeChar"/>
                </w:rPr>
                <w:delText xml:space="preserve">fra</w:delText>
              </w:r>
            </w:del>
            <w:ins w:id="12004" w:author="Claude" w:date="2026-09-27T17:00:00Z">
              <w:r>
                <w:rPr>
                  <w:rStyle w:val="CodeChar"/>
                </w:rPr>
                <w:t xml:space="preserve">jnb</w:t>
              </w:r>
            </w:ins>
            <w:r>
              <w:rPr>
                <w:rStyle w:val="CodeChar"/>
              </w:rPr>
              <w:t xml:space="preserve">-01</w:t>
            </w:r>
            <w:r>
              <w:t xml:space="preserve"> ↔ </w:t>
            </w:r>
            <w:del w:id="11693" w:author="Claude" w:date="2026-09-27T17:00:00Z">
              <w:r>
                <w:rPr>
                  <w:rStyle w:val="CodeChar"/>
                </w:rPr>
                <w:delText xml:space="preserve">abc-prd-fra-</w:delText>
              </w:r>
            </w:del>
            <w:ins w:id="11694" w:author="Claude" w:date="2026-09-27T17:00:00Z">
              <w:r>
                <w:rPr>
                  <w:rStyle w:val="CodeChar"/>
                </w:rPr>
                <w:t xml:space="preserve">cmr-prd-jnb-</w:t>
              </w:r>
            </w:ins>
            <w:r>
              <w:rPr>
                <w:rStyle w:val="CodeChar"/>
              </w:rPr>
              <w:t xml:space="preserve">rpc-hub-</w:t>
            </w:r>
            <w:del w:id="12005" w:author="Claude" w:date="2026-09-27T17:00:00Z">
              <w:r>
                <w:rPr>
                  <w:rStyle w:val="CodeChar"/>
                </w:rPr>
                <w:delText xml:space="preserve">jnb</w:delText>
              </w:r>
            </w:del>
            <w:ins w:id="12006" w:author="Claude" w:date="2026-09-27T17:00:00Z">
              <w:r>
                <w:rPr>
                  <w:rStyle w:val="CodeChar"/>
                </w:rPr>
                <w:t xml:space="preserve">cas</w:t>
              </w:r>
            </w:ins>
            <w:r>
              <w:rPr>
                <w:rStyle w:val="CodeChar"/>
              </w:rPr>
              <w:t xml:space="preserve">-01</w:t>
            </w:r>
          </w:p>
        </w:tc>
        <w:tc>
          <w:tcPr>
            <w:tcW w:w="1872" w:type="dxa"/>
          </w:tcPr>
          <w:p>
            <w:pPr/>
            <w:del w:id="11695" w:author="Claude" w:date="2026-09-27T17:00:00Z">
              <w:r>
                <w:rPr>
                  <w:rStyle w:val="CodeChar"/>
                </w:rPr>
                <w:delText xml:space="preserve">abc-npd-jnb-</w:delText>
              </w:r>
            </w:del>
            <w:ins w:id="11696" w:author="Claude" w:date="2026-09-27T17:00:00Z">
              <w:r>
                <w:rPr>
                  <w:rStyle w:val="CodeChar"/>
                </w:rPr>
                <w:t xml:space="preserve">cmr-uat-cas-</w:t>
              </w:r>
            </w:ins>
            <w:r>
              <w:rPr>
                <w:rStyle w:val="CodeChar"/>
              </w:rPr>
              <w:t xml:space="preserve">rpc-hub-</w:t>
            </w:r>
            <w:del w:id="12007" w:author="Claude" w:date="2026-09-27T17:00:00Z">
              <w:r>
                <w:rPr>
                  <w:rStyle w:val="CodeChar"/>
                </w:rPr>
                <w:delText xml:space="preserve">fra</w:delText>
              </w:r>
            </w:del>
            <w:ins w:id="12008" w:author="Claude" w:date="2026-09-27T17:00:00Z">
              <w:r>
                <w:rPr>
                  <w:rStyle w:val="CodeChar"/>
                </w:rPr>
                <w:t xml:space="preserve">jnb</w:t>
              </w:r>
            </w:ins>
            <w:r>
              <w:rPr>
                <w:rStyle w:val="CodeChar"/>
              </w:rPr>
              <w:t xml:space="preserve">-01</w:t>
            </w:r>
          </w:p>
        </w:tc>
        <w:tc>
          <w:tcPr>
            <w:tcW w:w="1872" w:type="dxa"/>
          </w:tcPr>
          <w:p>
            <w:pPr/>
            <w:r>
              <w:rPr>
                <w:rStyle w:val="CodeChar"/>
              </w:rPr>
              <w:t xml:space="preserve">qual</w:t>
            </w:r>
            <w:r>
              <w:t xml:space="preserve"> = </w:t>
            </w:r>
            <w:r>
              <w:rPr>
                <w:b/>
              </w:rPr>
              <w:t xml:space="preserve">peer region</w:t>
            </w:r>
            <w:r>
              <w:t xml:space="preserve">: each side names the other, so the pair is self-documenting</w:t>
            </w:r>
          </w:p>
        </w:tc>
      </w:tr>
      <w:tr>
        <w:tc>
          <w:tcPr>
            <w:tcW w:w="1872" w:type="dxa"/>
          </w:tcPr>
          <w:p>
            <w:pPr/>
            <w:r>
              <w:t xml:space="preserve">FastConnect virtual circuit</w:t>
            </w:r>
          </w:p>
        </w:tc>
        <w:tc>
          <w:tcPr>
            <w:tcW w:w="1872" w:type="dxa"/>
          </w:tcPr>
          <w:p>
            <w:pPr/>
            <w:r>
              <w:rPr>
                <w:rStyle w:val="CodeChar"/>
              </w:rPr>
              <w:t xml:space="preserve">&lt;org&gt;-&lt;env&gt;-&lt;rgn&gt;-fcv-&lt;app&gt;-&lt;nn&gt;</w:t>
            </w:r>
          </w:p>
        </w:tc>
        <w:tc>
          <w:tcPr>
            <w:tcW w:w="1872" w:type="dxa"/>
          </w:tcPr>
          <w:p>
            <w:pPr/>
            <w:del w:id="11697" w:author="Claude" w:date="2026-09-27T17:00:00Z">
              <w:r>
                <w:rPr>
                  <w:rStyle w:val="CodeChar"/>
                </w:rPr>
                <w:delText xml:space="preserve">abc-prd-jnb-</w:delText>
              </w:r>
            </w:del>
            <w:ins w:id="11698" w:author="Claude" w:date="2026-09-27T17:00:00Z">
              <w:r>
                <w:rPr>
                  <w:rStyle w:val="CodeChar"/>
                </w:rPr>
                <w:t xml:space="preserve">cmr-prd-cas-</w:t>
              </w:r>
            </w:ins>
            <w:r>
              <w:rPr>
                <w:rStyle w:val="CodeChar"/>
              </w:rPr>
              <w:t xml:space="preserve">fcv-hub-01</w:t>
            </w:r>
            <w:r>
              <w:t xml:space="preserve">, </w:t>
            </w:r>
            <w:r>
              <w:rPr>
                <w:rStyle w:val="CodeChar"/>
              </w:rPr>
              <w:t xml:space="preserve">-02</w:t>
            </w:r>
            <w:r>
              <w:t xml:space="preserve"> (redundant pair)</w:t>
            </w:r>
          </w:p>
        </w:tc>
        <w:tc>
          <w:tcPr>
            <w:tcW w:w="1872" w:type="dxa"/>
          </w:tcPr>
          <w:p>
            <w:pPr/>
            <w:r>
              <w:t xml:space="preserve">—</w:t>
            </w:r>
          </w:p>
        </w:tc>
        <w:tc>
          <w:tcPr>
            <w:tcW w:w="1872" w:type="dxa"/>
          </w:tcPr>
          <w:p>
            <w:pPr/>
            <w:r>
              <w:t xml:space="preserve">On-prem site recorded in tag </w:t>
            </w:r>
            <w:r>
              <w:rPr>
                <w:rStyle w:val="CodeChar"/>
              </w:rPr>
              <w:t xml:space="preserve">operations.Site</w:t>
            </w:r>
          </w:p>
        </w:tc>
      </w:tr>
      <w:tr>
        <w:tc>
          <w:tcPr>
            <w:tcW w:w="1872" w:type="dxa"/>
          </w:tcPr>
          <w:p>
            <w:pPr/>
            <w:r>
              <w:t xml:space="preserve">Site-to-Site VPN / CPE</w:t>
            </w:r>
          </w:p>
        </w:tc>
        <w:tc>
          <w:tcPr>
            <w:tcW w:w="1872" w:type="dxa"/>
          </w:tcPr>
          <w:p>
            <w:pPr/>
            <w:r>
              <w:rPr>
                <w:rStyle w:val="CodeChar"/>
              </w:rPr>
              <w:t xml:space="preserve">...-ips-&lt;app&gt;-&lt;nn&gt;</w:t>
            </w:r>
            <w:r>
              <w:t xml:space="preserve"> / </w:t>
            </w:r>
            <w:r>
              <w:rPr>
                <w:rStyle w:val="CodeChar"/>
              </w:rPr>
              <w:t xml:space="preserve">...-cpe-&lt;app&gt;-&lt;nn&gt;</w:t>
            </w:r>
          </w:p>
        </w:tc>
        <w:tc>
          <w:tcPr>
            <w:tcW w:w="1872" w:type="dxa"/>
          </w:tcPr>
          <w:p>
            <w:pPr/>
            <w:del w:id="11699" w:author="Claude" w:date="2026-09-27T17:00:00Z">
              <w:r>
                <w:rPr>
                  <w:rStyle w:val="CodeChar"/>
                </w:rPr>
                <w:delText xml:space="preserve">abc-prd-jnb-</w:delText>
              </w:r>
            </w:del>
            <w:ins w:id="11700" w:author="Claude" w:date="2026-09-27T17:00:00Z">
              <w:r>
                <w:rPr>
                  <w:rStyle w:val="CodeChar"/>
                </w:rPr>
                <w:t xml:space="preserve">cmr-prd-cas-</w:t>
              </w:r>
            </w:ins>
            <w:r>
              <w:rPr>
                <w:rStyle w:val="CodeChar"/>
              </w:rPr>
              <w:t xml:space="preserve">ips-hub-01</w:t>
            </w:r>
          </w:p>
        </w:tc>
        <w:tc>
          <w:tcPr>
            <w:tcW w:w="1872" w:type="dxa"/>
          </w:tcPr>
          <w:p>
            <w:pPr/>
            <w:del w:id="11701" w:author="Claude" w:date="2026-09-27T17:00:00Z">
              <w:r>
                <w:rPr>
                  <w:rStyle w:val="CodeChar"/>
                </w:rPr>
                <w:delText xml:space="preserve">abc-npd-jnb-</w:delText>
              </w:r>
            </w:del>
            <w:ins w:id="11702" w:author="Claude" w:date="2026-09-27T17:00:00Z">
              <w:r>
                <w:rPr>
                  <w:rStyle w:val="CodeChar"/>
                </w:rPr>
                <w:t xml:space="preserve">cmr-uat-cas-</w:t>
              </w:r>
            </w:ins>
            <w:r>
              <w:rPr>
                <w:rStyle w:val="CodeChar"/>
              </w:rPr>
              <w:t xml:space="preserve">ips-hub-01</w:t>
            </w:r>
          </w:p>
        </w:tc>
        <w:tc>
          <w:tcPr>
            <w:tcW w:w="1872" w:type="dxa"/>
          </w:tcPr>
          <w:p>
            <w:pPr/>
            <w:r>
              <w:t xml:space="preserve">Do not put data-centre street names or city codes in names (section 17)</w:t>
            </w:r>
          </w:p>
        </w:tc>
      </w:tr>
      <w:tr>
        <w:tc>
          <w:tcPr>
            <w:tcW w:w="1872" w:type="dxa"/>
          </w:tcPr>
          <w:p>
            <w:pPr/>
            <w:r>
              <w:t xml:space="preserve">Reserved public IP</w:t>
            </w:r>
          </w:p>
        </w:tc>
        <w:tc>
          <w:tcPr>
            <w:tcW w:w="1872" w:type="dxa"/>
          </w:tcPr>
          <w:p>
            <w:pPr/>
            <w:r>
              <w:rPr>
                <w:rStyle w:val="CodeChar"/>
              </w:rPr>
              <w:t xml:space="preserve">&lt;org&gt;-&lt;env&gt;-&lt;rgn&gt;-pip-&lt;app&gt;-&lt;nn&gt;</w:t>
            </w:r>
          </w:p>
        </w:tc>
        <w:tc>
          <w:tcPr>
            <w:tcW w:w="1872" w:type="dxa"/>
          </w:tcPr>
          <w:p>
            <w:pPr/>
            <w:del w:id="11703" w:author="Claude" w:date="2026-09-27T17:00:00Z">
              <w:r>
                <w:rPr>
                  <w:rStyle w:val="CodeChar"/>
                </w:rPr>
                <w:delText xml:space="preserve">cmr-prd-jnb-</w:delText>
              </w:r>
            </w:del>
            <w:ins w:id="11704" w:author="Claude" w:date="2026-09-27T17:00:00Z">
              <w:r>
                <w:rPr>
                  <w:rStyle w:val="CodeChar"/>
                </w:rPr>
                <w:t xml:space="preserve">cmr-prd-cas-</w:t>
              </w:r>
            </w:ins>
            <w:r>
              <w:rPr>
                <w:rStyle w:val="CodeChar"/>
              </w:rPr>
              <w:t xml:space="preserve">pip-ibk-01</w:t>
            </w:r>
          </w:p>
        </w:tc>
        <w:tc>
          <w:tcPr>
            <w:tcW w:w="1872" w:type="dxa"/>
          </w:tcPr>
          <w:p>
            <w:pPr/>
            <w:del w:id="11705" w:author="Claude" w:date="2026-09-27T17:00:00Z">
              <w:r>
                <w:rPr>
                  <w:rStyle w:val="CodeChar"/>
                </w:rPr>
                <w:delText xml:space="preserve">cmr-uat-jnb-</w:delText>
              </w:r>
            </w:del>
            <w:ins w:id="11706" w:author="Claude" w:date="2026-09-27T17:00:00Z">
              <w:r>
                <w:rPr>
                  <w:rStyle w:val="CodeChar"/>
                </w:rPr>
                <w:t xml:space="preserve">cmr-uat-cas-</w:t>
              </w:r>
            </w:ins>
            <w:r>
              <w:rPr>
                <w:rStyle w:val="CodeChar"/>
              </w:rPr>
              <w:t xml:space="preserve">pip-ibk-01</w:t>
            </w:r>
          </w:p>
        </w:tc>
        <w:tc>
          <w:tcPr>
            <w:tcW w:w="1872" w:type="dxa"/>
          </w:tcPr>
          <w:p>
            <w:pPr/>
            <w:r>
              <w:t xml:space="preserve">—</w:t>
            </w:r>
          </w:p>
        </w:tc>
      </w:tr>
      <w:tr>
        <w:tc>
          <w:tcPr>
            <w:tcW w:w="1872" w:type="dxa"/>
          </w:tcPr>
          <w:p>
            <w:pPr/>
            <w:r>
              <w:t xml:space="preserve">Network Firewall / policy</w:t>
            </w:r>
          </w:p>
        </w:tc>
        <w:tc>
          <w:tcPr>
            <w:tcW w:w="1872" w:type="dxa"/>
          </w:tcPr>
          <w:p>
            <w:pPr/>
            <w:r>
              <w:rPr>
                <w:rStyle w:val="CodeChar"/>
              </w:rPr>
              <w:t xml:space="preserve">...-nfw-&lt;app&gt;-&lt;nn&gt;</w:t>
            </w:r>
            <w:r>
              <w:t xml:space="preserve"> / </w:t>
            </w:r>
            <w:r>
              <w:rPr>
                <w:rStyle w:val="CodeChar"/>
              </w:rPr>
              <w:t xml:space="preserve">...-nfp-&lt;app&gt;-&lt;nn&gt;</w:t>
            </w:r>
          </w:p>
        </w:tc>
        <w:tc>
          <w:tcPr>
            <w:tcW w:w="1872" w:type="dxa"/>
          </w:tcPr>
          <w:p>
            <w:pPr/>
            <w:del w:id="11707" w:author="Claude" w:date="2026-09-27T17:00:00Z">
              <w:r>
                <w:rPr>
                  <w:rStyle w:val="CodeChar"/>
                </w:rPr>
                <w:delText xml:space="preserve">abc-prd-jnb-</w:delText>
              </w:r>
            </w:del>
            <w:ins w:id="11708" w:author="Claude" w:date="2026-09-27T17:00:00Z">
              <w:r>
                <w:rPr>
                  <w:rStyle w:val="CodeChar"/>
                </w:rPr>
                <w:t xml:space="preserve">cmr-prd-cas-</w:t>
              </w:r>
            </w:ins>
            <w:r>
              <w:rPr>
                <w:rStyle w:val="CodeChar"/>
              </w:rPr>
              <w:t xml:space="preserve">nfw-hub-01</w:t>
            </w:r>
            <w:r>
              <w:t xml:space="preserve">, </w:t>
            </w:r>
            <w:del w:id="11709" w:author="Claude" w:date="2026-09-27T17:00:00Z">
              <w:r>
                <w:rPr>
                  <w:rStyle w:val="CodeChar"/>
                </w:rPr>
                <w:delText xml:space="preserve">abc-prd-jnb-</w:delText>
              </w:r>
            </w:del>
            <w:ins w:id="11710" w:author="Claude" w:date="2026-09-27T17:00:00Z">
              <w:r>
                <w:rPr>
                  <w:rStyle w:val="CodeChar"/>
                </w:rPr>
                <w:t xml:space="preserve">cmr-prd-cas-</w:t>
              </w:r>
            </w:ins>
            <w:r>
              <w:rPr>
                <w:rStyle w:val="CodeChar"/>
              </w:rPr>
              <w:t xml:space="preserve">nfp-hub-01</w:t>
            </w:r>
          </w:p>
        </w:tc>
        <w:tc>
          <w:tcPr>
            <w:tcW w:w="1872" w:type="dxa"/>
          </w:tcPr>
          <w:p>
            <w:pPr/>
            <w:del w:id="11711" w:author="Claude" w:date="2026-09-27T17:00:00Z">
              <w:r>
                <w:rPr>
                  <w:rStyle w:val="CodeChar"/>
                </w:rPr>
                <w:delText xml:space="preserve">abc-npd-jnb-</w:delText>
              </w:r>
            </w:del>
            <w:ins w:id="11712" w:author="Claude" w:date="2026-09-27T17:00:00Z">
              <w:r>
                <w:rPr>
                  <w:rStyle w:val="CodeChar"/>
                </w:rPr>
                <w:t xml:space="preserve">cmr-uat-cas-</w:t>
              </w:r>
            </w:ins>
            <w:r>
              <w:rPr>
                <w:rStyle w:val="CodeChar"/>
              </w:rPr>
              <w:t xml:space="preserve">nfw-hub-01</w:t>
            </w:r>
          </w:p>
        </w:tc>
        <w:tc>
          <w:tcPr>
            <w:tcW w:w="1872" w:type="dxa"/>
          </w:tcPr>
          <w:p>
            <w:pPr/>
            <w:r>
              <w:t xml:space="preserve">Successive policy versions increment </w:t>
            </w:r>
            <w:r>
              <w:rPr>
                <w:rStyle w:val="CodeChar"/>
              </w:rPr>
              <w:t xml:space="preserve">nn</w:t>
            </w:r>
            <w:r>
              <w:t xml:space="preserve"> (</w:t>
            </w:r>
            <w:r>
              <w:rPr>
                <w:rStyle w:val="CodeChar"/>
              </w:rPr>
              <w:t xml:space="preserve">-02</w:t>
            </w:r>
            <w:r>
              <w:t xml:space="preserve">, </w:t>
            </w:r>
            <w:r>
              <w:rPr>
                <w:rStyle w:val="CodeChar"/>
              </w:rPr>
              <w:t xml:space="preserve">-03</w:t>
            </w:r>
            <w:r>
              <w:t xml:space="preserve">), never </w:t>
            </w:r>
            <w:r>
              <w:rPr>
                <w:rStyle w:val="CodeChar"/>
              </w:rPr>
              <w:t xml:space="preserve">-new</w:t>
            </w:r>
          </w:p>
        </w:tc>
      </w:tr>
      <w:tr>
        <w:tc>
          <w:tcPr>
            <w:tcW w:w="1872" w:type="dxa"/>
          </w:tcPr>
          <w:p>
            <w:pPr/>
            <w:r>
              <w:t xml:space="preserve">Load balancer / NLB</w:t>
            </w:r>
          </w:p>
        </w:tc>
        <w:tc>
          <w:tcPr>
            <w:tcW w:w="1872" w:type="dxa"/>
          </w:tcPr>
          <w:p>
            <w:pPr/>
            <w:r>
              <w:t xml:space="preserve">Section 15 (OKE) and below</w:t>
            </w:r>
          </w:p>
        </w:tc>
        <w:tc>
          <w:tcPr>
            <w:tcW w:w="1872" w:type="dxa"/>
          </w:tcPr>
          <w:p>
            <w:pPr/>
            <w:del w:id="11713" w:author="Claude" w:date="2026-09-27T17:00:00Z">
              <w:r>
                <w:rPr>
                  <w:rStyle w:val="CodeChar"/>
                </w:rPr>
                <w:delText xml:space="preserve">cmr-prd-jnb-</w:delText>
              </w:r>
            </w:del>
            <w:ins w:id="11714" w:author="Claude" w:date="2026-09-27T17:00:00Z">
              <w:r>
                <w:rPr>
                  <w:rStyle w:val="CodeChar"/>
                </w:rPr>
                <w:t xml:space="preserve">cmr-prd-cas-</w:t>
              </w:r>
            </w:ins>
            <w:r>
              <w:rPr>
                <w:rStyle w:val="CodeChar"/>
              </w:rPr>
              <w:t xml:space="preserve">lb-ibk-ext-01</w:t>
            </w:r>
          </w:p>
        </w:tc>
        <w:tc>
          <w:tcPr>
            <w:tcW w:w="1872" w:type="dxa"/>
          </w:tcPr>
          <w:p>
            <w:pPr/>
            <w:del w:id="11715" w:author="Claude" w:date="2026-09-27T17:00:00Z">
              <w:r>
                <w:rPr>
                  <w:rStyle w:val="CodeChar"/>
                </w:rPr>
                <w:delText xml:space="preserve">cmr-uat-jnb-</w:delText>
              </w:r>
            </w:del>
            <w:ins w:id="11716" w:author="Claude" w:date="2026-09-27T17:00:00Z">
              <w:r>
                <w:rPr>
                  <w:rStyle w:val="CodeChar"/>
                </w:rPr>
                <w:t xml:space="preserve">cmr-uat-cas-</w:t>
              </w:r>
            </w:ins>
            <w:r>
              <w:rPr>
                <w:rStyle w:val="CodeChar"/>
              </w:rPr>
              <w:t xml:space="preserve">lb-ibk-ext-01</w:t>
            </w:r>
          </w:p>
        </w:tc>
        <w:tc>
          <w:tcPr>
            <w:tcW w:w="1872" w:type="dxa"/>
          </w:tcPr>
          <w:p>
            <w:pPr/>
            <w:r>
              <w:rPr>
                <w:rStyle w:val="CodeChar"/>
              </w:rPr>
              <w:t xml:space="preserve">qual</w:t>
            </w:r>
            <w:r>
              <w:t xml:space="preserve"> = exposure</w:t>
            </w:r>
          </w:p>
        </w:tc>
      </w:tr>
      <w:tr>
        <w:tc>
          <w:tcPr>
            <w:tcW w:w="1872" w:type="dxa"/>
          </w:tcPr>
          <w:p>
            <w:pPr/>
            <w:r>
              <w:t xml:space="preserve">Private DNS view</w:t>
            </w:r>
          </w:p>
        </w:tc>
        <w:tc>
          <w:tcPr>
            <w:tcW w:w="1872" w:type="dxa"/>
          </w:tcPr>
          <w:p>
            <w:pPr/>
            <w:r>
              <w:rPr>
                <w:rStyle w:val="CodeChar"/>
              </w:rPr>
              <w:t xml:space="preserve">&lt;org&gt;-&lt;env&gt;-&lt;rgn&gt;-dnv-&lt;app&gt;-&lt;nn&gt;</w:t>
            </w:r>
          </w:p>
        </w:tc>
        <w:tc>
          <w:tcPr>
            <w:tcW w:w="1872" w:type="dxa"/>
          </w:tcPr>
          <w:p>
            <w:pPr/>
            <w:del w:id="11717" w:author="Claude" w:date="2026-09-27T17:00:00Z">
              <w:r>
                <w:rPr>
                  <w:rStyle w:val="CodeChar"/>
                </w:rPr>
                <w:delText xml:space="preserve">abc-prd-jnb-</w:delText>
              </w:r>
            </w:del>
            <w:ins w:id="11718" w:author="Claude" w:date="2026-09-27T17:00:00Z">
              <w:r>
                <w:rPr>
                  <w:rStyle w:val="CodeChar"/>
                </w:rPr>
                <w:t xml:space="preserve">cmr-prd-cas-</w:t>
              </w:r>
            </w:ins>
            <w:r>
              <w:rPr>
                <w:rStyle w:val="CodeChar"/>
              </w:rPr>
              <w:t xml:space="preserve">dnv-hub-01</w:t>
            </w:r>
          </w:p>
        </w:tc>
        <w:tc>
          <w:tcPr>
            <w:tcW w:w="1872" w:type="dxa"/>
          </w:tcPr>
          <w:p>
            <w:pPr/>
            <w:del w:id="11719" w:author="Claude" w:date="2026-09-27T17:00:00Z">
              <w:r>
                <w:rPr>
                  <w:rStyle w:val="CodeChar"/>
                </w:rPr>
                <w:delText xml:space="preserve">abc-npd-jnb-</w:delText>
              </w:r>
            </w:del>
            <w:ins w:id="11720" w:author="Claude" w:date="2026-09-27T17:00:00Z">
              <w:r>
                <w:rPr>
                  <w:rStyle w:val="CodeChar"/>
                </w:rPr>
                <w:t xml:space="preserve">cmr-uat-cas-</w:t>
              </w:r>
            </w:ins>
            <w:r>
              <w:rPr>
                <w:rStyle w:val="CodeChar"/>
              </w:rPr>
              <w:t xml:space="preserve">dnv-hub-01</w:t>
            </w:r>
          </w:p>
        </w:tc>
        <w:tc>
          <w:tcPr>
            <w:tcW w:w="1872" w:type="dxa"/>
          </w:tcPr>
          <w:p>
            <w:pPr/>
            <w:r>
              <w:t xml:space="preserve">—</w:t>
            </w:r>
          </w:p>
        </w:tc>
      </w:tr>
      <w:tr>
        <w:tc>
          <w:tcPr>
            <w:tcW w:w="1872" w:type="dxa"/>
          </w:tcPr>
          <w:p>
            <w:pPr/>
            <w:r>
              <w:t xml:space="preserve">DNS resolver endpoint</w:t>
            </w:r>
          </w:p>
        </w:tc>
        <w:tc>
          <w:tcPr>
            <w:tcW w:w="1872" w:type="dxa"/>
          </w:tcPr>
          <w:p>
            <w:pPr/>
            <w:r>
              <w:rPr>
                <w:rStyle w:val="CodeChar"/>
              </w:rPr>
              <w:t xml:space="preserve">&lt;org&gt;-&lt;env&gt;-&lt;rgn&gt;-dre-&lt;app&gt;-&lt;nn&gt;</w:t>
            </w:r>
          </w:p>
        </w:tc>
        <w:tc>
          <w:tcPr>
            <w:tcW w:w="1872" w:type="dxa"/>
          </w:tcPr>
          <w:p>
            <w:pPr/>
            <w:del w:id="11721" w:author="Claude" w:date="2026-09-27T17:00:00Z">
              <w:r>
                <w:rPr>
                  <w:rStyle w:val="CodeChar"/>
                </w:rPr>
                <w:delText xml:space="preserve">abc-prd-jnb-</w:delText>
              </w:r>
            </w:del>
            <w:ins w:id="11722" w:author="Claude" w:date="2026-09-27T17:00:00Z">
              <w:r>
                <w:rPr>
                  <w:rStyle w:val="CodeChar"/>
                </w:rPr>
                <w:t xml:space="preserve">cmr-prd-cas-</w:t>
              </w:r>
            </w:ins>
            <w:r>
              <w:rPr>
                <w:rStyle w:val="CodeChar"/>
              </w:rPr>
              <w:t xml:space="preserve">dre-hub-01</w:t>
            </w:r>
            <w:r>
              <w:t xml:space="preserve"> / </w:t>
            </w:r>
            <w:r>
              <w:rPr>
                <w:rStyle w:val="CodeChar"/>
              </w:rPr>
              <w:t xml:space="preserve">-02</w:t>
            </w:r>
          </w:p>
        </w:tc>
        <w:tc>
          <w:tcPr>
            <w:tcW w:w="1872" w:type="dxa"/>
          </w:tcPr>
          <w:p>
            <w:pPr/>
            <w:r>
              <w:t xml:space="preserve">same pattern</w:t>
            </w:r>
          </w:p>
        </w:tc>
        <w:tc>
          <w:tcPr>
            <w:tcW w:w="1872" w:type="dxa"/>
          </w:tcPr>
          <w:p>
            <w:pPr/>
            <w:r>
              <w:t xml:space="preserve">Forwarding vs listening role goes in the description; resolver endpoint names have OCI character limits (</w:t>
            </w:r>
            <w:r>
              <w:rPr>
                <w:i/>
              </w:rPr>
              <w:t xml:space="preserve">verify</w:t>
            </w:r>
            <w:r>
              <w:t xml:space="preserve">; use the Joined Name if hyphens are refused)</w:t>
            </w:r>
          </w:p>
        </w:tc>
      </w:tr>
    </w:tbl>
    <w:p>
      <w:pPr>
        <w:pStyle w:val="Heading3"/>
      </w:pPr>
      <w:r>
        <w:t xml:space="preserve">12.3 DNS zones and records</w:t>
      </w:r>
    </w:p>
    <w:p>
      <w:pPr/>
      <w:r>
        <w:t xml:space="preserve">DNS zone names are real domains, so they follow a </w:t>
      </w:r>
      <w:r>
        <w:rPr>
          <w:b/>
        </w:rPr>
        <w:t xml:space="preserve">domain hierarchy</w:t>
      </w:r>
      <w:r>
        <w:t xml:space="preserve">, not the resource pattern [REC]:</w:t>
      </w:r>
    </w:p>
    <w:p>
      <w:pPr>
        <w:pStyle w:val="Code"/>
      </w:pPr>
      <w:r>
        <w:t xml:space="preserve">&lt;rgn&gt;.&lt;env&gt;.&lt;org&gt;.oci.&lt;corporate-internal-domain&gt;</w:t>
      </w:r>
      <w:r>
        <w:br/>
      </w:r>
      <w:r>
        <w:t xml:space="preserve">example: </w:t>
      </w:r>
      <w:del w:id="12009" w:author="Claude" w:date="2026-09-27T17:00:00Z">
        <w:r>
          <w:delText xml:space="preserve">jnb</w:delText>
        </w:r>
      </w:del>
      <w:ins w:id="12010" w:author="Claude" w:date="2026-09-27T17:00:00Z">
        <w:r>
          <w:t xml:space="preserve">cas</w:t>
        </w:r>
      </w:ins>
      <w:r>
        <w:t xml:space="preserve">.prd.cmr.oci.bank.internal</w:t>
      </w:r>
    </w:p>
    <w:p>
      <w:pPr>
        <w:pStyle w:val="ListParagraph"/>
        <w:numPr>
          <w:ilvl w:val="0"/>
          <w:numId w:val="10"/>
        </w:numPr>
      </w:pPr>
      <w:r>
        <w:rPr>
          <w:b/>
        </w:rPr>
        <w:t xml:space="preserve">Infrastructure records</w:t>
      </w:r>
      <w:r>
        <w:t xml:space="preserve"> are region-specific: </w:t>
      </w:r>
      <w:del w:id="11723" w:author="Claude" w:date="2026-09-27T17:00:00Z">
        <w:r>
          <w:rPr>
            <w:rStyle w:val="CodeChar"/>
          </w:rPr>
          <w:delText xml:space="preserve">cmr-prd-jnb-</w:delText>
        </w:r>
      </w:del>
      <w:ins w:id="11724" w:author="Claude" w:date="2026-09-27T17:00:00Z">
        <w:r>
          <w:rPr>
            <w:rStyle w:val="CodeChar"/>
          </w:rPr>
          <w:t xml:space="preserve">cmr-prd-cas-</w:t>
        </w:r>
      </w:ins>
      <w:r>
        <w:rPr>
          <w:rStyle w:val="CodeChar"/>
        </w:rPr>
        <w:t xml:space="preserve">vm-cbs-ol-01.</w:t>
      </w:r>
      <w:del w:id="12011" w:author="Claude" w:date="2026-09-27T17:00:00Z">
        <w:r>
          <w:rPr>
            <w:rStyle w:val="CodeChar"/>
          </w:rPr>
          <w:delText xml:space="preserve">jnb</w:delText>
        </w:r>
      </w:del>
      <w:ins w:id="12012" w:author="Claude" w:date="2026-09-27T17:00:00Z">
        <w:r>
          <w:rPr>
            <w:rStyle w:val="CodeChar"/>
          </w:rPr>
          <w:t xml:space="preserve">cas</w:t>
        </w:r>
      </w:ins>
      <w:r>
        <w:rPr>
          <w:rStyle w:val="CodeChar"/>
        </w:rPr>
        <w:t xml:space="preserve">.prd.cmr.oci.bank.internal</w:t>
      </w:r>
      <w:r>
        <w:t xml:space="preserve">.</w:t>
      </w:r>
    </w:p>
    <w:p>
      <w:pPr>
        <w:pStyle w:val="ListParagraph"/>
        <w:numPr>
          <w:ilvl w:val="0"/>
          <w:numId w:val="10"/>
        </w:numPr>
      </w:pPr>
      <w:r>
        <w:rPr>
          <w:b/>
        </w:rPr>
        <w:t xml:space="preserve">Service records</w:t>
      </w:r>
      <w:r>
        <w:t xml:space="preserve"> that clients use are </w:t>
      </w:r>
      <w:r>
        <w:rPr>
          <w:b/>
        </w:rPr>
        <w:t xml:space="preserve">region-neutral</w:t>
      </w:r>
      <w:r>
        <w:t xml:space="preserve">: </w:t>
      </w:r>
      <w:r>
        <w:rPr>
          <w:rStyle w:val="CodeChar"/>
        </w:rPr>
        <w:t xml:space="preserve">cbs-api.prd.cmr.oci.bank.internal</w:t>
      </w:r>
      <w:r>
        <w:t xml:space="preserve">, a CNAME that points at the active region. Failover changes one record, not every client configuration (section 19).</w:t>
      </w:r>
    </w:p>
    <w:p>
      <w:pPr>
        <w:pStyle w:val="ListParagraph"/>
        <w:numPr>
          <w:ilvl w:val="0"/>
          <w:numId w:val="10"/>
        </w:numPr>
      </w:pPr>
      <w:r>
        <w:t xml:space="preserve">Public zones follow the bank's external domain policy and never reveal environment names for non-production (</w:t>
      </w:r>
      <w:r>
        <w:rPr>
          <w:rStyle w:val="CodeChar"/>
        </w:rPr>
        <w:t xml:space="preserve">uat.bank.com</w:t>
      </w:r>
      <w:r>
        <w:t xml:space="preserve"> invites probing); non-production public endpoints should not exist, or sit behind generic names [DEC-9].</w:t>
      </w:r>
    </w:p>
    <w:p>
      <w:pPr>
        <w:pStyle w:val="Heading2"/>
      </w:pPr>
      <w:r>
        <w:t xml:space="preserve">13. Compute Naming</w:t>
      </w:r>
    </w:p>
    <w:p>
      <w:pPr/>
      <w:r>
        <w:t xml:space="preserve">Compute keeps the team's OS field as its qualifier (OS </w:t>
      </w:r>
      <w:r>
        <w:rPr>
          <w:b/>
        </w:rPr>
        <w:t xml:space="preserve">family</w:t>
      </w:r>
      <w:r>
        <w:t xml:space="preserve">, not version), uses the Standard Name as the Linux hostname and the Compact Name as the Windows hostname, and never hand-names instances that OCI creates on our behalf.</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Resource</w:t>
            </w:r>
          </w:p>
        </w:tc>
        <w:tc>
          <w:tcPr>
            <w:tcW w:w="1560" w:type="dxa"/>
            <w:shd w:val="clear" w:color="auto" w:fill="F2F2F2"/>
          </w:tcPr>
          <w:p>
            <w:pPr/>
            <w:r>
              <w:t xml:space="preserve">Pattern</w:t>
            </w:r>
          </w:p>
        </w:tc>
        <w:tc>
          <w:tcPr>
            <w:tcW w:w="1560" w:type="dxa"/>
            <w:shd w:val="clear" w:color="auto" w:fill="F2F2F2"/>
          </w:tcPr>
          <w:p>
            <w:pPr/>
            <w:r>
              <w:t xml:space="preserve">Production example</w:t>
            </w:r>
          </w:p>
        </w:tc>
        <w:tc>
          <w:tcPr>
            <w:tcW w:w="1560" w:type="dxa"/>
            <w:shd w:val="clear" w:color="auto" w:fill="F2F2F2"/>
          </w:tcPr>
          <w:p>
            <w:pPr/>
            <w:r>
              <w:t xml:space="preserve">Non-production example</w:t>
            </w:r>
          </w:p>
        </w:tc>
        <w:tc>
          <w:tcPr>
            <w:tcW w:w="1560" w:type="dxa"/>
            <w:shd w:val="clear" w:color="auto" w:fill="F2F2F2"/>
          </w:tcPr>
          <w:p>
            <w:pPr/>
            <w:r>
              <w:t xml:space="preserve">Field notes</w:t>
            </w:r>
          </w:p>
        </w:tc>
        <w:tc>
          <w:tcPr>
            <w:tcW w:w="1560" w:type="dxa"/>
            <w:shd w:val="clear" w:color="auto" w:fill="F2F2F2"/>
          </w:tcPr>
          <w:p>
            <w:pPr/>
            <w:r>
              <w:t xml:space="preserve">OCI / platform constraints</w:t>
            </w:r>
          </w:p>
        </w:tc>
      </w:tr>
      <w:tr>
        <w:tc>
          <w:tcPr>
            <w:tcW w:w="1560" w:type="dxa"/>
          </w:tcPr>
          <w:p>
            <w:pPr/>
            <w:r>
              <w:t xml:space="preserve">VM instance</w:t>
            </w:r>
          </w:p>
        </w:tc>
        <w:tc>
          <w:tcPr>
            <w:tcW w:w="1560" w:type="dxa"/>
          </w:tcPr>
          <w:p>
            <w:pPr/>
            <w:r>
              <w:rPr>
                <w:rStyle w:val="CodeChar"/>
              </w:rPr>
              <w:t xml:space="preserve">&lt;org&gt;-&lt;env&gt;-&lt;rgn&gt;-vm-&lt;app&gt;-&lt;qual&gt;-&lt;nn&gt;</w:t>
            </w:r>
          </w:p>
        </w:tc>
        <w:tc>
          <w:tcPr>
            <w:tcW w:w="1560" w:type="dxa"/>
          </w:tcPr>
          <w:p>
            <w:pPr/>
            <w:del w:id="11725" w:author="Claude" w:date="2026-09-27T17:00:00Z">
              <w:r>
                <w:rPr>
                  <w:rStyle w:val="CodeChar"/>
                </w:rPr>
                <w:delText xml:space="preserve">cmr-prd-jnb-</w:delText>
              </w:r>
            </w:del>
            <w:ins w:id="11726" w:author="Claude" w:date="2026-09-27T17:00:00Z">
              <w:r>
                <w:rPr>
                  <w:rStyle w:val="CodeChar"/>
                </w:rPr>
                <w:t xml:space="preserve">cmr-prd-cas-</w:t>
              </w:r>
            </w:ins>
            <w:r>
              <w:rPr>
                <w:rStyle w:val="CodeChar"/>
              </w:rPr>
              <w:t xml:space="preserve">vm-cbs-ol-01</w:t>
            </w:r>
          </w:p>
        </w:tc>
        <w:tc>
          <w:tcPr>
            <w:tcW w:w="1560" w:type="dxa"/>
          </w:tcPr>
          <w:p>
            <w:pPr/>
            <w:del w:id="11727" w:author="Claude" w:date="2026-09-27T17:00:00Z">
              <w:r>
                <w:rPr>
                  <w:rStyle w:val="CodeChar"/>
                </w:rPr>
                <w:delText xml:space="preserve">cmr-sit-jnb-</w:delText>
              </w:r>
            </w:del>
            <w:ins w:id="11728" w:author="Claude" w:date="2026-09-27T17:00:00Z">
              <w:r>
                <w:rPr>
                  <w:rStyle w:val="CodeChar"/>
                </w:rPr>
                <w:t xml:space="preserve">cmr-uat-cas-</w:t>
              </w:r>
            </w:ins>
            <w:r>
              <w:rPr>
                <w:rStyle w:val="CodeChar"/>
              </w:rPr>
              <w:t xml:space="preserve">vm-cbs-ol-01</w:t>
            </w:r>
          </w:p>
        </w:tc>
        <w:tc>
          <w:tcPr>
            <w:tcW w:w="1560" w:type="dxa"/>
          </w:tcPr>
          <w:p>
            <w:pPr/>
            <w:r>
              <w:rPr>
                <w:rStyle w:val="CodeChar"/>
              </w:rPr>
              <w:t xml:space="preserve">qual</w:t>
            </w:r>
            <w:r>
              <w:t xml:space="preserve"> = OS family (</w:t>
            </w:r>
            <w:r>
              <w:rPr>
                <w:rStyle w:val="CodeChar"/>
              </w:rPr>
              <w:t xml:space="preserve">ol</w:t>
            </w:r>
            <w:r>
              <w:t xml:space="preserve">, </w:t>
            </w:r>
            <w:r>
              <w:rPr>
                <w:rStyle w:val="CodeChar"/>
              </w:rPr>
              <w:t xml:space="preserve">rhel</w:t>
            </w:r>
            <w:r>
              <w:t xml:space="preserve">, </w:t>
            </w:r>
            <w:r>
              <w:rPr>
                <w:rStyle w:val="CodeChar"/>
              </w:rPr>
              <w:t xml:space="preserve">win</w:t>
            </w:r>
            <w:r>
              <w:t xml:space="preserve">, </w:t>
            </w:r>
            <w:r>
              <w:rPr>
                <w:rStyle w:val="CodeChar"/>
              </w:rPr>
              <w:t xml:space="preserve">ubu</w:t>
            </w:r>
            <w:r>
              <w:t xml:space="preserve">)</w:t>
            </w:r>
          </w:p>
        </w:tc>
        <w:tc>
          <w:tcPr>
            <w:tcW w:w="1560" w:type="dxa"/>
          </w:tcPr>
          <w:p>
            <w:pPr/>
            <w:r>
              <w:t xml:space="preserve">Display name mutable, non-unique</w:t>
            </w:r>
          </w:p>
        </w:tc>
      </w:tr>
      <w:tr>
        <w:tc>
          <w:tcPr>
            <w:tcW w:w="1560" w:type="dxa"/>
          </w:tcPr>
          <w:p>
            <w:pPr/>
            <w:r>
              <w:t xml:space="preserve">Bare metal instance</w:t>
            </w:r>
          </w:p>
        </w:tc>
        <w:tc>
          <w:tcPr>
            <w:tcW w:w="1560" w:type="dxa"/>
          </w:tcPr>
          <w:p>
            <w:pPr/>
            <w:r>
              <w:rPr>
                <w:rStyle w:val="CodeChar"/>
              </w:rPr>
              <w:t xml:space="preserve">&lt;org&gt;-&lt;env&gt;-&lt;rgn&gt;-bm-&lt;app&gt;-&lt;qual&gt;-&lt;nn&gt;</w:t>
            </w:r>
          </w:p>
        </w:tc>
        <w:tc>
          <w:tcPr>
            <w:tcW w:w="1560" w:type="dxa"/>
          </w:tcPr>
          <w:p>
            <w:pPr/>
            <w:del w:id="11729" w:author="Claude" w:date="2026-09-27T17:00:00Z">
              <w:r>
                <w:rPr>
                  <w:rStyle w:val="CodeChar"/>
                </w:rPr>
                <w:delText xml:space="preserve">cmr-prd-jnb-</w:delText>
              </w:r>
            </w:del>
            <w:ins w:id="11730" w:author="Claude" w:date="2026-09-27T17:00:00Z">
              <w:r>
                <w:rPr>
                  <w:rStyle w:val="CodeChar"/>
                </w:rPr>
                <w:t xml:space="preserve">cmr-prd-cas-</w:t>
              </w:r>
            </w:ins>
            <w:r>
              <w:rPr>
                <w:rStyle w:val="CodeChar"/>
              </w:rPr>
              <w:t xml:space="preserve">bm-cbs-ol-01</w:t>
            </w:r>
          </w:p>
        </w:tc>
        <w:tc>
          <w:tcPr>
            <w:tcW w:w="1560" w:type="dxa"/>
          </w:tcPr>
          <w:p>
            <w:pPr/>
            <w:del w:id="11731" w:author="Claude" w:date="2026-09-27T17:00:00Z">
              <w:r>
                <w:rPr>
                  <w:rStyle w:val="CodeChar"/>
                </w:rPr>
                <w:delText xml:space="preserve">cmr-prf-jnb-</w:delText>
              </w:r>
            </w:del>
            <w:ins w:id="11732" w:author="Claude" w:date="2026-09-27T17:00:00Z">
              <w:r>
                <w:rPr>
                  <w:rStyle w:val="CodeChar"/>
                </w:rPr>
                <w:t xml:space="preserve">cmr-uat-cas-</w:t>
              </w:r>
            </w:ins>
            <w:r>
              <w:rPr>
                <w:rStyle w:val="CodeChar"/>
              </w:rPr>
              <w:t xml:space="preserve">bm-cbs-ol-01</w:t>
            </w:r>
          </w:p>
        </w:tc>
        <w:tc>
          <w:tcPr>
            <w:tcW w:w="1560" w:type="dxa"/>
          </w:tcPr>
          <w:p>
            <w:pPr/>
            <w:r>
              <w:t xml:space="preserve">—</w:t>
            </w:r>
          </w:p>
        </w:tc>
        <w:tc>
          <w:tcPr>
            <w:tcW w:w="1560" w:type="dxa"/>
          </w:tcPr>
          <w:p>
            <w:pPr/>
            <w:r>
              <w:t xml:space="preserve">—</w:t>
            </w:r>
          </w:p>
        </w:tc>
      </w:tr>
      <w:tr>
        <w:tc>
          <w:tcPr>
            <w:tcW w:w="1560" w:type="dxa"/>
          </w:tcPr>
          <w:p>
            <w:pPr/>
            <w:r>
              <w:t xml:space="preserve">Hostname (Linux)</w:t>
            </w:r>
          </w:p>
        </w:tc>
        <w:tc>
          <w:tcPr>
            <w:tcW w:w="1560" w:type="dxa"/>
          </w:tcPr>
          <w:p>
            <w:pPr/>
            <w:r>
              <w:t xml:space="preserve">= Standard Name</w:t>
            </w:r>
          </w:p>
        </w:tc>
        <w:tc>
          <w:tcPr>
            <w:tcW w:w="1560" w:type="dxa"/>
          </w:tcPr>
          <w:p>
            <w:pPr/>
            <w:del w:id="11733" w:author="Claude" w:date="2026-09-27T17:00:00Z">
              <w:r>
                <w:rPr>
                  <w:rStyle w:val="CodeChar"/>
                </w:rPr>
                <w:delText xml:space="preserve">cmr-prd-jnb-</w:delText>
              </w:r>
            </w:del>
            <w:ins w:id="11734" w:author="Claude" w:date="2026-09-27T17:00:00Z">
              <w:r>
                <w:rPr>
                  <w:rStyle w:val="CodeChar"/>
                </w:rPr>
                <w:t xml:space="preserve">cmr-prd-cas-</w:t>
              </w:r>
            </w:ins>
            <w:r>
              <w:rPr>
                <w:rStyle w:val="CodeChar"/>
              </w:rPr>
              <w:t xml:space="preserve">vm-cbs-ol-01</w:t>
            </w:r>
          </w:p>
        </w:tc>
        <w:tc>
          <w:tcPr>
            <w:tcW w:w="1560" w:type="dxa"/>
          </w:tcPr>
          <w:p>
            <w:pPr/>
            <w:del w:id="11735" w:author="Claude" w:date="2026-09-27T17:00:00Z">
              <w:r>
                <w:rPr>
                  <w:rStyle w:val="CodeChar"/>
                </w:rPr>
                <w:delText xml:space="preserve">cmr-sit-jnb-</w:delText>
              </w:r>
            </w:del>
            <w:ins w:id="11736" w:author="Claude" w:date="2026-09-27T17:00:00Z">
              <w:r>
                <w:rPr>
                  <w:rStyle w:val="CodeChar"/>
                </w:rPr>
                <w:t xml:space="preserve">cmr-uat-cas-</w:t>
              </w:r>
            </w:ins>
            <w:r>
              <w:rPr>
                <w:rStyle w:val="CodeChar"/>
              </w:rPr>
              <w:t xml:space="preserve">vm-cbs-ol-01</w:t>
            </w:r>
          </w:p>
        </w:tc>
        <w:tc>
          <w:tcPr>
            <w:tcW w:w="1560" w:type="dxa"/>
          </w:tcPr>
          <w:p>
            <w:pPr/>
            <w:r>
              <w:t xml:space="preserve">Same string everywhere: Console, DNS, shell prompt, SIEM</w:t>
            </w:r>
          </w:p>
        </w:tc>
        <w:tc>
          <w:tcPr>
            <w:tcW w:w="1560" w:type="dxa"/>
          </w:tcPr>
          <w:p>
            <w:pPr/>
            <w:r>
              <w:t xml:space="preserve">≤ 63, unique in subnet [OCI]</w:t>
            </w:r>
          </w:p>
        </w:tc>
      </w:tr>
      <w:tr>
        <w:tc>
          <w:tcPr>
            <w:tcW w:w="1560" w:type="dxa"/>
          </w:tcPr>
          <w:p>
            <w:pPr/>
            <w:r>
              <w:t xml:space="preserve">Hostname (Windows)</w:t>
            </w:r>
          </w:p>
        </w:tc>
        <w:tc>
          <w:tcPr>
            <w:tcW w:w="1560" w:type="dxa"/>
          </w:tcPr>
          <w:p>
            <w:pPr/>
            <w:r>
              <w:t xml:space="preserve">Compact Name</w:t>
            </w:r>
          </w:p>
        </w:tc>
        <w:tc>
          <w:tcPr>
            <w:tcW w:w="1560" w:type="dxa"/>
          </w:tcPr>
          <w:p>
            <w:pPr/>
            <w:del w:id="11985" w:author="Claude" w:date="2026-09-27T17:00:00Z">
              <w:r>
                <w:rPr>
                  <w:rStyle w:val="CodeChar"/>
                </w:rPr>
                <w:delText xml:space="preserve">cmrpjnb</w:delText>
              </w:r>
            </w:del>
            <w:ins w:id="11986" w:author="Claude" w:date="2026-09-27T17:00:00Z">
              <w:r>
                <w:rPr>
                  <w:rStyle w:val="CodeChar"/>
                </w:rPr>
                <w:t xml:space="preserve">cmrpcas</w:t>
              </w:r>
            </w:ins>
            <w:r>
              <w:rPr>
                <w:rStyle w:val="CodeChar"/>
              </w:rPr>
              <w:t xml:space="preserve">cbs01</w:t>
            </w:r>
          </w:p>
        </w:tc>
        <w:tc>
          <w:tcPr>
            <w:tcW w:w="1560" w:type="dxa"/>
          </w:tcPr>
          <w:p>
            <w:pPr/>
            <w:del w:id="11987" w:author="Claude" w:date="2026-09-27T17:00:00Z">
              <w:r>
                <w:rPr>
                  <w:rStyle w:val="CodeChar"/>
                </w:rPr>
                <w:delText xml:space="preserve">cmrijnb</w:delText>
              </w:r>
            </w:del>
            <w:ins w:id="11988" w:author="Claude" w:date="2026-09-27T17:00:00Z">
              <w:r>
                <w:rPr>
                  <w:rStyle w:val="CodeChar"/>
                </w:rPr>
                <w:t xml:space="preserve">cmrucas</w:t>
              </w:r>
            </w:ins>
            <w:r>
              <w:rPr>
                <w:rStyle w:val="CodeChar"/>
              </w:rPr>
              <w:t xml:space="preserve">cbs01</w:t>
            </w:r>
          </w:p>
        </w:tc>
        <w:tc>
          <w:tcPr>
            <w:tcW w:w="1560" w:type="dxa"/>
          </w:tcPr>
          <w:p>
            <w:pPr/>
            <w:r>
              <w:t xml:space="preserve">Windows limits computer names to 15 characters (NetBIOS)</w:t>
            </w:r>
          </w:p>
        </w:tc>
        <w:tc>
          <w:tcPr>
            <w:tcW w:w="1560" w:type="dxa"/>
          </w:tcPr>
          <w:p>
            <w:pPr/>
            <w:r>
              <w:t xml:space="preserve">Must also be unique in Active Directory: the entity + region + app + </w:t>
            </w:r>
            <w:r>
              <w:rPr>
                <w:rStyle w:val="CodeChar"/>
              </w:rPr>
              <w:t xml:space="preserve">nn</w:t>
            </w:r>
            <w:r>
              <w:t xml:space="preserve"> combination guarantees it</w:t>
            </w:r>
          </w:p>
        </w:tc>
      </w:tr>
      <w:tr>
        <w:tc>
          <w:tcPr>
            <w:tcW w:w="1560" w:type="dxa"/>
          </w:tcPr>
          <w:p>
            <w:pPr/>
            <w:r>
              <w:t xml:space="preserve">Instance configuration</w:t>
            </w:r>
          </w:p>
        </w:tc>
        <w:tc>
          <w:tcPr>
            <w:tcW w:w="1560" w:type="dxa"/>
          </w:tcPr>
          <w:p>
            <w:pPr/>
            <w:r>
              <w:rPr>
                <w:rStyle w:val="CodeChar"/>
              </w:rPr>
              <w:t xml:space="preserve">&lt;org&gt;-&lt;env&gt;-&lt;rgn&gt;-icf-&lt;app&gt;-&lt;qual&gt;-&lt;nn&gt;</w:t>
            </w:r>
          </w:p>
        </w:tc>
        <w:tc>
          <w:tcPr>
            <w:tcW w:w="1560" w:type="dxa"/>
          </w:tcPr>
          <w:p>
            <w:pPr/>
            <w:del w:id="11737" w:author="Claude" w:date="2026-09-27T17:00:00Z">
              <w:r>
                <w:rPr>
                  <w:rStyle w:val="CodeChar"/>
                </w:rPr>
                <w:delText xml:space="preserve">cmr-prd-jnb-</w:delText>
              </w:r>
            </w:del>
            <w:ins w:id="11738" w:author="Claude" w:date="2026-09-27T17:00:00Z">
              <w:r>
                <w:rPr>
                  <w:rStyle w:val="CodeChar"/>
                </w:rPr>
                <w:t xml:space="preserve">cmr-prd-cas-</w:t>
              </w:r>
            </w:ins>
            <w:r>
              <w:rPr>
                <w:rStyle w:val="CodeChar"/>
              </w:rPr>
              <w:t xml:space="preserve">icf-ibk-ol-01</w:t>
            </w:r>
          </w:p>
        </w:tc>
        <w:tc>
          <w:tcPr>
            <w:tcW w:w="1560" w:type="dxa"/>
          </w:tcPr>
          <w:p>
            <w:pPr/>
            <w:del w:id="11739" w:author="Claude" w:date="2026-09-27T17:00:00Z">
              <w:r>
                <w:rPr>
                  <w:rStyle w:val="CodeChar"/>
                </w:rPr>
                <w:delText xml:space="preserve">cmr-uat-jnb-</w:delText>
              </w:r>
            </w:del>
            <w:ins w:id="11740" w:author="Claude" w:date="2026-09-27T17:00:00Z">
              <w:r>
                <w:rPr>
                  <w:rStyle w:val="CodeChar"/>
                </w:rPr>
                <w:t xml:space="preserve">cmr-uat-cas-</w:t>
              </w:r>
            </w:ins>
            <w:r>
              <w:rPr>
                <w:rStyle w:val="CodeChar"/>
              </w:rPr>
              <w:t xml:space="preserve">icf-ibk-ol-01</w:t>
            </w:r>
          </w:p>
        </w:tc>
        <w:tc>
          <w:tcPr>
            <w:tcW w:w="1560" w:type="dxa"/>
          </w:tcPr>
          <w:p>
            <w:pPr/>
            <w:r>
              <w:t xml:space="preserve">New configuration version → next </w:t>
            </w:r>
            <w:r>
              <w:rPr>
                <w:rStyle w:val="CodeChar"/>
              </w:rPr>
              <w:t xml:space="preserve">nn</w:t>
            </w:r>
          </w:p>
        </w:tc>
        <w:tc>
          <w:tcPr>
            <w:tcW w:w="1560" w:type="dxa"/>
          </w:tcPr>
          <w:p>
            <w:pPr/>
            <w:r>
              <w:t xml:space="preserve">Instance configurations are immutable; a change means a new one</w:t>
            </w:r>
          </w:p>
        </w:tc>
      </w:tr>
      <w:tr>
        <w:tc>
          <w:tcPr>
            <w:tcW w:w="1560" w:type="dxa"/>
          </w:tcPr>
          <w:p>
            <w:pPr/>
            <w:r>
              <w:t xml:space="preserve">Instance pool</w:t>
            </w:r>
          </w:p>
        </w:tc>
        <w:tc>
          <w:tcPr>
            <w:tcW w:w="1560" w:type="dxa"/>
          </w:tcPr>
          <w:p>
            <w:pPr/>
            <w:r>
              <w:rPr>
                <w:rStyle w:val="CodeChar"/>
              </w:rPr>
              <w:t xml:space="preserve">&lt;org&gt;-&lt;env&gt;-&lt;rgn&gt;-ipl-&lt;app&gt;-&lt;qual&gt;-&lt;nn&gt;</w:t>
            </w:r>
          </w:p>
        </w:tc>
        <w:tc>
          <w:tcPr>
            <w:tcW w:w="1560" w:type="dxa"/>
          </w:tcPr>
          <w:p>
            <w:pPr/>
            <w:del w:id="11741" w:author="Claude" w:date="2026-09-27T17:00:00Z">
              <w:r>
                <w:rPr>
                  <w:rStyle w:val="CodeChar"/>
                </w:rPr>
                <w:delText xml:space="preserve">cmr-prd-jnb-</w:delText>
              </w:r>
            </w:del>
            <w:ins w:id="11742" w:author="Claude" w:date="2026-09-27T17:00:00Z">
              <w:r>
                <w:rPr>
                  <w:rStyle w:val="CodeChar"/>
                </w:rPr>
                <w:t xml:space="preserve">cmr-prd-cas-</w:t>
              </w:r>
            </w:ins>
            <w:r>
              <w:rPr>
                <w:rStyle w:val="CodeChar"/>
              </w:rPr>
              <w:t xml:space="preserve">ipl-ibk-ol-01</w:t>
            </w:r>
          </w:p>
        </w:tc>
        <w:tc>
          <w:tcPr>
            <w:tcW w:w="1560" w:type="dxa"/>
          </w:tcPr>
          <w:p>
            <w:pPr/>
            <w:del w:id="11743" w:author="Claude" w:date="2026-09-27T17:00:00Z">
              <w:r>
                <w:rPr>
                  <w:rStyle w:val="CodeChar"/>
                </w:rPr>
                <w:delText xml:space="preserve">cmr-uat-jnb-</w:delText>
              </w:r>
            </w:del>
            <w:ins w:id="11744" w:author="Claude" w:date="2026-09-27T17:00:00Z">
              <w:r>
                <w:rPr>
                  <w:rStyle w:val="CodeChar"/>
                </w:rPr>
                <w:t xml:space="preserve">cmr-uat-cas-</w:t>
              </w:r>
            </w:ins>
            <w:r>
              <w:rPr>
                <w:rStyle w:val="CodeChar"/>
              </w:rPr>
              <w:t xml:space="preserve">ipl-ibk-ol-01</w:t>
            </w:r>
          </w:p>
        </w:tc>
        <w:tc>
          <w:tcPr>
            <w:tcW w:w="1560" w:type="dxa"/>
          </w:tcPr>
          <w:p>
            <w:pPr/>
            <w:r>
              <w:rPr>
                <w:b/>
              </w:rPr>
              <w:t xml:space="preserve">Members are named by OCI</w:t>
            </w:r>
            <w:r>
              <w:t xml:space="preserve"> from the pool; do not rename them. Tags propagate from the instance configuration</w:t>
            </w:r>
          </w:p>
        </w:tc>
        <w:tc>
          <w:tcPr>
            <w:tcW w:w="1560" w:type="dxa"/>
          </w:tcPr>
          <w:p>
            <w:pPr/>
            <w:r>
              <w:t xml:space="preserve">—</w:t>
            </w:r>
          </w:p>
        </w:tc>
      </w:tr>
      <w:tr>
        <w:tc>
          <w:tcPr>
            <w:tcW w:w="1560" w:type="dxa"/>
          </w:tcPr>
          <w:p>
            <w:pPr/>
            <w:r>
              <w:t xml:space="preserve">Custom image</w:t>
            </w:r>
          </w:p>
        </w:tc>
        <w:tc>
          <w:tcPr>
            <w:tcW w:w="1560" w:type="dxa"/>
          </w:tcPr>
          <w:p>
            <w:pPr/>
            <w:r>
              <w:rPr>
                <w:rStyle w:val="CodeChar"/>
              </w:rPr>
              <w:t xml:space="preserve">&lt;org&gt;-&lt;env&gt;-&lt;rgn&gt;-img-&lt;app&gt;-&lt;qual&gt;-&lt;yyyymmdd&gt;</w:t>
            </w:r>
          </w:p>
        </w:tc>
        <w:tc>
          <w:tcPr>
            <w:tcW w:w="1560" w:type="dxa"/>
          </w:tcPr>
          <w:p>
            <w:pPr/>
            <w:del w:id="11745" w:author="Claude" w:date="2026-09-27T17:00:00Z">
              <w:r>
                <w:rPr>
                  <w:rStyle w:val="CodeChar"/>
                </w:rPr>
                <w:delText xml:space="preserve">abc-prd-jnb-</w:delText>
              </w:r>
            </w:del>
            <w:ins w:id="11746" w:author="Claude" w:date="2026-09-27T17:00:00Z">
              <w:r>
                <w:rPr>
                  <w:rStyle w:val="CodeChar"/>
                </w:rPr>
                <w:t xml:space="preserve">cmr-prd-cas-</w:t>
              </w:r>
            </w:ins>
            <w:r>
              <w:rPr>
                <w:rStyle w:val="CodeChar"/>
              </w:rPr>
              <w:t xml:space="preserve">img-gold-ol9-20260915</w:t>
            </w:r>
          </w:p>
        </w:tc>
        <w:tc>
          <w:tcPr>
            <w:tcW w:w="1560" w:type="dxa"/>
          </w:tcPr>
          <w:p>
            <w:pPr/>
            <w:del w:id="11747" w:author="Claude" w:date="2026-09-27T17:00:00Z">
              <w:r>
                <w:rPr>
                  <w:rStyle w:val="CodeChar"/>
                </w:rPr>
                <w:delText xml:space="preserve">abc-npd-jnb-</w:delText>
              </w:r>
            </w:del>
            <w:ins w:id="11748" w:author="Claude" w:date="2026-09-27T17:00:00Z">
              <w:r>
                <w:rPr>
                  <w:rStyle w:val="CodeChar"/>
                </w:rPr>
                <w:t xml:space="preserve">cmr-uat-cas-</w:t>
              </w:r>
            </w:ins>
            <w:r>
              <w:rPr>
                <w:rStyle w:val="CodeChar"/>
              </w:rPr>
              <w:t xml:space="preserve">img-gold-win22-20260915</w:t>
            </w:r>
          </w:p>
        </w:tc>
        <w:tc>
          <w:tcPr>
            <w:tcW w:w="1560" w:type="dxa"/>
          </w:tcPr>
          <w:p>
            <w:pPr/>
            <w:r>
              <w:rPr>
                <w:b/>
              </w:rPr>
              <w:t xml:space="preserve">Exception:</w:t>
            </w:r>
            <w:r>
              <w:t xml:space="preserve"> images are immutable artefacts, so the qualifier </w:t>
            </w:r>
            <w:r>
              <w:rPr>
                <w:b/>
              </w:rPr>
              <w:t xml:space="preserve">includes the OS version</w:t>
            </w:r>
            <w:r>
              <w:t xml:space="preserve"> and the sequence is the </w:t>
            </w:r>
            <w:r>
              <w:rPr>
                <w:b/>
              </w:rPr>
              <w:t xml:space="preserve">build date</w:t>
            </w:r>
            <w:r>
              <w:t xml:space="preserve">. Consumers pin a specific image.</w:t>
            </w:r>
          </w:p>
        </w:tc>
        <w:tc>
          <w:tcPr>
            <w:tcW w:w="1560" w:type="dxa"/>
          </w:tcPr>
          <w:p>
            <w:pPr/>
            <w:r>
              <w:t xml:space="preserve">Only exception to the </w:t>
            </w:r>
            <w:r>
              <w:rPr>
                <w:rStyle w:val="CodeChar"/>
              </w:rPr>
              <w:t xml:space="preserve">nn</w:t>
            </w:r>
            <w:r>
              <w:t xml:space="preserve"> and no-version rules; the validator knows it</w:t>
            </w:r>
          </w:p>
        </w:tc>
      </w:tr>
      <w:tr>
        <w:tc>
          <w:tcPr>
            <w:tcW w:w="1560" w:type="dxa"/>
          </w:tcPr>
          <w:p>
            <w:pPr/>
            <w:r>
              <w:t xml:space="preserve">Boot volume (attached)</w:t>
            </w:r>
          </w:p>
        </w:tc>
        <w:tc>
          <w:tcPr>
            <w:tcW w:w="1560" w:type="dxa"/>
          </w:tcPr>
          <w:p>
            <w:pPr/>
            <w:r>
              <w:t xml:space="preserve">OCI default</w:t>
            </w:r>
          </w:p>
        </w:tc>
        <w:tc>
          <w:tcPr>
            <w:tcW w:w="1560" w:type="dxa"/>
          </w:tcPr>
          <w:p>
            <w:pPr/>
            <w:del w:id="11749" w:author="Claude" w:date="2026-09-27T17:00:00Z">
              <w:r>
                <w:rPr>
                  <w:rStyle w:val="CodeChar"/>
                </w:rPr>
                <w:delText xml:space="preserve">cmr-prd-jnb-</w:delText>
              </w:r>
            </w:del>
            <w:ins w:id="11750" w:author="Claude" w:date="2026-09-27T17:00:00Z">
              <w:r>
                <w:rPr>
                  <w:rStyle w:val="CodeChar"/>
                </w:rPr>
                <w:t xml:space="preserve">cmr-prd-cas-</w:t>
              </w:r>
            </w:ins>
            <w:r>
              <w:rPr>
                <w:rStyle w:val="CodeChar"/>
              </w:rPr>
              <w:t xml:space="preserve">vm-cbs-ol-01 (Boot Volume)</w:t>
            </w:r>
          </w:p>
        </w:tc>
        <w:tc>
          <w:tcPr>
            <w:tcW w:w="1560" w:type="dxa"/>
          </w:tcPr>
          <w:p>
            <w:pPr/>
            <w:r>
              <w:t xml:space="preserve">same</w:t>
            </w:r>
          </w:p>
        </w:tc>
        <w:tc>
          <w:tcPr>
            <w:tcW w:w="1560" w:type="dxa"/>
          </w:tcPr>
          <w:p>
            <w:pPr/>
            <w:r>
              <w:t xml:space="preserve">OCI derives it from the instance name; accept it, it is already deterministic</w:t>
            </w:r>
          </w:p>
        </w:tc>
        <w:tc>
          <w:tcPr>
            <w:tcW w:w="1560" w:type="dxa"/>
          </w:tcPr>
          <w:p>
            <w:pPr/>
            <w:r>
              <w:t xml:space="preserve">—</w:t>
            </w:r>
          </w:p>
        </w:tc>
      </w:tr>
      <w:tr>
        <w:tc>
          <w:tcPr>
            <w:tcW w:w="1560" w:type="dxa"/>
          </w:tcPr>
          <w:p>
            <w:pPr/>
            <w:r>
              <w:t xml:space="preserve">Boot volume (detached, kept)</w:t>
            </w:r>
          </w:p>
        </w:tc>
        <w:tc>
          <w:tcPr>
            <w:tcW w:w="1560" w:type="dxa"/>
          </w:tcPr>
          <w:p>
            <w:pPr/>
            <w:r>
              <w:rPr>
                <w:rStyle w:val="CodeChar"/>
              </w:rPr>
              <w:t xml:space="preserve">&lt;org&gt;-&lt;env&gt;-&lt;rgn&gt;-bov-&lt;app&gt;-&lt;nn&gt;</w:t>
            </w:r>
          </w:p>
        </w:tc>
        <w:tc>
          <w:tcPr>
            <w:tcW w:w="1560" w:type="dxa"/>
          </w:tcPr>
          <w:p>
            <w:pPr/>
            <w:del w:id="11751" w:author="Claude" w:date="2026-09-27T17:00:00Z">
              <w:r>
                <w:rPr>
                  <w:rStyle w:val="CodeChar"/>
                </w:rPr>
                <w:delText xml:space="preserve">cmr-prd-jnb-</w:delText>
              </w:r>
            </w:del>
            <w:ins w:id="11752" w:author="Claude" w:date="2026-09-27T17:00:00Z">
              <w:r>
                <w:rPr>
                  <w:rStyle w:val="CodeChar"/>
                </w:rPr>
                <w:t xml:space="preserve">cmr-prd-cas-</w:t>
              </w:r>
            </w:ins>
            <w:r>
              <w:rPr>
                <w:rStyle w:val="CodeChar"/>
              </w:rPr>
              <w:t xml:space="preserve">bov-cbs-01</w:t>
            </w:r>
          </w:p>
        </w:tc>
        <w:tc>
          <w:tcPr>
            <w:tcW w:w="1560" w:type="dxa"/>
          </w:tcPr>
          <w:p>
            <w:pPr/>
            <w:del w:id="11753" w:author="Claude" w:date="2026-09-27T17:00:00Z">
              <w:r>
                <w:rPr>
                  <w:rStyle w:val="CodeChar"/>
                </w:rPr>
                <w:delText xml:space="preserve">cmr-dev-jnb-</w:delText>
              </w:r>
            </w:del>
            <w:ins w:id="11754" w:author="Claude" w:date="2026-09-27T17:00:00Z">
              <w:r>
                <w:rPr>
                  <w:rStyle w:val="CodeChar"/>
                </w:rPr>
                <w:t xml:space="preserve">cmr-dev-cas-</w:t>
              </w:r>
            </w:ins>
            <w:r>
              <w:rPr>
                <w:rStyle w:val="CodeChar"/>
              </w:rPr>
              <w:t xml:space="preserve">bov-cbs-02</w:t>
            </w:r>
          </w:p>
        </w:tc>
        <w:tc>
          <w:tcPr>
            <w:tcW w:w="1560" w:type="dxa"/>
          </w:tcPr>
          <w:p>
            <w:pPr/>
            <w:r>
              <w:t xml:space="preserve">Add </w:t>
            </w:r>
            <w:r>
              <w:rPr>
                <w:rStyle w:val="CodeChar"/>
              </w:rPr>
              <w:t xml:space="preserve">ExpiryDate</w:t>
            </w:r>
            <w:r>
              <w:t xml:space="preserve"> tag; orphaned boot volumes are a cost and data-remanence risk</w:t>
            </w:r>
          </w:p>
        </w:tc>
        <w:tc>
          <w:tcPr>
            <w:tcW w:w="1560" w:type="dxa"/>
          </w:tcPr>
          <w:p>
            <w:pPr/>
            <w:r>
              <w:t xml:space="preserve">—</w:t>
            </w:r>
          </w:p>
        </w:tc>
      </w:tr>
      <w:tr>
        <w:tc>
          <w:tcPr>
            <w:tcW w:w="1560" w:type="dxa"/>
          </w:tcPr>
          <w:p>
            <w:pPr/>
            <w:r>
              <w:t xml:space="preserve">Block volume</w:t>
            </w:r>
          </w:p>
        </w:tc>
        <w:tc>
          <w:tcPr>
            <w:tcW w:w="1560" w:type="dxa"/>
          </w:tcPr>
          <w:p>
            <w:pPr/>
            <w:r>
              <w:rPr>
                <w:rStyle w:val="CodeChar"/>
              </w:rPr>
              <w:t xml:space="preserve">&lt;org&gt;-&lt;env&gt;-&lt;rgn&gt;-blv-&lt;app&gt;[-&lt;qual&gt;]-&lt;nn&gt;</w:t>
            </w:r>
          </w:p>
        </w:tc>
        <w:tc>
          <w:tcPr>
            <w:tcW w:w="1560" w:type="dxa"/>
          </w:tcPr>
          <w:p>
            <w:pPr/>
            <w:del w:id="11755" w:author="Claude" w:date="2026-09-27T17:00:00Z">
              <w:r>
                <w:rPr>
                  <w:rStyle w:val="CodeChar"/>
                </w:rPr>
                <w:delText xml:space="preserve">cmr-prd-jnb-</w:delText>
              </w:r>
            </w:del>
            <w:ins w:id="11756" w:author="Claude" w:date="2026-09-27T17:00:00Z">
              <w:r>
                <w:rPr>
                  <w:rStyle w:val="CodeChar"/>
                </w:rPr>
                <w:t xml:space="preserve">cmr-prd-cas-</w:t>
              </w:r>
            </w:ins>
            <w:r>
              <w:rPr>
                <w:rStyle w:val="CodeChar"/>
              </w:rPr>
              <w:t xml:space="preserve">blv-cbs-data-01</w:t>
            </w:r>
          </w:p>
        </w:tc>
        <w:tc>
          <w:tcPr>
            <w:tcW w:w="1560" w:type="dxa"/>
          </w:tcPr>
          <w:p>
            <w:pPr/>
            <w:del w:id="11757" w:author="Claude" w:date="2026-09-27T17:00:00Z">
              <w:r>
                <w:rPr>
                  <w:rStyle w:val="CodeChar"/>
                </w:rPr>
                <w:delText xml:space="preserve">cmr-sit-jnb-</w:delText>
              </w:r>
            </w:del>
            <w:ins w:id="11758" w:author="Claude" w:date="2026-09-27T17:00:00Z">
              <w:r>
                <w:rPr>
                  <w:rStyle w:val="CodeChar"/>
                </w:rPr>
                <w:t xml:space="preserve">cmr-uat-cas-</w:t>
              </w:r>
            </w:ins>
            <w:r>
              <w:rPr>
                <w:rStyle w:val="CodeChar"/>
              </w:rPr>
              <w:t xml:space="preserve">blv-cbs-log-01</w:t>
            </w:r>
          </w:p>
        </w:tc>
        <w:tc>
          <w:tcPr>
            <w:tcW w:w="1560" w:type="dxa"/>
          </w:tcPr>
          <w:p>
            <w:pPr/>
            <w:r>
              <w:rPr>
                <w:rStyle w:val="CodeChar"/>
              </w:rPr>
              <w:t xml:space="preserve">qual</w:t>
            </w:r>
            <w:r>
              <w:t xml:space="preserve"> = content</w:t>
            </w:r>
          </w:p>
        </w:tc>
        <w:tc>
          <w:tcPr>
            <w:tcW w:w="1560" w:type="dxa"/>
          </w:tcPr>
          <w:p>
            <w:pPr/>
            <w:r>
              <w:t xml:space="preserve">The attachment shows the instance; do not encode the instance name</w:t>
            </w:r>
          </w:p>
        </w:tc>
      </w:tr>
      <w:tr>
        <w:tc>
          <w:tcPr>
            <w:tcW w:w="1560" w:type="dxa"/>
          </w:tcPr>
          <w:p>
            <w:pPr/>
            <w:r>
              <w:t xml:space="preserve">Volume group</w:t>
            </w:r>
          </w:p>
        </w:tc>
        <w:tc>
          <w:tcPr>
            <w:tcW w:w="1560" w:type="dxa"/>
          </w:tcPr>
          <w:p>
            <w:pPr/>
            <w:r>
              <w:rPr>
                <w:rStyle w:val="CodeChar"/>
              </w:rPr>
              <w:t xml:space="preserve">&lt;org&gt;-&lt;env&gt;-&lt;rgn&gt;-vgp-&lt;app&gt;-&lt;nn&gt;</w:t>
            </w:r>
          </w:p>
        </w:tc>
        <w:tc>
          <w:tcPr>
            <w:tcW w:w="1560" w:type="dxa"/>
          </w:tcPr>
          <w:p>
            <w:pPr/>
            <w:del w:id="11759" w:author="Claude" w:date="2026-09-27T17:00:00Z">
              <w:r>
                <w:rPr>
                  <w:rStyle w:val="CodeChar"/>
                </w:rPr>
                <w:delText xml:space="preserve">cmr-prd-jnb-</w:delText>
              </w:r>
            </w:del>
            <w:ins w:id="11760" w:author="Claude" w:date="2026-09-27T17:00:00Z">
              <w:r>
                <w:rPr>
                  <w:rStyle w:val="CodeChar"/>
                </w:rPr>
                <w:t xml:space="preserve">cmr-prd-cas-</w:t>
              </w:r>
            </w:ins>
            <w:r>
              <w:rPr>
                <w:rStyle w:val="CodeChar"/>
              </w:rPr>
              <w:t xml:space="preserve">vgp-cbs-01</w:t>
            </w:r>
          </w:p>
        </w:tc>
        <w:tc>
          <w:tcPr>
            <w:tcW w:w="1560" w:type="dxa"/>
          </w:tcPr>
          <w:p>
            <w:pPr/>
            <w:del w:id="11761" w:author="Claude" w:date="2026-09-27T17:00:00Z">
              <w:r>
                <w:rPr>
                  <w:rStyle w:val="CodeChar"/>
                </w:rPr>
                <w:delText xml:space="preserve">cmr-uat-jnb-</w:delText>
              </w:r>
            </w:del>
            <w:ins w:id="11762" w:author="Claude" w:date="2026-09-27T17:00:00Z">
              <w:r>
                <w:rPr>
                  <w:rStyle w:val="CodeChar"/>
                </w:rPr>
                <w:t xml:space="preserve">cmr-uat-cas-</w:t>
              </w:r>
            </w:ins>
            <w:r>
              <w:rPr>
                <w:rStyle w:val="CodeChar"/>
              </w:rPr>
              <w:t xml:space="preserve">vgp-cbs-01</w:t>
            </w:r>
          </w:p>
        </w:tc>
        <w:tc>
          <w:tcPr>
            <w:tcW w:w="1560" w:type="dxa"/>
          </w:tcPr>
          <w:p>
            <w:pPr/>
            <w:r>
              <w:t xml:space="preserve">Used for consistent backups and cross-region replication</w:t>
            </w:r>
          </w:p>
        </w:tc>
        <w:tc>
          <w:tcPr>
            <w:tcW w:w="1560" w:type="dxa"/>
          </w:tcPr>
          <w:p>
            <w:pPr/>
            <w:r>
              <w:t xml:space="preserve">Replicas: see section 19</w:t>
            </w:r>
          </w:p>
        </w:tc>
      </w:tr>
      <w:tr>
        <w:tc>
          <w:tcPr>
            <w:tcW w:w="1560" w:type="dxa"/>
          </w:tcPr>
          <w:p>
            <w:pPr/>
            <w:r>
              <w:t xml:space="preserve">Volume backup policy</w:t>
            </w:r>
          </w:p>
        </w:tc>
        <w:tc>
          <w:tcPr>
            <w:tcW w:w="1560" w:type="dxa"/>
          </w:tcPr>
          <w:p>
            <w:pPr/>
            <w:r>
              <w:rPr>
                <w:rStyle w:val="CodeChar"/>
              </w:rPr>
              <w:t xml:space="preserve">&lt;org&gt;-&lt;env&gt;-&lt;rgn&gt;-bvp-&lt;app&gt;-&lt;nn&gt;</w:t>
            </w:r>
          </w:p>
        </w:tc>
        <w:tc>
          <w:tcPr>
            <w:tcW w:w="1560" w:type="dxa"/>
          </w:tcPr>
          <w:p>
            <w:pPr/>
            <w:del w:id="11763" w:author="Claude" w:date="2026-09-27T17:00:00Z">
              <w:r>
                <w:rPr>
                  <w:rStyle w:val="CodeChar"/>
                </w:rPr>
                <w:delText xml:space="preserve">abc-prd-jnb-</w:delText>
              </w:r>
            </w:del>
            <w:ins w:id="11764" w:author="Claude" w:date="2026-09-27T17:00:00Z">
              <w:r>
                <w:rPr>
                  <w:rStyle w:val="CodeChar"/>
                </w:rPr>
                <w:t xml:space="preserve">cmr-prd-cas-</w:t>
              </w:r>
            </w:ins>
            <w:r>
              <w:rPr>
                <w:rStyle w:val="CodeChar"/>
              </w:rPr>
              <w:t xml:space="preserve">bvp-bkp-01</w:t>
            </w:r>
          </w:p>
        </w:tc>
        <w:tc>
          <w:tcPr>
            <w:tcW w:w="1560" w:type="dxa"/>
          </w:tcPr>
          <w:p>
            <w:pPr/>
            <w:del w:id="11765" w:author="Claude" w:date="2026-09-27T17:00:00Z">
              <w:r>
                <w:rPr>
                  <w:rStyle w:val="CodeChar"/>
                </w:rPr>
                <w:delText xml:space="preserve">abc-npd-jnb-</w:delText>
              </w:r>
            </w:del>
            <w:ins w:id="11766" w:author="Claude" w:date="2026-09-27T17:00:00Z">
              <w:r>
                <w:rPr>
                  <w:rStyle w:val="CodeChar"/>
                </w:rPr>
                <w:t xml:space="preserve">cmr-uat-cas-</w:t>
              </w:r>
            </w:ins>
            <w:r>
              <w:rPr>
                <w:rStyle w:val="CodeChar"/>
              </w:rPr>
              <w:t xml:space="preserve">bvp-bkp-01</w:t>
            </w:r>
          </w:p>
        </w:tc>
        <w:tc>
          <w:tcPr>
            <w:tcW w:w="1560" w:type="dxa"/>
          </w:tcPr>
          <w:p>
            <w:pPr/>
            <w:r>
              <w:t xml:space="preserve">Platform-owned; </w:t>
            </w:r>
            <w:r>
              <w:rPr>
                <w:rStyle w:val="CodeChar"/>
              </w:rPr>
              <w:t xml:space="preserve">app</w:t>
            </w:r>
            <w:r>
              <w:t xml:space="preserve"> = </w:t>
            </w:r>
            <w:r>
              <w:rPr>
                <w:rStyle w:val="CodeChar"/>
              </w:rPr>
              <w:t xml:space="preserve">bkp</w:t>
            </w:r>
          </w:p>
        </w:tc>
        <w:tc>
          <w:tcPr>
            <w:tcW w:w="1560" w:type="dxa"/>
          </w:tcPr>
          <w:p>
            <w:pPr/>
            <w:r>
              <w:t xml:space="preserve">Oracle-defined policies (Gold/Silver/Bronze) keep their names</w:t>
            </w:r>
          </w:p>
        </w:tc>
      </w:tr>
      <w:tr>
        <w:tc>
          <w:tcPr>
            <w:tcW w:w="1560" w:type="dxa"/>
          </w:tcPr>
          <w:p>
            <w:pPr/>
            <w:r>
              <w:t xml:space="preserve">Dedicated VM host</w:t>
            </w:r>
          </w:p>
        </w:tc>
        <w:tc>
          <w:tcPr>
            <w:tcW w:w="1560" w:type="dxa"/>
          </w:tcPr>
          <w:p>
            <w:pPr/>
            <w:r>
              <w:rPr>
                <w:rStyle w:val="CodeChar"/>
              </w:rPr>
              <w:t xml:space="preserve">&lt;org&gt;-&lt;env&gt;-&lt;rgn&gt;-dvh-&lt;app&gt;-&lt;nn&gt;</w:t>
            </w:r>
          </w:p>
        </w:tc>
        <w:tc>
          <w:tcPr>
            <w:tcW w:w="1560" w:type="dxa"/>
          </w:tcPr>
          <w:p>
            <w:pPr/>
            <w:del w:id="11767" w:author="Claude" w:date="2026-09-27T17:00:00Z">
              <w:r>
                <w:rPr>
                  <w:rStyle w:val="CodeChar"/>
                </w:rPr>
                <w:delText xml:space="preserve">cmr-prd-jnb-</w:delText>
              </w:r>
            </w:del>
            <w:ins w:id="11768" w:author="Claude" w:date="2026-09-27T17:00:00Z">
              <w:r>
                <w:rPr>
                  <w:rStyle w:val="CodeChar"/>
                </w:rPr>
                <w:t xml:space="preserve">cmr-prd-cas-</w:t>
              </w:r>
            </w:ins>
            <w:r>
              <w:rPr>
                <w:rStyle w:val="CodeChar"/>
              </w:rPr>
              <w:t xml:space="preserve">dvh-cbs-01</w:t>
            </w:r>
          </w:p>
        </w:tc>
        <w:tc>
          <w:tcPr>
            <w:tcW w:w="1560" w:type="dxa"/>
          </w:tcPr>
          <w:p>
            <w:pPr/>
            <w:r>
              <w:t xml:space="preserve">—</w:t>
            </w:r>
          </w:p>
        </w:tc>
        <w:tc>
          <w:tcPr>
            <w:tcW w:w="1560" w:type="dxa"/>
          </w:tcPr>
          <w:p>
            <w:pPr/>
            <w:r>
              <w:t xml:space="preserve">Used for licensing or isolation</w:t>
            </w:r>
          </w:p>
        </w:tc>
        <w:tc>
          <w:tcPr>
            <w:tcW w:w="1560" w:type="dxa"/>
          </w:tcPr>
          <w:p>
            <w:pPr/>
            <w:r>
              <w:t xml:space="preserve">—</w:t>
            </w:r>
          </w:p>
        </w:tc>
      </w:tr>
    </w:tbl>
    <w:p>
      <w:pPr/>
      <w:r>
        <w:rPr>
          <w:b/>
        </w:rPr>
        <w:t xml:space="preserve">Why OS family and not version [REC]:</w:t>
      </w:r>
      <w:r>
        <w:t xml:space="preserve"> an in-place upgrade (for example Oracle Linux 8 to 9 with Leapp) leaves </w:t>
      </w:r>
      <w:r>
        <w:rPr>
          <w:rStyle w:val="CodeChar"/>
        </w:rPr>
        <w:t xml:space="preserve">...-ol8-...</w:t>
      </w:r>
      <w:r>
        <w:t xml:space="preserve"> wrong for the rest of the instance's life. SOC and patch teams need the family to pick the right playbook; the exact version is in the image OCID, the OS Management Hub inventory and the </w:t>
      </w:r>
      <w:r>
        <w:rPr>
          <w:rStyle w:val="CodeChar"/>
        </w:rPr>
        <w:t xml:space="preserve">operations.OsVersion</w:t>
      </w:r>
      <w:r>
        <w:t xml:space="preserve"> tag.</w:t>
      </w:r>
    </w:p>
    <w:p>
      <w:pPr/>
      <w:r>
        <w:rPr>
          <w:b/>
        </w:rPr>
        <w:t xml:space="preserve">Why the same </w:t>
      </w:r>
      <w:r>
        <w:rPr>
          <w:rStyle w:val="CodeChar"/>
          <w:b/>
        </w:rPr>
        <w:t xml:space="preserve">nn</w:t>
      </w:r>
      <w:r>
        <w:rPr>
          <w:b/>
        </w:rPr>
        <w:t xml:space="preserve"> on sequential rebuilds is forbidden [REC]:</w:t>
      </w:r>
      <w:r>
        <w:t xml:space="preserve"> a rebuilt server gets a new OCID; if it also reuses the old name while the old boot volume or backups still exist, audit trails merge two different machines. Increment </w:t>
      </w:r>
      <w:r>
        <w:rPr>
          <w:rStyle w:val="CodeChar"/>
        </w:rPr>
        <w:t xml:space="preserve">nn</w:t>
      </w:r>
      <w:r>
        <w:t xml:space="preserve">, or, for immutable “cattle” fleets, use instance pools and let OCI name members.</w:t>
      </w:r>
    </w:p>
    <w:p>
      <w:pPr>
        <w:pStyle w:val="Heading2"/>
      </w:pPr>
      <w:r>
        <w:t xml:space="preserve">14. Database Naming</w:t>
      </w:r>
    </w:p>
    <w:p>
      <w:pPr/>
      <w:r>
        <w:t xml:space="preserve">Databases have up to six different names (display name, DB name, unique name, PDB name, hostname prefix, cluster name), each with its own OCI limit; the standard derives all of them from the same tokens so a DBA can go from any one to the others without a lookup.</w:t>
      </w:r>
    </w:p>
    <w:p>
      <w:pPr>
        <w:pStyle w:val="Heading3"/>
      </w:pPr>
      <w:r>
        <w:t xml:space="preserve">14.1 OCI constraints [OCI]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Limit</w:t>
            </w:r>
          </w:p>
        </w:tc>
        <w:tc>
          <w:tcPr>
            <w:tcW w:w="3120" w:type="dxa"/>
            <w:shd w:val="clear" w:color="auto" w:fill="F2F2F2"/>
          </w:tcPr>
          <w:p>
            <w:pPr/>
            <w:r>
              <w:t xml:space="preserve">Source</w:t>
            </w:r>
          </w:p>
        </w:tc>
      </w:tr>
      <w:tr>
        <w:tc>
          <w:tcPr>
            <w:tcW w:w="3120" w:type="dxa"/>
          </w:tcPr>
          <w:p>
            <w:pPr/>
            <w:r>
              <w:t xml:space="preserve">ADB </w:t>
            </w:r>
            <w:r>
              <w:rPr>
                <w:rStyle w:val="CodeChar"/>
              </w:rPr>
              <w:t xml:space="preserve">db_name</w:t>
            </w:r>
          </w:p>
        </w:tc>
        <w:tc>
          <w:tcPr>
            <w:tcW w:w="3120" w:type="dxa"/>
          </w:tcPr>
          <w:p>
            <w:pPr/>
            <w:r>
              <w:t xml:space="preserve">≤ 30 alphanumeric, starts with a letter, </w:t>
            </w:r>
            <w:r>
              <w:rPr>
                <w:b/>
              </w:rPr>
              <w:t xml:space="preserve">unique in the tenancy</w:t>
            </w:r>
          </w:p>
        </w:tc>
        <w:tc>
          <w:tcPr>
            <w:tcW w:w="3120" w:type="dxa"/>
          </w:tcPr>
          <w:p>
            <w:pPr/>
            <w:hyperlink r:id="rId10" w:history="1">
              <w:r>
                <w:rPr>
                  <w:rStyle w:val="Hyperlink"/>
                </w:rPr>
                <w:t xml:space="preserve">ADB create CLI</w:t>
              </w:r>
            </w:hyperlink>
          </w:p>
        </w:tc>
      </w:tr>
      <w:tr>
        <w:tc>
          <w:tcPr>
            <w:tcW w:w="3120" w:type="dxa"/>
          </w:tcPr>
          <w:p>
            <w:pPr/>
            <w:r>
              <w:t xml:space="preserve">Base DB </w:t>
            </w:r>
            <w:r>
              <w:rPr>
                <w:rStyle w:val="CodeChar"/>
              </w:rPr>
              <w:t xml:space="preserve">db_name</w:t>
            </w:r>
          </w:p>
        </w:tc>
        <w:tc>
          <w:tcPr>
            <w:tcW w:w="3120" w:type="dxa"/>
          </w:tcPr>
          <w:p>
            <w:pPr/>
            <w:r>
              <w:t xml:space="preserve">≤ 8 alphanumeric, starts with a letter</w:t>
            </w:r>
          </w:p>
        </w:tc>
        <w:tc>
          <w:tcPr>
            <w:tcW w:w="3120" w:type="dxa"/>
          </w:tcPr>
          <w:p>
            <w:pPr/>
            <w:hyperlink r:id="rId11" w:history="1">
              <w:r>
                <w:rPr>
                  <w:rStyle w:val="Hyperlink"/>
                </w:rPr>
                <w:t xml:space="preserve">DB system launch CLI</w:t>
              </w:r>
            </w:hyperlink>
          </w:p>
        </w:tc>
      </w:tr>
      <w:tr>
        <w:tc>
          <w:tcPr>
            <w:tcW w:w="3120" w:type="dxa"/>
          </w:tcPr>
          <w:p>
            <w:pPr/>
            <w:r>
              <w:rPr>
                <w:rStyle w:val="CodeChar"/>
              </w:rPr>
              <w:t xml:space="preserve">db_unique_name</w:t>
            </w:r>
          </w:p>
        </w:tc>
        <w:tc>
          <w:tcPr>
            <w:tcW w:w="3120" w:type="dxa"/>
          </w:tcPr>
          <w:p>
            <w:pPr/>
            <w:r>
              <w:t xml:space="preserve">3–30, letters, digits, underscore, starts with a letter; equal to </w:t>
            </w:r>
            <w:r>
              <w:rPr>
                <w:rStyle w:val="CodeChar"/>
              </w:rPr>
              <w:t xml:space="preserve">db_name</w:t>
            </w:r>
            <w:r>
              <w:t xml:space="preserve"> or </w:t>
            </w:r>
            <w:r>
              <w:rPr>
                <w:rStyle w:val="CodeChar"/>
              </w:rPr>
              <w:t xml:space="preserve">db_name_</w:t>
            </w:r>
            <w:r>
              <w:t xml:space="preserve"> + suffix; first 8 characters unique in the DB domain and DB system</w:t>
            </w:r>
          </w:p>
        </w:tc>
        <w:tc>
          <w:tcPr>
            <w:tcW w:w="3120" w:type="dxa"/>
          </w:tcPr>
          <w:p>
            <w:pPr/>
            <w:r>
              <w:t xml:space="preserve">same</w:t>
            </w:r>
          </w:p>
        </w:tc>
      </w:tr>
      <w:tr>
        <w:tc>
          <w:tcPr>
            <w:tcW w:w="3120" w:type="dxa"/>
          </w:tcPr>
          <w:p>
            <w:pPr/>
            <w:r>
              <w:t xml:space="preserve">PDB name</w:t>
            </w:r>
          </w:p>
        </w:tc>
        <w:tc>
          <w:tcPr>
            <w:tcW w:w="3120" w:type="dxa"/>
          </w:tcPr>
          <w:p>
            <w:pPr/>
            <w:r>
              <w:t xml:space="preserve">≤ 8 alphanumeric in the OCI launch API, must differ from </w:t>
            </w:r>
            <w:r>
              <w:rPr>
                <w:rStyle w:val="CodeChar"/>
              </w:rPr>
              <w:t xml:space="preserve">db_name</w:t>
            </w:r>
          </w:p>
        </w:tc>
        <w:tc>
          <w:tcPr>
            <w:tcW w:w="3120" w:type="dxa"/>
          </w:tcPr>
          <w:p>
            <w:pPr/>
            <w:r>
              <w:t xml:space="preserve">same</w:t>
            </w:r>
          </w:p>
        </w:tc>
      </w:tr>
      <w:tr>
        <w:tc>
          <w:tcPr>
            <w:tcW w:w="3120" w:type="dxa"/>
          </w:tcPr>
          <w:p>
            <w:pPr/>
            <w:r>
              <w:t xml:space="preserve">DB system hostname prefix</w:t>
            </w:r>
          </w:p>
        </w:tc>
        <w:tc>
          <w:tcPr>
            <w:tcW w:w="3120" w:type="dxa"/>
          </w:tcPr>
          <w:p>
            <w:pPr/>
            <w:r>
              <w:t xml:space="preserve">≤ 16 (VM/BM), ≤ 12 (Exadata); letters, digits, hyphens; starts with a letter; unique in the subnet; hostname + domain ≤ 63</w:t>
            </w:r>
          </w:p>
        </w:tc>
        <w:tc>
          <w:tcPr>
            <w:tcW w:w="3120" w:type="dxa"/>
          </w:tcPr>
          <w:p>
            <w:pPr/>
            <w:r>
              <w:t xml:space="preserve">same</w:t>
            </w:r>
          </w:p>
        </w:tc>
      </w:tr>
      <w:tr>
        <w:tc>
          <w:tcPr>
            <w:tcW w:w="3120" w:type="dxa"/>
          </w:tcPr>
          <w:p>
            <w:pPr/>
            <w:r>
              <w:t xml:space="preserve">Cluster name (Exadata, 2-node RAC)</w:t>
            </w:r>
          </w:p>
        </w:tc>
        <w:tc>
          <w:tcPr>
            <w:tcW w:w="3120" w:type="dxa"/>
          </w:tcPr>
          <w:p>
            <w:pPr/>
            <w:r>
              <w:t xml:space="preserve">≤ 11; letters, digits, hyphens; starts with a letter; no underscores</w:t>
            </w:r>
          </w:p>
        </w:tc>
        <w:tc>
          <w:tcPr>
            <w:tcW w:w="3120" w:type="dxa"/>
          </w:tcPr>
          <w:p>
            <w:pPr/>
            <w:r>
              <w:t xml:space="preserve">same</w:t>
            </w:r>
          </w:p>
        </w:tc>
      </w:tr>
      <w:tr>
        <w:tc>
          <w:tcPr>
            <w:tcW w:w="3120" w:type="dxa"/>
          </w:tcPr>
          <w:p>
            <w:pPr/>
            <w:r>
              <w:t xml:space="preserve">Display names</w:t>
            </w:r>
          </w:p>
        </w:tc>
        <w:tc>
          <w:tcPr>
            <w:tcW w:w="3120" w:type="dxa"/>
          </w:tcPr>
          <w:p>
            <w:pPr/>
            <w:r>
              <w:t xml:space="preserve">Mutable, non-unique</w:t>
            </w:r>
          </w:p>
        </w:tc>
        <w:tc>
          <w:tcPr>
            <w:tcW w:w="3120" w:type="dxa"/>
          </w:tcPr>
          <w:p>
            <w:pPr/>
            <w:r>
              <w:t xml:space="preserve">same</w:t>
            </w:r>
          </w:p>
        </w:tc>
      </w:tr>
    </w:tbl>
    <w:p>
      <w:pPr>
        <w:pStyle w:val="Heading3"/>
      </w:pPr>
      <w:r>
        <w:t xml:space="preserve">14.2 Patterns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Resource</w:t>
            </w:r>
          </w:p>
        </w:tc>
        <w:tc>
          <w:tcPr>
            <w:tcW w:w="1872" w:type="dxa"/>
            <w:shd w:val="clear" w:color="auto" w:fill="F2F2F2"/>
          </w:tcPr>
          <w:p>
            <w:pPr/>
            <w:r>
              <w:t xml:space="preserve">Pattern</w:t>
            </w:r>
          </w:p>
        </w:tc>
        <w:tc>
          <w:tcPr>
            <w:tcW w:w="1872" w:type="dxa"/>
            <w:shd w:val="clear" w:color="auto" w:fill="F2F2F2"/>
          </w:tcPr>
          <w:p>
            <w:pPr/>
            <w:r>
              <w:t xml:space="preserve">Production example</w:t>
            </w:r>
          </w:p>
        </w:tc>
        <w:tc>
          <w:tcPr>
            <w:tcW w:w="1872" w:type="dxa"/>
            <w:shd w:val="clear" w:color="auto" w:fill="F2F2F2"/>
          </w:tcPr>
          <w:p>
            <w:pPr/>
            <w:r>
              <w:t xml:space="preserve">Non-production example</w:t>
            </w:r>
          </w:p>
        </w:tc>
        <w:tc>
          <w:tcPr>
            <w:tcW w:w="1872" w:type="dxa"/>
            <w:shd w:val="clear" w:color="auto" w:fill="F2F2F2"/>
          </w:tcPr>
          <w:p>
            <w:pPr/>
            <w:r>
              <w:t xml:space="preserve">Field notes</w:t>
            </w:r>
          </w:p>
        </w:tc>
      </w:tr>
      <w:tr>
        <w:tc>
          <w:tcPr>
            <w:tcW w:w="1872" w:type="dxa"/>
          </w:tcPr>
          <w:p>
            <w:pPr/>
            <w:r>
              <w:t xml:space="preserve">Autonomous Database</w:t>
            </w:r>
          </w:p>
        </w:tc>
        <w:tc>
          <w:tcPr>
            <w:tcW w:w="1872" w:type="dxa"/>
          </w:tcPr>
          <w:p>
            <w:pPr/>
            <w:r>
              <w:rPr>
                <w:rStyle w:val="CodeChar"/>
              </w:rPr>
              <w:t xml:space="preserve">&lt;org&gt;-&lt;env&gt;-&lt;rgn&gt;-adb-&lt;app&gt;-&lt;qual&gt;-&lt;nn&gt;</w:t>
            </w:r>
          </w:p>
        </w:tc>
        <w:tc>
          <w:tcPr>
            <w:tcW w:w="1872" w:type="dxa"/>
          </w:tcPr>
          <w:p>
            <w:pPr/>
            <w:del w:id="11769" w:author="Claude" w:date="2026-09-27T17:00:00Z">
              <w:r>
                <w:rPr>
                  <w:rStyle w:val="CodeChar"/>
                </w:rPr>
                <w:delText xml:space="preserve">cmr-prd-jnb-</w:delText>
              </w:r>
            </w:del>
            <w:ins w:id="11770" w:author="Claude" w:date="2026-09-27T17:00:00Z">
              <w:r>
                <w:rPr>
                  <w:rStyle w:val="CodeChar"/>
                </w:rPr>
                <w:t xml:space="preserve">cmr-prd-cas-</w:t>
              </w:r>
            </w:ins>
            <w:r>
              <w:rPr>
                <w:rStyle w:val="CodeChar"/>
              </w:rPr>
              <w:t xml:space="preserve">adb-pay-atp-01</w:t>
            </w:r>
          </w:p>
        </w:tc>
        <w:tc>
          <w:tcPr>
            <w:tcW w:w="1872" w:type="dxa"/>
          </w:tcPr>
          <w:p>
            <w:pPr/>
            <w:del w:id="11771" w:author="Claude" w:date="2026-09-27T17:00:00Z">
              <w:r>
                <w:rPr>
                  <w:rStyle w:val="CodeChar"/>
                </w:rPr>
                <w:delText xml:space="preserve">cmr-uat-jnb-</w:delText>
              </w:r>
            </w:del>
            <w:ins w:id="11772" w:author="Claude" w:date="2026-09-27T17:00:00Z">
              <w:r>
                <w:rPr>
                  <w:rStyle w:val="CodeChar"/>
                </w:rPr>
                <w:t xml:space="preserve">cmr-uat-cas-</w:t>
              </w:r>
            </w:ins>
            <w:r>
              <w:rPr>
                <w:rStyle w:val="CodeChar"/>
              </w:rPr>
              <w:t xml:space="preserve">adb-pay-atp-01</w:t>
            </w:r>
          </w:p>
        </w:tc>
        <w:tc>
          <w:tcPr>
            <w:tcW w:w="1872" w:type="dxa"/>
          </w:tcPr>
          <w:p>
            <w:pPr/>
            <w:r>
              <w:rPr>
                <w:rStyle w:val="CodeChar"/>
              </w:rPr>
              <w:t xml:space="preserve">qual</w:t>
            </w:r>
            <w:r>
              <w:t xml:space="preserve"> = workload</w:t>
            </w:r>
          </w:p>
        </w:tc>
      </w:tr>
      <w:tr>
        <w:tc>
          <w:tcPr>
            <w:tcW w:w="1872" w:type="dxa"/>
          </w:tcPr>
          <w:p>
            <w:pPr/>
            <w:r>
              <w:t xml:space="preserve">ADB </w:t>
            </w:r>
            <w:r>
              <w:rPr>
                <w:rStyle w:val="CodeChar"/>
              </w:rPr>
              <w:t xml:space="preserve">db_name</w:t>
            </w:r>
          </w:p>
        </w:tc>
        <w:tc>
          <w:tcPr>
            <w:tcW w:w="1872" w:type="dxa"/>
          </w:tcPr>
          <w:p>
            <w:pPr/>
            <w:r>
              <w:t xml:space="preserve">Joined Name of the primary</w:t>
            </w:r>
          </w:p>
        </w:tc>
        <w:tc>
          <w:tcPr>
            <w:tcW w:w="1872" w:type="dxa"/>
          </w:tcPr>
          <w:p>
            <w:pPr/>
            <w:del w:id="11969" w:author="Claude" w:date="2026-09-27T17:00:00Z">
              <w:r>
                <w:rPr>
                  <w:rStyle w:val="CodeChar"/>
                </w:rPr>
                <w:delText xml:space="preserve">cmrprdjnb</w:delText>
              </w:r>
            </w:del>
            <w:ins w:id="11970" w:author="Claude" w:date="2026-09-27T17:00:00Z">
              <w:r>
                <w:rPr>
                  <w:rStyle w:val="CodeChar"/>
                </w:rPr>
                <w:t xml:space="preserve">cmrprdcas</w:t>
              </w:r>
            </w:ins>
            <w:r>
              <w:rPr>
                <w:rStyle w:val="CodeChar"/>
              </w:rPr>
              <w:t xml:space="preserve">adbpayatp01</w:t>
            </w:r>
          </w:p>
        </w:tc>
        <w:tc>
          <w:tcPr>
            <w:tcW w:w="1872" w:type="dxa"/>
          </w:tcPr>
          <w:p>
            <w:pPr/>
            <w:del w:id="11971" w:author="Claude" w:date="2026-09-27T17:00:00Z">
              <w:r>
                <w:rPr>
                  <w:rStyle w:val="CodeChar"/>
                </w:rPr>
                <w:delText xml:space="preserve">cmruatjnb</w:delText>
              </w:r>
            </w:del>
            <w:ins w:id="11972" w:author="Claude" w:date="2026-09-27T17:00:00Z">
              <w:r>
                <w:rPr>
                  <w:rStyle w:val="CodeChar"/>
                </w:rPr>
                <w:t xml:space="preserve">cmruatcas</w:t>
              </w:r>
            </w:ins>
            <w:r>
              <w:rPr>
                <w:rStyle w:val="CodeChar"/>
              </w:rPr>
              <w:t xml:space="preserve">adbpayatp01</w:t>
            </w:r>
          </w:p>
        </w:tc>
        <w:tc>
          <w:tcPr>
            <w:tcW w:w="1872" w:type="dxa"/>
          </w:tcPr>
          <w:p>
            <w:pPr/>
            <w:r>
              <w:t xml:space="preserve">Unique in tenancy by construction; kept by the cross-region peer (section 19)</w:t>
            </w:r>
          </w:p>
        </w:tc>
      </w:tr>
      <w:tr>
        <w:tc>
          <w:tcPr>
            <w:tcW w:w="1872" w:type="dxa"/>
          </w:tcPr>
          <w:p>
            <w:pPr/>
            <w:r>
              <w:t xml:space="preserve">Autonomous VM cluster / container DB</w:t>
            </w:r>
          </w:p>
        </w:tc>
        <w:tc>
          <w:tcPr>
            <w:tcW w:w="1872" w:type="dxa"/>
          </w:tcPr>
          <w:p>
            <w:pPr/>
            <w:r>
              <w:rPr>
                <w:rStyle w:val="CodeChar"/>
              </w:rPr>
              <w:t xml:space="preserve">...-avc-&lt;app&gt;-&lt;nn&gt;</w:t>
            </w:r>
            <w:r>
              <w:t xml:space="preserve"> / </w:t>
            </w:r>
            <w:r>
              <w:rPr>
                <w:rStyle w:val="CodeChar"/>
              </w:rPr>
              <w:t xml:space="preserve">...-acd-&lt;app&gt;-&lt;nn&gt;</w:t>
            </w:r>
          </w:p>
        </w:tc>
        <w:tc>
          <w:tcPr>
            <w:tcW w:w="1872" w:type="dxa"/>
          </w:tcPr>
          <w:p>
            <w:pPr/>
            <w:del w:id="11773" w:author="Claude" w:date="2026-09-27T17:00:00Z">
              <w:r>
                <w:rPr>
                  <w:rStyle w:val="CodeChar"/>
                </w:rPr>
                <w:delText xml:space="preserve">cmr-prd-jnb-</w:delText>
              </w:r>
            </w:del>
            <w:ins w:id="11774" w:author="Claude" w:date="2026-09-27T17:00:00Z">
              <w:r>
                <w:rPr>
                  <w:rStyle w:val="CodeChar"/>
                </w:rPr>
                <w:t xml:space="preserve">cmr-prd-cas-</w:t>
              </w:r>
            </w:ins>
            <w:r>
              <w:rPr>
                <w:rStyle w:val="CodeChar"/>
              </w:rPr>
              <w:t xml:space="preserve">avc-dbp-01</w:t>
            </w:r>
          </w:p>
        </w:tc>
        <w:tc>
          <w:tcPr>
            <w:tcW w:w="1872" w:type="dxa"/>
          </w:tcPr>
          <w:p>
            <w:pPr/>
            <w:del w:id="11775" w:author="Claude" w:date="2026-09-27T17:00:00Z">
              <w:r>
                <w:rPr>
                  <w:rStyle w:val="CodeChar"/>
                </w:rPr>
                <w:delText xml:space="preserve">cmr-npd-jnb-</w:delText>
              </w:r>
            </w:del>
            <w:ins w:id="11776" w:author="Claude" w:date="2026-09-27T17:00:00Z">
              <w:r>
                <w:rPr>
                  <w:rStyle w:val="CodeChar"/>
                </w:rPr>
                <w:t xml:space="preserve">cmr-uat-cas-</w:t>
              </w:r>
            </w:ins>
            <w:r>
              <w:rPr>
                <w:rStyle w:val="CodeChar"/>
              </w:rPr>
              <w:t xml:space="preserve">acd-dbp-01</w:t>
            </w:r>
          </w:p>
        </w:tc>
        <w:tc>
          <w:tcPr>
            <w:tcW w:w="1872" w:type="dxa"/>
          </w:tcPr>
          <w:p>
            <w:pPr/>
            <w:r>
              <w:t xml:space="preserve">Shared platform: </w:t>
            </w:r>
            <w:r>
              <w:rPr>
                <w:rStyle w:val="CodeChar"/>
              </w:rPr>
              <w:t xml:space="preserve">app</w:t>
            </w:r>
            <w:r>
              <w:t xml:space="preserve"> = </w:t>
            </w:r>
            <w:r>
              <w:rPr>
                <w:rStyle w:val="CodeChar"/>
              </w:rPr>
              <w:t xml:space="preserve">dbp</w:t>
            </w:r>
          </w:p>
        </w:tc>
      </w:tr>
      <w:tr>
        <w:tc>
          <w:tcPr>
            <w:tcW w:w="1872" w:type="dxa"/>
          </w:tcPr>
          <w:p>
            <w:pPr/>
            <w:r>
              <w:t xml:space="preserve">Base DB system</w:t>
            </w:r>
          </w:p>
        </w:tc>
        <w:tc>
          <w:tcPr>
            <w:tcW w:w="1872" w:type="dxa"/>
          </w:tcPr>
          <w:p>
            <w:pPr/>
            <w:r>
              <w:rPr>
                <w:rStyle w:val="CodeChar"/>
              </w:rPr>
              <w:t xml:space="preserve">&lt;org&gt;-&lt;env&gt;-&lt;rgn&gt;-dbs-&lt;app&gt;-&lt;qual&gt;-&lt;nn&gt;</w:t>
            </w:r>
          </w:p>
        </w:tc>
        <w:tc>
          <w:tcPr>
            <w:tcW w:w="1872" w:type="dxa"/>
          </w:tcPr>
          <w:p>
            <w:pPr/>
            <w:del w:id="11777" w:author="Claude" w:date="2026-09-27T17:00:00Z">
              <w:r>
                <w:rPr>
                  <w:rStyle w:val="CodeChar"/>
                </w:rPr>
                <w:delText xml:space="preserve">cmr-prd-jnb-</w:delText>
              </w:r>
            </w:del>
            <w:ins w:id="11778" w:author="Claude" w:date="2026-09-27T17:00:00Z">
              <w:r>
                <w:rPr>
                  <w:rStyle w:val="CodeChar"/>
                </w:rPr>
                <w:t xml:space="preserve">cmr-prd-cas-</w:t>
              </w:r>
            </w:ins>
            <w:r>
              <w:rPr>
                <w:rStyle w:val="CodeChar"/>
              </w:rPr>
              <w:t xml:space="preserve">dbs-cbs-rac-01</w:t>
            </w:r>
          </w:p>
        </w:tc>
        <w:tc>
          <w:tcPr>
            <w:tcW w:w="1872" w:type="dxa"/>
          </w:tcPr>
          <w:p>
            <w:pPr/>
            <w:del w:id="11779" w:author="Claude" w:date="2026-09-27T17:00:00Z">
              <w:r>
                <w:rPr>
                  <w:rStyle w:val="CodeChar"/>
                </w:rPr>
                <w:delText xml:space="preserve">cmr-sit-jnb-</w:delText>
              </w:r>
            </w:del>
            <w:ins w:id="11780" w:author="Claude" w:date="2026-09-27T17:00:00Z">
              <w:r>
                <w:rPr>
                  <w:rStyle w:val="CodeChar"/>
                </w:rPr>
                <w:t xml:space="preserve">cmr-uat-cas-</w:t>
              </w:r>
            </w:ins>
            <w:r>
              <w:rPr>
                <w:rStyle w:val="CodeChar"/>
              </w:rPr>
              <w:t xml:space="preserve">dbs-cbs-si-01</w:t>
            </w:r>
          </w:p>
        </w:tc>
        <w:tc>
          <w:tcPr>
            <w:tcW w:w="1872" w:type="dxa"/>
          </w:tcPr>
          <w:p>
            <w:pPr/>
            <w:r>
              <w:rPr>
                <w:rStyle w:val="CodeChar"/>
              </w:rPr>
              <w:t xml:space="preserve">qual</w:t>
            </w:r>
            <w:r>
              <w:t xml:space="preserve"> = topology (</w:t>
            </w:r>
            <w:r>
              <w:rPr>
                <w:rStyle w:val="CodeChar"/>
              </w:rPr>
              <w:t xml:space="preserve">si</w:t>
            </w:r>
            <w:r>
              <w:t xml:space="preserve">, </w:t>
            </w:r>
            <w:r>
              <w:rPr>
                <w:rStyle w:val="CodeChar"/>
              </w:rPr>
              <w:t xml:space="preserve">rac</w:t>
            </w:r>
            <w:r>
              <w:t xml:space="preserve">); engine is always Oracle</w:t>
            </w:r>
          </w:p>
        </w:tc>
      </w:tr>
      <w:tr>
        <w:tc>
          <w:tcPr>
            <w:tcW w:w="1872" w:type="dxa"/>
          </w:tcPr>
          <w:p>
            <w:pPr/>
            <w:r>
              <w:t xml:space="preserve">DB system hostname prefix</w:t>
            </w:r>
          </w:p>
        </w:tc>
        <w:tc>
          <w:tcPr>
            <w:tcW w:w="1872" w:type="dxa"/>
          </w:tcPr>
          <w:p>
            <w:pPr/>
            <w:r>
              <w:t xml:space="preserve">Compact Name</w:t>
            </w:r>
          </w:p>
        </w:tc>
        <w:tc>
          <w:tcPr>
            <w:tcW w:w="1872" w:type="dxa"/>
          </w:tcPr>
          <w:p>
            <w:pPr/>
            <w:del w:id="11989" w:author="Claude" w:date="2026-09-27T17:00:00Z">
              <w:r>
                <w:rPr>
                  <w:rStyle w:val="CodeChar"/>
                </w:rPr>
                <w:delText xml:space="preserve">cmrpjnb</w:delText>
              </w:r>
            </w:del>
            <w:ins w:id="11990" w:author="Claude" w:date="2026-09-27T17:00:00Z">
              <w:r>
                <w:rPr>
                  <w:rStyle w:val="CodeChar"/>
                </w:rPr>
                <w:t xml:space="preserve">cmrpcas</w:t>
              </w:r>
            </w:ins>
            <w:r>
              <w:rPr>
                <w:rStyle w:val="CodeChar"/>
              </w:rPr>
              <w:t xml:space="preserve">cbs01</w:t>
            </w:r>
          </w:p>
        </w:tc>
        <w:tc>
          <w:tcPr>
            <w:tcW w:w="1872" w:type="dxa"/>
          </w:tcPr>
          <w:p>
            <w:pPr/>
            <w:del w:id="11991" w:author="Claude" w:date="2026-09-27T17:00:00Z">
              <w:r>
                <w:rPr>
                  <w:rStyle w:val="CodeChar"/>
                </w:rPr>
                <w:delText xml:space="preserve">cmrijnb</w:delText>
              </w:r>
            </w:del>
            <w:ins w:id="11992" w:author="Claude" w:date="2026-09-27T17:00:00Z">
              <w:r>
                <w:rPr>
                  <w:rStyle w:val="CodeChar"/>
                </w:rPr>
                <w:t xml:space="preserve">cmrucas</w:t>
              </w:r>
            </w:ins>
            <w:r>
              <w:rPr>
                <w:rStyle w:val="CodeChar"/>
              </w:rPr>
              <w:t xml:space="preserve">cbs01</w:t>
            </w:r>
          </w:p>
        </w:tc>
        <w:tc>
          <w:tcPr>
            <w:tcW w:w="1872" w:type="dxa"/>
          </w:tcPr>
          <w:p>
            <w:pPr/>
            <w:r>
              <w:t xml:space="preserve">≤ 15, fits the 16 limit</w:t>
            </w:r>
          </w:p>
        </w:tc>
      </w:tr>
      <w:tr>
        <w:tc>
          <w:tcPr>
            <w:tcW w:w="1872" w:type="dxa"/>
          </w:tcPr>
          <w:p>
            <w:pPr/>
            <w:r>
              <w:t xml:space="preserve">Database home</w:t>
            </w:r>
          </w:p>
        </w:tc>
        <w:tc>
          <w:tcPr>
            <w:tcW w:w="1872" w:type="dxa"/>
          </w:tcPr>
          <w:p>
            <w:pPr/>
            <w:r>
              <w:rPr>
                <w:rStyle w:val="CodeChar"/>
              </w:rPr>
              <w:t xml:space="preserve">&lt;org&gt;-&lt;env&gt;-&lt;rgn&gt;-dbh-&lt;app&gt;-&lt;nn&gt;</w:t>
            </w:r>
          </w:p>
        </w:tc>
        <w:tc>
          <w:tcPr>
            <w:tcW w:w="1872" w:type="dxa"/>
          </w:tcPr>
          <w:p>
            <w:pPr/>
            <w:del w:id="11781" w:author="Claude" w:date="2026-09-27T17:00:00Z">
              <w:r>
                <w:rPr>
                  <w:rStyle w:val="CodeChar"/>
                </w:rPr>
                <w:delText xml:space="preserve">cmr-prd-jnb-</w:delText>
              </w:r>
            </w:del>
            <w:ins w:id="11782" w:author="Claude" w:date="2026-09-27T17:00:00Z">
              <w:r>
                <w:rPr>
                  <w:rStyle w:val="CodeChar"/>
                </w:rPr>
                <w:t xml:space="preserve">cmr-prd-cas-</w:t>
              </w:r>
            </w:ins>
            <w:r>
              <w:rPr>
                <w:rStyle w:val="CodeChar"/>
              </w:rPr>
              <w:t xml:space="preserve">dbh-cbs-01</w:t>
            </w:r>
          </w:p>
        </w:tc>
        <w:tc>
          <w:tcPr>
            <w:tcW w:w="1872" w:type="dxa"/>
          </w:tcPr>
          <w:p>
            <w:pPr/>
            <w:del w:id="11783" w:author="Claude" w:date="2026-09-27T17:00:00Z">
              <w:r>
                <w:rPr>
                  <w:rStyle w:val="CodeChar"/>
                </w:rPr>
                <w:delText xml:space="preserve">cmr-sit-jnb-</w:delText>
              </w:r>
            </w:del>
            <w:ins w:id="11784" w:author="Claude" w:date="2026-09-27T17:00:00Z">
              <w:r>
                <w:rPr>
                  <w:rStyle w:val="CodeChar"/>
                </w:rPr>
                <w:t xml:space="preserve">cmr-uat-cas-</w:t>
              </w:r>
            </w:ins>
            <w:r>
              <w:rPr>
                <w:rStyle w:val="CodeChar"/>
              </w:rPr>
              <w:t xml:space="preserve">dbh-cbs-01</w:t>
            </w:r>
          </w:p>
        </w:tc>
        <w:tc>
          <w:tcPr>
            <w:tcW w:w="1872" w:type="dxa"/>
          </w:tcPr>
          <w:p>
            <w:pPr/>
            <w:r>
              <w:t xml:space="preserve">Patch level is an attribute, not a name</w:t>
            </w:r>
          </w:p>
        </w:tc>
      </w:tr>
      <w:tr>
        <w:tc>
          <w:tcPr>
            <w:tcW w:w="1872" w:type="dxa"/>
          </w:tcPr>
          <w:p>
            <w:pPr/>
            <w:r>
              <w:t xml:space="preserve">Oracle </w:t>
            </w:r>
            <w:r>
              <w:rPr>
                <w:rStyle w:val="CodeChar"/>
              </w:rPr>
              <w:t xml:space="preserve">DB_NAME</w:t>
            </w:r>
          </w:p>
        </w:tc>
        <w:tc>
          <w:tcPr>
            <w:tcW w:w="1872" w:type="dxa"/>
          </w:tcPr>
          <w:p>
            <w:pPr/>
            <w:r>
              <w:t xml:space="preserve">DB Short Name </w:t>
            </w:r>
            <w:r>
              <w:rPr>
                <w:rStyle w:val="CodeChar"/>
              </w:rPr>
              <w:t xml:space="preserve">&lt;app&gt;&lt;e&gt;&lt;n&gt;</w:t>
            </w:r>
          </w:p>
        </w:tc>
        <w:tc>
          <w:tcPr>
            <w:tcW w:w="1872" w:type="dxa"/>
          </w:tcPr>
          <w:p>
            <w:pPr/>
            <w:r>
              <w:rPr>
                <w:rStyle w:val="CodeChar"/>
              </w:rPr>
              <w:t xml:space="preserve">cbsp1</w:t>
            </w:r>
          </w:p>
        </w:tc>
        <w:tc>
          <w:tcPr>
            <w:tcW w:w="1872" w:type="dxa"/>
          </w:tcPr>
          <w:p>
            <w:pPr/>
            <w:del w:id="12001" w:author="Claude" w:date="2026-09-27T17:00:00Z">
              <w:r>
                <w:rPr>
                  <w:rStyle w:val="CodeChar"/>
                </w:rPr>
                <w:delText xml:space="preserve">cbsi1</w:delText>
              </w:r>
            </w:del>
            <w:ins w:id="12002" w:author="Claude" w:date="2026-09-27T17:00:00Z">
              <w:r>
                <w:rPr>
                  <w:rStyle w:val="CodeChar"/>
                </w:rPr>
                <w:t xml:space="preserve">cbsu1</w:t>
              </w:r>
            </w:ins>
          </w:p>
        </w:tc>
        <w:tc>
          <w:tcPr>
            <w:tcW w:w="1872" w:type="dxa"/>
          </w:tcPr>
          <w:p>
            <w:pPr/>
            <w:r>
              <w:t xml:space="preserve">≤ 8. Same across primary and standby (Data Guard requires it)</w:t>
            </w:r>
          </w:p>
        </w:tc>
      </w:tr>
      <w:tr>
        <w:tc>
          <w:tcPr>
            <w:tcW w:w="1872" w:type="dxa"/>
          </w:tcPr>
          <w:p>
            <w:pPr/>
            <w:r>
              <w:rPr>
                <w:rStyle w:val="CodeChar"/>
              </w:rPr>
              <w:t xml:space="preserve">DB_UNIQUE_NAME</w:t>
            </w:r>
          </w:p>
        </w:tc>
        <w:tc>
          <w:tcPr>
            <w:tcW w:w="1872" w:type="dxa"/>
          </w:tcPr>
          <w:p>
            <w:pPr/>
            <w:r>
              <w:rPr>
                <w:rStyle w:val="CodeChar"/>
              </w:rPr>
              <w:t xml:space="preserve">&lt;DB_NAME&gt;_&lt;org&gt;_&lt;rgn&gt;</w:t>
            </w:r>
          </w:p>
        </w:tc>
        <w:tc>
          <w:tcPr>
            <w:tcW w:w="1872" w:type="dxa"/>
          </w:tcPr>
          <w:p>
            <w:pPr/>
            <w:r>
              <w:rPr>
                <w:rStyle w:val="CodeChar"/>
              </w:rPr>
              <w:t xml:space="preserve">cbsp1_cmr_</w:t>
            </w:r>
            <w:del w:id="12013" w:author="Claude" w:date="2026-09-27T17:00:00Z">
              <w:r>
                <w:rPr>
                  <w:rStyle w:val="CodeChar"/>
                </w:rPr>
                <w:delText xml:space="preserve">jnb</w:delText>
              </w:r>
            </w:del>
            <w:ins w:id="12014" w:author="Claude" w:date="2026-09-27T17:00:00Z">
              <w:r>
                <w:rPr>
                  <w:rStyle w:val="CodeChar"/>
                </w:rPr>
                <w:t xml:space="preserve">cas</w:t>
              </w:r>
            </w:ins>
            <w:r>
              <w:t xml:space="preserve"> (standby: </w:t>
            </w:r>
            <w:r>
              <w:rPr>
                <w:rStyle w:val="CodeChar"/>
              </w:rPr>
              <w:t xml:space="preserve">cbsp1_cmr_</w:t>
            </w:r>
            <w:del w:id="12015" w:author="Claude" w:date="2026-09-27T17:00:00Z">
              <w:r>
                <w:rPr>
                  <w:rStyle w:val="CodeChar"/>
                </w:rPr>
                <w:delText xml:space="preserve">fra</w:delText>
              </w:r>
            </w:del>
            <w:ins w:id="12016" w:author="Claude" w:date="2026-09-27T17:00:00Z">
              <w:r>
                <w:rPr>
                  <w:rStyle w:val="CodeChar"/>
                </w:rPr>
                <w:t xml:space="preserve">jnb</w:t>
              </w:r>
            </w:ins>
            <w:r>
              <w:t xml:space="preserve">)</w:t>
            </w:r>
          </w:p>
        </w:tc>
        <w:tc>
          <w:tcPr>
            <w:tcW w:w="1872" w:type="dxa"/>
          </w:tcPr>
          <w:p>
            <w:pPr/>
            <w:r>
              <w:rPr>
                <w:rStyle w:val="CodeChar"/>
              </w:rPr>
              <w:t xml:space="preserve">cbsi1_cmr_</w:t>
            </w:r>
            <w:del w:id="12017" w:author="Claude" w:date="2026-09-27T17:00:00Z">
              <w:r>
                <w:rPr>
                  <w:rStyle w:val="CodeChar"/>
                </w:rPr>
                <w:delText xml:space="preserve">jnb</w:delText>
              </w:r>
            </w:del>
            <w:ins w:id="12018" w:author="Claude" w:date="2026-09-27T17:00:00Z">
              <w:r>
                <w:rPr>
                  <w:rStyle w:val="CodeChar"/>
                </w:rPr>
                <w:t xml:space="preserve">cas</w:t>
              </w:r>
            </w:ins>
          </w:p>
        </w:tc>
        <w:tc>
          <w:tcPr>
            <w:tcW w:w="1872" w:type="dxa"/>
          </w:tcPr>
          <w:p>
            <w:pPr/>
            <w:r>
              <w:rPr>
                <w:b/>
              </w:rPr>
              <w:t xml:space="preserve">Region, not role</w:t>
            </w:r>
            <w:r>
              <w:t xml:space="preserve">: after switchover the names stay true</w:t>
            </w:r>
          </w:p>
        </w:tc>
      </w:tr>
      <w:tr>
        <w:tc>
          <w:tcPr>
            <w:tcW w:w="1872" w:type="dxa"/>
          </w:tcPr>
          <w:p>
            <w:pPr/>
            <w:r>
              <w:t xml:space="preserve">PDB</w:t>
            </w:r>
          </w:p>
        </w:tc>
        <w:tc>
          <w:tcPr>
            <w:tcW w:w="1872" w:type="dxa"/>
          </w:tcPr>
          <w:p>
            <w:pPr/>
            <w:r>
              <w:rPr>
                <w:rStyle w:val="CodeChar"/>
              </w:rPr>
              <w:t xml:space="preserve">&lt;app&gt;pd&lt;n&gt;</w:t>
            </w:r>
          </w:p>
        </w:tc>
        <w:tc>
          <w:tcPr>
            <w:tcW w:w="1872" w:type="dxa"/>
          </w:tcPr>
          <w:p>
            <w:pPr/>
            <w:r>
              <w:rPr>
                <w:rStyle w:val="CodeChar"/>
              </w:rPr>
              <w:t xml:space="preserve">cbspd1</w:t>
            </w:r>
          </w:p>
        </w:tc>
        <w:tc>
          <w:tcPr>
            <w:tcW w:w="1872" w:type="dxa"/>
          </w:tcPr>
          <w:p>
            <w:pPr/>
            <w:r>
              <w:rPr>
                <w:rStyle w:val="CodeChar"/>
              </w:rPr>
              <w:t xml:space="preserve">cbspd1</w:t>
            </w:r>
          </w:p>
        </w:tc>
        <w:tc>
          <w:tcPr>
            <w:tcW w:w="1872" w:type="dxa"/>
          </w:tcPr>
          <w:p>
            <w:pPr/>
            <w:r>
              <w:t xml:space="preserve">≤ 8 and never equal to </w:t>
            </w:r>
            <w:r>
              <w:rPr>
                <w:rStyle w:val="CodeChar"/>
              </w:rPr>
              <w:t xml:space="preserve">DB_NAME</w:t>
            </w:r>
            <w:r>
              <w:t xml:space="preserve">; the CDB already carries environment</w:t>
            </w:r>
          </w:p>
        </w:tc>
      </w:tr>
      <w:tr>
        <w:tc>
          <w:tcPr>
            <w:tcW w:w="1872" w:type="dxa"/>
          </w:tcPr>
          <w:p>
            <w:pPr/>
            <w:r>
              <w:t xml:space="preserve">Exadata infrastructure</w:t>
            </w:r>
          </w:p>
        </w:tc>
        <w:tc>
          <w:tcPr>
            <w:tcW w:w="1872" w:type="dxa"/>
          </w:tcPr>
          <w:p>
            <w:pPr/>
            <w:r>
              <w:rPr>
                <w:rStyle w:val="CodeChar"/>
              </w:rPr>
              <w:t xml:space="preserve">&lt;org&gt;-&lt;env&gt;-&lt;rgn&gt;-exi-&lt;app&gt;-&lt;nn&gt;</w:t>
            </w:r>
          </w:p>
        </w:tc>
        <w:tc>
          <w:tcPr>
            <w:tcW w:w="1872" w:type="dxa"/>
          </w:tcPr>
          <w:p>
            <w:pPr/>
            <w:del w:id="11785" w:author="Claude" w:date="2026-09-27T17:00:00Z">
              <w:r>
                <w:rPr>
                  <w:rStyle w:val="CodeChar"/>
                </w:rPr>
                <w:delText xml:space="preserve">abc-prd-jnb-</w:delText>
              </w:r>
            </w:del>
            <w:ins w:id="11786" w:author="Claude" w:date="2026-09-27T17:00:00Z">
              <w:r>
                <w:rPr>
                  <w:rStyle w:val="CodeChar"/>
                </w:rPr>
                <w:t xml:space="preserve">cmr-prd-cas-</w:t>
              </w:r>
            </w:ins>
            <w:r>
              <w:rPr>
                <w:rStyle w:val="CodeChar"/>
              </w:rPr>
              <w:t xml:space="preserve">exi-dbp-01</w:t>
            </w:r>
          </w:p>
        </w:tc>
        <w:tc>
          <w:tcPr>
            <w:tcW w:w="1872" w:type="dxa"/>
          </w:tcPr>
          <w:p>
            <w:pPr/>
            <w:del w:id="11787" w:author="Claude" w:date="2026-09-27T17:00:00Z">
              <w:r>
                <w:rPr>
                  <w:rStyle w:val="CodeChar"/>
                </w:rPr>
                <w:delText xml:space="preserve">abc-npd-jnb-</w:delText>
              </w:r>
            </w:del>
            <w:ins w:id="11788" w:author="Claude" w:date="2026-09-27T17:00:00Z">
              <w:r>
                <w:rPr>
                  <w:rStyle w:val="CodeChar"/>
                </w:rPr>
                <w:t xml:space="preserve">cmr-uat-cas-</w:t>
              </w:r>
            </w:ins>
            <w:r>
              <w:rPr>
                <w:rStyle w:val="CodeChar"/>
              </w:rPr>
              <w:t xml:space="preserve">exi-dbp-01</w:t>
            </w:r>
          </w:p>
        </w:tc>
        <w:tc>
          <w:tcPr>
            <w:tcW w:w="1872" w:type="dxa"/>
          </w:tcPr>
          <w:p>
            <w:pPr/>
            <w:r>
              <w:t xml:space="preserve">Usually </w:t>
            </w:r>
            <w:del w:id="12053" w:author="Claude" w:date="2026-09-27T17:00:00Z">
              <w:r>
                <w:delText xml:space="preserve">group-owned</w:delText>
              </w:r>
            </w:del>
            <w:ins w:id="12054" w:author="Claude" w:date="2026-09-27T17:00:00Z">
              <w:r>
                <w:t xml:space="preserve">platform-owned</w:t>
              </w:r>
            </w:ins>
            <w:r>
              <w:t xml:space="preserve"> platform</w:t>
            </w:r>
          </w:p>
        </w:tc>
      </w:tr>
      <w:tr>
        <w:tc>
          <w:tcPr>
            <w:tcW w:w="1872" w:type="dxa"/>
          </w:tcPr>
          <w:p>
            <w:pPr/>
            <w:r>
              <w:t xml:space="preserve">Exadata VM cluster</w:t>
            </w:r>
          </w:p>
        </w:tc>
        <w:tc>
          <w:tcPr>
            <w:tcW w:w="1872" w:type="dxa"/>
          </w:tcPr>
          <w:p>
            <w:pPr/>
            <w:r>
              <w:rPr>
                <w:rStyle w:val="CodeChar"/>
              </w:rPr>
              <w:t xml:space="preserve">&lt;org&gt;-&lt;env&gt;-&lt;rgn&gt;-exc-&lt;app&gt;-&lt;nn&gt;</w:t>
            </w:r>
          </w:p>
        </w:tc>
        <w:tc>
          <w:tcPr>
            <w:tcW w:w="1872" w:type="dxa"/>
          </w:tcPr>
          <w:p>
            <w:pPr/>
            <w:del w:id="11789" w:author="Claude" w:date="2026-09-27T17:00:00Z">
              <w:r>
                <w:rPr>
                  <w:rStyle w:val="CodeChar"/>
                </w:rPr>
                <w:delText xml:space="preserve">cmr-prd-jnb-</w:delText>
              </w:r>
            </w:del>
            <w:ins w:id="11790" w:author="Claude" w:date="2026-09-27T17:00:00Z">
              <w:r>
                <w:rPr>
                  <w:rStyle w:val="CodeChar"/>
                </w:rPr>
                <w:t xml:space="preserve">cmr-prd-cas-</w:t>
              </w:r>
            </w:ins>
            <w:r>
              <w:rPr>
                <w:rStyle w:val="CodeChar"/>
              </w:rPr>
              <w:t xml:space="preserve">exc-dbp-01</w:t>
            </w:r>
            <w:r>
              <w:t xml:space="preserve"> or dedicated </w:t>
            </w:r>
            <w:del w:id="11791" w:author="Claude" w:date="2026-09-27T17:00:00Z">
              <w:r>
                <w:rPr>
                  <w:rStyle w:val="CodeChar"/>
                </w:rPr>
                <w:delText xml:space="preserve">cmr-prd-jnb-</w:delText>
              </w:r>
            </w:del>
            <w:ins w:id="11792" w:author="Claude" w:date="2026-09-27T17:00:00Z">
              <w:r>
                <w:rPr>
                  <w:rStyle w:val="CodeChar"/>
                </w:rPr>
                <w:t xml:space="preserve">cmr-prd-cas-</w:t>
              </w:r>
            </w:ins>
            <w:r>
              <w:rPr>
                <w:rStyle w:val="CodeChar"/>
              </w:rPr>
              <w:t xml:space="preserve">exc-cbs-01</w:t>
            </w:r>
          </w:p>
        </w:tc>
        <w:tc>
          <w:tcPr>
            <w:tcW w:w="1872" w:type="dxa"/>
          </w:tcPr>
          <w:p>
            <w:pPr/>
            <w:del w:id="11793" w:author="Claude" w:date="2026-09-27T17:00:00Z">
              <w:r>
                <w:rPr>
                  <w:rStyle w:val="CodeChar"/>
                </w:rPr>
                <w:delText xml:space="preserve">cmr-npd-jnb-</w:delText>
              </w:r>
            </w:del>
            <w:ins w:id="11794" w:author="Claude" w:date="2026-09-27T17:00:00Z">
              <w:r>
                <w:rPr>
                  <w:rStyle w:val="CodeChar"/>
                </w:rPr>
                <w:t xml:space="preserve">cmr-uat-cas-</w:t>
              </w:r>
            </w:ins>
            <w:r>
              <w:rPr>
                <w:rStyle w:val="CodeChar"/>
              </w:rPr>
              <w:t xml:space="preserve">exc-dbp-01</w:t>
            </w:r>
          </w:p>
        </w:tc>
        <w:tc>
          <w:tcPr>
            <w:tcW w:w="1872" w:type="dxa"/>
          </w:tcPr>
          <w:p>
            <w:pPr/>
            <w:r>
              <w:t xml:space="preserve">—</w:t>
            </w:r>
          </w:p>
        </w:tc>
      </w:tr>
      <w:tr>
        <w:tc>
          <w:tcPr>
            <w:tcW w:w="1872" w:type="dxa"/>
          </w:tcPr>
          <w:p>
            <w:pPr/>
            <w:r>
              <w:t xml:space="preserve">Exadata hostname prefix / cluster name</w:t>
            </w:r>
          </w:p>
        </w:tc>
        <w:tc>
          <w:tcPr>
            <w:tcW w:w="1872" w:type="dxa"/>
          </w:tcPr>
          <w:p>
            <w:pPr/>
            <w:r>
              <w:rPr>
                <w:rStyle w:val="CodeChar"/>
              </w:rPr>
              <w:t xml:space="preserve">&lt;org&gt;&lt;e&gt;&lt;rgn&gt;x&lt;nn&gt;</w:t>
            </w:r>
          </w:p>
        </w:tc>
        <w:tc>
          <w:tcPr>
            <w:tcW w:w="1872" w:type="dxa"/>
          </w:tcPr>
          <w:p>
            <w:pPr/>
            <w:del w:id="11993" w:author="Claude" w:date="2026-09-27T17:00:00Z">
              <w:r>
                <w:rPr>
                  <w:rStyle w:val="CodeChar"/>
                </w:rPr>
                <w:delText xml:space="preserve">cmrpjnb</w:delText>
              </w:r>
            </w:del>
            <w:ins w:id="11994" w:author="Claude" w:date="2026-09-27T17:00:00Z">
              <w:r>
                <w:rPr>
                  <w:rStyle w:val="CodeChar"/>
                </w:rPr>
                <w:t xml:space="preserve">cmrpcas</w:t>
              </w:r>
            </w:ins>
            <w:r>
              <w:rPr>
                <w:rStyle w:val="CodeChar"/>
              </w:rPr>
              <w:t xml:space="preserve">x01</w:t>
            </w:r>
          </w:p>
        </w:tc>
        <w:tc>
          <w:tcPr>
            <w:tcW w:w="1872" w:type="dxa"/>
          </w:tcPr>
          <w:p>
            <w:pPr/>
            <w:del w:id="11995" w:author="Claude" w:date="2026-09-27T17:00:00Z">
              <w:r>
                <w:rPr>
                  <w:rStyle w:val="CodeChar"/>
                </w:rPr>
                <w:delText xml:space="preserve">cmrnjnb</w:delText>
              </w:r>
            </w:del>
            <w:ins w:id="11996" w:author="Claude" w:date="2026-09-27T17:00:00Z">
              <w:r>
                <w:rPr>
                  <w:rStyle w:val="CodeChar"/>
                </w:rPr>
                <w:t xml:space="preserve">cmrucas</w:t>
              </w:r>
            </w:ins>
            <w:r>
              <w:rPr>
                <w:rStyle w:val="CodeChar"/>
              </w:rPr>
              <w:t xml:space="preserve">x01</w:t>
            </w:r>
          </w:p>
        </w:tc>
        <w:tc>
          <w:tcPr>
            <w:tcW w:w="1872" w:type="dxa"/>
          </w:tcPr>
          <w:p>
            <w:pPr/>
            <w:r>
              <w:t xml:space="preserve">10–11 characters: fits the 12 / 11 limits; </w:t>
            </w:r>
            <w:r>
              <w:rPr>
                <w:rStyle w:val="CodeChar"/>
              </w:rPr>
              <w:t xml:space="preserve">x</w:t>
            </w:r>
            <w:r>
              <w:t xml:space="preserve"> marks Exadata</w:t>
            </w:r>
          </w:p>
        </w:tc>
      </w:tr>
      <w:tr>
        <w:tc>
          <w:tcPr>
            <w:tcW w:w="1872" w:type="dxa"/>
          </w:tcPr>
          <w:p>
            <w:pPr/>
            <w:r>
              <w:t xml:space="preserve">RAC (VM DB system) cluster name</w:t>
            </w:r>
          </w:p>
        </w:tc>
        <w:tc>
          <w:tcPr>
            <w:tcW w:w="1872" w:type="dxa"/>
          </w:tcPr>
          <w:p>
            <w:pPr/>
            <w:r>
              <w:rPr>
                <w:rStyle w:val="CodeChar"/>
              </w:rPr>
              <w:t xml:space="preserve">&lt;org&gt;&lt;e&gt;&lt;rgn&gt;r&lt;nn&gt;</w:t>
            </w:r>
          </w:p>
        </w:tc>
        <w:tc>
          <w:tcPr>
            <w:tcW w:w="1872" w:type="dxa"/>
          </w:tcPr>
          <w:p>
            <w:pPr/>
            <w:del w:id="11997" w:author="Claude" w:date="2026-09-27T17:00:00Z">
              <w:r>
                <w:rPr>
                  <w:rStyle w:val="CodeChar"/>
                </w:rPr>
                <w:delText xml:space="preserve">cmrpjnb</w:delText>
              </w:r>
            </w:del>
            <w:ins w:id="11998" w:author="Claude" w:date="2026-09-27T17:00:00Z">
              <w:r>
                <w:rPr>
                  <w:rStyle w:val="CodeChar"/>
                </w:rPr>
                <w:t xml:space="preserve">cmrpcas</w:t>
              </w:r>
            </w:ins>
            <w:r>
              <w:rPr>
                <w:rStyle w:val="CodeChar"/>
              </w:rPr>
              <w:t xml:space="preserve">r01</w:t>
            </w:r>
          </w:p>
        </w:tc>
        <w:tc>
          <w:tcPr>
            <w:tcW w:w="1872" w:type="dxa"/>
          </w:tcPr>
          <w:p>
            <w:pPr/>
            <w:del w:id="11999" w:author="Claude" w:date="2026-09-27T17:00:00Z">
              <w:r>
                <w:rPr>
                  <w:rStyle w:val="CodeChar"/>
                </w:rPr>
                <w:delText xml:space="preserve">cmrijnb</w:delText>
              </w:r>
            </w:del>
            <w:ins w:id="12000" w:author="Claude" w:date="2026-09-27T17:00:00Z">
              <w:r>
                <w:rPr>
                  <w:rStyle w:val="CodeChar"/>
                </w:rPr>
                <w:t xml:space="preserve">cmrucas</w:t>
              </w:r>
            </w:ins>
            <w:r>
              <w:rPr>
                <w:rStyle w:val="CodeChar"/>
              </w:rPr>
              <w:t xml:space="preserve">r01</w:t>
            </w:r>
          </w:p>
        </w:tc>
        <w:tc>
          <w:tcPr>
            <w:tcW w:w="1872" w:type="dxa"/>
          </w:tcPr>
          <w:p>
            <w:pPr/>
            <w:r>
              <w:t xml:space="preserve">≤ 11</w:t>
            </w:r>
          </w:p>
        </w:tc>
      </w:tr>
      <w:tr>
        <w:tc>
          <w:tcPr>
            <w:tcW w:w="1872" w:type="dxa"/>
          </w:tcPr>
          <w:p>
            <w:pPr/>
            <w:r>
              <w:t xml:space="preserve">MySQL HeatWave</w:t>
            </w:r>
          </w:p>
        </w:tc>
        <w:tc>
          <w:tcPr>
            <w:tcW w:w="1872" w:type="dxa"/>
          </w:tcPr>
          <w:p>
            <w:pPr/>
            <w:r>
              <w:rPr>
                <w:rStyle w:val="CodeChar"/>
              </w:rPr>
              <w:t xml:space="preserve">&lt;org&gt;-&lt;env&gt;-&lt;rgn&gt;-mys-&lt;app&gt;-&lt;qual&gt;-&lt;nn&gt;</w:t>
            </w:r>
          </w:p>
        </w:tc>
        <w:tc>
          <w:tcPr>
            <w:tcW w:w="1872" w:type="dxa"/>
          </w:tcPr>
          <w:p>
            <w:pPr/>
            <w:del w:id="11795" w:author="Claude" w:date="2026-09-27T17:00:00Z">
              <w:r>
                <w:rPr>
                  <w:rStyle w:val="CodeChar"/>
                </w:rPr>
                <w:delText xml:space="preserve">cmr-prd-jnb-</w:delText>
              </w:r>
            </w:del>
            <w:ins w:id="11796" w:author="Claude" w:date="2026-09-27T17:00:00Z">
              <w:r>
                <w:rPr>
                  <w:rStyle w:val="CodeChar"/>
                </w:rPr>
                <w:t xml:space="preserve">cmr-prd-cas-</w:t>
              </w:r>
            </w:ins>
            <w:r>
              <w:rPr>
                <w:rStyle w:val="CodeChar"/>
              </w:rPr>
              <w:t xml:space="preserve">mys-crm-ha-01</w:t>
            </w:r>
          </w:p>
        </w:tc>
        <w:tc>
          <w:tcPr>
            <w:tcW w:w="1872" w:type="dxa"/>
          </w:tcPr>
          <w:p>
            <w:pPr/>
            <w:del w:id="11797" w:author="Claude" w:date="2026-09-27T17:00:00Z">
              <w:r>
                <w:rPr>
                  <w:rStyle w:val="CodeChar"/>
                </w:rPr>
                <w:delText xml:space="preserve">cmr-dev-jnb-</w:delText>
              </w:r>
            </w:del>
            <w:ins w:id="11798" w:author="Claude" w:date="2026-09-27T17:00:00Z">
              <w:r>
                <w:rPr>
                  <w:rStyle w:val="CodeChar"/>
                </w:rPr>
                <w:t xml:space="preserve">cmr-dev-cas-</w:t>
              </w:r>
            </w:ins>
            <w:r>
              <w:rPr>
                <w:rStyle w:val="CodeChar"/>
              </w:rPr>
              <w:t xml:space="preserve">mys-crm-si-01</w:t>
            </w:r>
          </w:p>
        </w:tc>
        <w:tc>
          <w:tcPr>
            <w:tcW w:w="1872" w:type="dxa"/>
          </w:tcPr>
          <w:p>
            <w:pPr/>
            <w:r>
              <w:rPr>
                <w:rStyle w:val="CodeChar"/>
              </w:rPr>
              <w:t xml:space="preserve">qual</w:t>
            </w:r>
            <w:r>
              <w:t xml:space="preserve"> = </w:t>
            </w:r>
            <w:r>
              <w:rPr>
                <w:rStyle w:val="CodeChar"/>
              </w:rPr>
              <w:t xml:space="preserve">si</w:t>
            </w:r>
            <w:r>
              <w:t xml:space="preserve"> or </w:t>
            </w:r>
            <w:r>
              <w:rPr>
                <w:rStyle w:val="CodeChar"/>
              </w:rPr>
              <w:t xml:space="preserve">ha</w:t>
            </w:r>
          </w:p>
        </w:tc>
      </w:tr>
      <w:tr>
        <w:tc>
          <w:tcPr>
            <w:tcW w:w="1872" w:type="dxa"/>
          </w:tcPr>
          <w:p>
            <w:pPr/>
            <w:r>
              <w:t xml:space="preserve">PostgreSQL</w:t>
            </w:r>
          </w:p>
        </w:tc>
        <w:tc>
          <w:tcPr>
            <w:tcW w:w="1872" w:type="dxa"/>
          </w:tcPr>
          <w:p>
            <w:pPr/>
            <w:r>
              <w:rPr>
                <w:rStyle w:val="CodeChar"/>
              </w:rPr>
              <w:t xml:space="preserve">&lt;org&gt;-&lt;env&gt;-&lt;rgn&gt;-pgs-&lt;app&gt;-&lt;qual&gt;-&lt;nn&gt;</w:t>
            </w:r>
          </w:p>
        </w:tc>
        <w:tc>
          <w:tcPr>
            <w:tcW w:w="1872" w:type="dxa"/>
          </w:tcPr>
          <w:p>
            <w:pPr/>
            <w:del w:id="11799" w:author="Claude" w:date="2026-09-27T17:00:00Z">
              <w:r>
                <w:rPr>
                  <w:rStyle w:val="CodeChar"/>
                </w:rPr>
                <w:delText xml:space="preserve">cmr-prd-jnb-</w:delText>
              </w:r>
            </w:del>
            <w:ins w:id="11800" w:author="Claude" w:date="2026-09-27T17:00:00Z">
              <w:r>
                <w:rPr>
                  <w:rStyle w:val="CodeChar"/>
                </w:rPr>
                <w:t xml:space="preserve">cmr-prd-cas-</w:t>
              </w:r>
            </w:ins>
            <w:r>
              <w:rPr>
                <w:rStyle w:val="CodeChar"/>
              </w:rPr>
              <w:t xml:space="preserve">pgs-mob-ha-01</w:t>
            </w:r>
          </w:p>
        </w:tc>
        <w:tc>
          <w:tcPr>
            <w:tcW w:w="1872" w:type="dxa"/>
          </w:tcPr>
          <w:p>
            <w:pPr/>
            <w:del w:id="11801" w:author="Claude" w:date="2026-09-27T17:00:00Z">
              <w:r>
                <w:rPr>
                  <w:rStyle w:val="CodeChar"/>
                </w:rPr>
                <w:delText xml:space="preserve">cmr-dev-jnb-</w:delText>
              </w:r>
            </w:del>
            <w:ins w:id="11802" w:author="Claude" w:date="2026-09-27T17:00:00Z">
              <w:r>
                <w:rPr>
                  <w:rStyle w:val="CodeChar"/>
                </w:rPr>
                <w:t xml:space="preserve">cmr-dev-cas-</w:t>
              </w:r>
            </w:ins>
            <w:r>
              <w:rPr>
                <w:rStyle w:val="CodeChar"/>
              </w:rPr>
              <w:t xml:space="preserve">pgs-mob-si-01</w:t>
            </w:r>
          </w:p>
        </w:tc>
        <w:tc>
          <w:tcPr>
            <w:tcW w:w="1872" w:type="dxa"/>
          </w:tcPr>
          <w:p>
            <w:pPr/>
            <w:r>
              <w:t xml:space="preserve">—</w:t>
            </w:r>
          </w:p>
        </w:tc>
      </w:tr>
      <w:tr>
        <w:tc>
          <w:tcPr>
            <w:tcW w:w="1872" w:type="dxa"/>
          </w:tcPr>
          <w:p>
            <w:pPr/>
            <w:r>
              <w:t xml:space="preserve">GoldenGate deployment</w:t>
            </w:r>
          </w:p>
        </w:tc>
        <w:tc>
          <w:tcPr>
            <w:tcW w:w="1872" w:type="dxa"/>
          </w:tcPr>
          <w:p>
            <w:pPr/>
            <w:r>
              <w:rPr>
                <w:rStyle w:val="CodeChar"/>
              </w:rPr>
              <w:t xml:space="preserve">&lt;org&gt;-&lt;env&gt;-&lt;rgn&gt;-ogg-&lt;app&gt;-&lt;nn&gt;</w:t>
            </w:r>
          </w:p>
        </w:tc>
        <w:tc>
          <w:tcPr>
            <w:tcW w:w="1872" w:type="dxa"/>
          </w:tcPr>
          <w:p>
            <w:pPr/>
            <w:del w:id="11803" w:author="Claude" w:date="2026-09-27T17:00:00Z">
              <w:r>
                <w:rPr>
                  <w:rStyle w:val="CodeChar"/>
                </w:rPr>
                <w:delText xml:space="preserve">abc-prd-jnb-</w:delText>
              </w:r>
            </w:del>
            <w:ins w:id="11804" w:author="Claude" w:date="2026-09-27T17:00:00Z">
              <w:r>
                <w:rPr>
                  <w:rStyle w:val="CodeChar"/>
                </w:rPr>
                <w:t xml:space="preserve">cmr-prd-cas-</w:t>
              </w:r>
            </w:ins>
            <w:r>
              <w:rPr>
                <w:rStyle w:val="CodeChar"/>
              </w:rPr>
              <w:t xml:space="preserve">ogg-dwh-01</w:t>
            </w:r>
          </w:p>
        </w:tc>
        <w:tc>
          <w:tcPr>
            <w:tcW w:w="1872" w:type="dxa"/>
          </w:tcPr>
          <w:p>
            <w:pPr/>
            <w:del w:id="11805" w:author="Claude" w:date="2026-09-27T17:00:00Z">
              <w:r>
                <w:rPr>
                  <w:rStyle w:val="CodeChar"/>
                </w:rPr>
                <w:delText xml:space="preserve">abc-dev-jnb-</w:delText>
              </w:r>
            </w:del>
            <w:ins w:id="11806" w:author="Claude" w:date="2026-09-27T17:00:00Z">
              <w:r>
                <w:rPr>
                  <w:rStyle w:val="CodeChar"/>
                </w:rPr>
                <w:t xml:space="preserve">cmr-dev-cas-</w:t>
              </w:r>
            </w:ins>
            <w:r>
              <w:rPr>
                <w:rStyle w:val="CodeChar"/>
              </w:rPr>
              <w:t xml:space="preserve">ogg-dwh-01</w:t>
            </w:r>
          </w:p>
        </w:tc>
        <w:tc>
          <w:tcPr>
            <w:tcW w:w="1872" w:type="dxa"/>
          </w:tcPr>
          <w:p>
            <w:pPr/>
            <w:r>
              <w:t xml:space="preserve">Deployment names have character limits (</w:t>
            </w:r>
            <w:r>
              <w:rPr>
                <w:i/>
              </w:rPr>
              <w:t xml:space="preserve">verify</w:t>
            </w:r>
            <w:r>
              <w:t xml:space="preserve">)</w:t>
            </w:r>
          </w:p>
        </w:tc>
      </w:tr>
    </w:tbl>
    <w:p>
      <w:pPr/>
      <w:r>
        <w:rPr>
          <w:b/>
        </w:rPr>
        <w:t xml:space="preserve">Challenge to the “DB type” field [REC]:</w:t>
      </w:r>
      <w:r>
        <w:t xml:space="preserve"> for a Base DB system the engine is always Oracle, and for ADB the type code already says Autonomous. What a DBA needs at 2 AM is </w:t>
      </w:r>
      <w:r>
        <w:rPr>
          <w:i/>
        </w:rPr>
        <w:t xml:space="preserve">topology</w:t>
      </w:r>
      <w:r>
        <w:t xml:space="preserve"> (single instance vs RAC changes the recovery procedure) or </w:t>
      </w:r>
      <w:r>
        <w:rPr>
          <w:i/>
        </w:rPr>
        <w:t xml:space="preserve">workload</w:t>
      </w:r>
      <w:r>
        <w:t xml:space="preserve"> (ATP vs ADW changes expectations on latency and parallelism). Database versions (19c, 23ai) change with upgrades and stay out of names.</w:t>
      </w:r>
    </w:p>
    <w:p>
      <w:pPr/>
      <w:r>
        <w:rPr>
          <w:b/>
        </w:rPr>
        <w:t xml:space="preserve">Consistency check:</w:t>
      </w:r>
      <w:r>
        <w:t xml:space="preserve"> a DBA who sees </w:t>
      </w:r>
      <w:r>
        <w:rPr>
          <w:rStyle w:val="CodeChar"/>
        </w:rPr>
        <w:t xml:space="preserve">cbsp1_cmr_</w:t>
      </w:r>
      <w:del w:id="12019" w:author="Claude" w:date="2026-09-27T17:00:00Z">
        <w:r>
          <w:rPr>
            <w:rStyle w:val="CodeChar"/>
          </w:rPr>
          <w:delText xml:space="preserve">fra</w:delText>
        </w:r>
      </w:del>
      <w:ins w:id="12020" w:author="Claude" w:date="2026-09-27T17:00:00Z">
        <w:r>
          <w:rPr>
            <w:rStyle w:val="CodeChar"/>
          </w:rPr>
          <w:t xml:space="preserve">jnb</w:t>
        </w:r>
      </w:ins>
      <w:r>
        <w:t xml:space="preserve"> in a Data Guard broker log knows immediately: core banking, production, Cameroon, the database copy that lives in </w:t>
      </w:r>
      <w:del w:id="12037" w:author="Claude" w:date="2026-09-27T17:00:00Z">
        <w:r>
          <w:delText xml:space="preserve">Frankfurt</w:delText>
        </w:r>
      </w:del>
      <w:ins w:id="12038" w:author="Claude" w:date="2026-09-27T17:00:00Z">
        <w:r>
          <w:t xml:space="preserve">Johannesburg</w:t>
        </w:r>
      </w:ins>
      <w:r>
        <w:t xml:space="preserve">. Whether it is currently primary or standby is answered by </w:t>
      </w:r>
      <w:r>
        <w:rPr>
          <w:rStyle w:val="CodeChar"/>
        </w:rPr>
        <w:t xml:space="preserve">SHOW CONFIGURATION</w:t>
      </w:r>
      <w:r>
        <w:t xml:space="preserve">, not by the name.</w:t>
      </w:r>
    </w:p>
    <w:p>
      <w:pPr>
        <w:pStyle w:val="Heading2"/>
      </w:pPr>
      <w:r>
        <w:t xml:space="preserve">15. OKE / Kubernetes Naming</w:t>
      </w:r>
    </w:p>
    <w:p>
      <w:pPr/>
      <w:r>
        <w:t xml:space="preserve">Name the cluster and node pools by the standard; let OKE name the worker nodes and service load balancers, and make them identifiable through tags applied at the node pool and Service level instead.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Resource</w:t>
            </w:r>
          </w:p>
        </w:tc>
        <w:tc>
          <w:tcPr>
            <w:tcW w:w="1560" w:type="dxa"/>
            <w:shd w:val="clear" w:color="auto" w:fill="F2F2F2"/>
          </w:tcPr>
          <w:p>
            <w:pPr/>
            <w:r>
              <w:t xml:space="preserve">Pattern</w:t>
            </w:r>
          </w:p>
        </w:tc>
        <w:tc>
          <w:tcPr>
            <w:tcW w:w="1560" w:type="dxa"/>
            <w:shd w:val="clear" w:color="auto" w:fill="F2F2F2"/>
          </w:tcPr>
          <w:p>
            <w:pPr/>
            <w:r>
              <w:t xml:space="preserve">Production example</w:t>
            </w:r>
          </w:p>
        </w:tc>
        <w:tc>
          <w:tcPr>
            <w:tcW w:w="1560" w:type="dxa"/>
            <w:shd w:val="clear" w:color="auto" w:fill="F2F2F2"/>
          </w:tcPr>
          <w:p>
            <w:pPr/>
            <w:r>
              <w:t xml:space="preserve">Non-production example</w:t>
            </w:r>
          </w:p>
        </w:tc>
        <w:tc>
          <w:tcPr>
            <w:tcW w:w="1560" w:type="dxa"/>
            <w:shd w:val="clear" w:color="auto" w:fill="F2F2F2"/>
          </w:tcPr>
          <w:p>
            <w:pPr/>
            <w:r>
              <w:t xml:space="preserve">Field notes</w:t>
            </w:r>
          </w:p>
        </w:tc>
        <w:tc>
          <w:tcPr>
            <w:tcW w:w="1560" w:type="dxa"/>
            <w:shd w:val="clear" w:color="auto" w:fill="F2F2F2"/>
          </w:tcPr>
          <w:p>
            <w:pPr/>
            <w:r>
              <w:t xml:space="preserve">Constraint</w:t>
            </w:r>
          </w:p>
        </w:tc>
      </w:tr>
      <w:tr>
        <w:tc>
          <w:tcPr>
            <w:tcW w:w="1560" w:type="dxa"/>
          </w:tcPr>
          <w:p>
            <w:pPr/>
            <w:r>
              <w:t xml:space="preserve">OKE cluster</w:t>
            </w:r>
          </w:p>
        </w:tc>
        <w:tc>
          <w:tcPr>
            <w:tcW w:w="1560" w:type="dxa"/>
          </w:tcPr>
          <w:p>
            <w:pPr/>
            <w:r>
              <w:rPr>
                <w:rStyle w:val="CodeChar"/>
              </w:rPr>
              <w:t xml:space="preserve">&lt;org&gt;-&lt;env&gt;-&lt;rgn&gt;-oke-&lt;app&gt;-&lt;nn&gt;</w:t>
            </w:r>
          </w:p>
        </w:tc>
        <w:tc>
          <w:tcPr>
            <w:tcW w:w="1560" w:type="dxa"/>
          </w:tcPr>
          <w:p>
            <w:pPr/>
            <w:del w:id="11807" w:author="Claude" w:date="2026-09-27T17:00:00Z">
              <w:r>
                <w:rPr>
                  <w:rStyle w:val="CodeChar"/>
                </w:rPr>
                <w:delText xml:space="preserve">cmr-prd-jnb-</w:delText>
              </w:r>
            </w:del>
            <w:ins w:id="11808" w:author="Claude" w:date="2026-09-27T17:00:00Z">
              <w:r>
                <w:rPr>
                  <w:rStyle w:val="CodeChar"/>
                </w:rPr>
                <w:t xml:space="preserve">cmr-prd-cas-</w:t>
              </w:r>
            </w:ins>
            <w:r>
              <w:rPr>
                <w:rStyle w:val="CodeChar"/>
              </w:rPr>
              <w:t xml:space="preserve">oke-mob-01</w:t>
            </w:r>
            <w:r>
              <w:t xml:space="preserve"> (dedicated) or </w:t>
            </w:r>
            <w:del w:id="11809" w:author="Claude" w:date="2026-09-27T17:00:00Z">
              <w:r>
                <w:rPr>
                  <w:rStyle w:val="CodeChar"/>
                </w:rPr>
                <w:delText xml:space="preserve">cmr-prd-jnb-</w:delText>
              </w:r>
            </w:del>
            <w:ins w:id="11810" w:author="Claude" w:date="2026-09-27T17:00:00Z">
              <w:r>
                <w:rPr>
                  <w:rStyle w:val="CodeChar"/>
                </w:rPr>
                <w:t xml:space="preserve">cmr-prd-cas-</w:t>
              </w:r>
            </w:ins>
            <w:r>
              <w:rPr>
                <w:rStyle w:val="CodeChar"/>
              </w:rPr>
              <w:t xml:space="preserve">oke-plat-01</w:t>
            </w:r>
            <w:r>
              <w:t xml:space="preserve"> (shared multi-tenant)</w:t>
            </w:r>
          </w:p>
        </w:tc>
        <w:tc>
          <w:tcPr>
            <w:tcW w:w="1560" w:type="dxa"/>
          </w:tcPr>
          <w:p>
            <w:pPr/>
            <w:del w:id="11811" w:author="Claude" w:date="2026-09-27T17:00:00Z">
              <w:r>
                <w:rPr>
                  <w:rStyle w:val="CodeChar"/>
                </w:rPr>
                <w:delText xml:space="preserve">cmr-dev-jnb-</w:delText>
              </w:r>
            </w:del>
            <w:ins w:id="11812" w:author="Claude" w:date="2026-09-27T17:00:00Z">
              <w:r>
                <w:rPr>
                  <w:rStyle w:val="CodeChar"/>
                </w:rPr>
                <w:t xml:space="preserve">cmr-dev-cas-</w:t>
              </w:r>
            </w:ins>
            <w:r>
              <w:rPr>
                <w:rStyle w:val="CodeChar"/>
              </w:rPr>
              <w:t xml:space="preserve">oke-mob-01</w:t>
            </w:r>
          </w:p>
        </w:tc>
        <w:tc>
          <w:tcPr>
            <w:tcW w:w="1560" w:type="dxa"/>
          </w:tcPr>
          <w:p>
            <w:pPr/>
            <w:r>
              <w:t xml:space="preserve">One cluster per entity + environment + region is the default; dedicated clusters for Tier 0 apps</w:t>
            </w:r>
          </w:p>
        </w:tc>
        <w:tc>
          <w:tcPr>
            <w:tcW w:w="1560" w:type="dxa"/>
          </w:tcPr>
          <w:p>
            <w:pPr/>
            <w:r>
              <w:t xml:space="preserve">Display name mutable</w:t>
            </w:r>
          </w:p>
        </w:tc>
      </w:tr>
      <w:tr>
        <w:tc>
          <w:tcPr>
            <w:tcW w:w="1560" w:type="dxa"/>
          </w:tcPr>
          <w:p>
            <w:pPr/>
            <w:r>
              <w:t xml:space="preserve">Managed node pool</w:t>
            </w:r>
          </w:p>
        </w:tc>
        <w:tc>
          <w:tcPr>
            <w:tcW w:w="1560" w:type="dxa"/>
          </w:tcPr>
          <w:p>
            <w:pPr/>
            <w:r>
              <w:rPr>
                <w:rStyle w:val="CodeChar"/>
              </w:rPr>
              <w:t xml:space="preserve">&lt;org&gt;-&lt;env&gt;-&lt;rgn&gt;-onp-&lt;app&gt;[-&lt;qual&gt;]-&lt;nn&gt;</w:t>
            </w:r>
          </w:p>
        </w:tc>
        <w:tc>
          <w:tcPr>
            <w:tcW w:w="1560" w:type="dxa"/>
          </w:tcPr>
          <w:p>
            <w:pPr/>
            <w:del w:id="11813" w:author="Claude" w:date="2026-09-27T17:00:00Z">
              <w:r>
                <w:rPr>
                  <w:rStyle w:val="CodeChar"/>
                </w:rPr>
                <w:delText xml:space="preserve">cmr-prd-jnb-</w:delText>
              </w:r>
            </w:del>
            <w:ins w:id="11814" w:author="Claude" w:date="2026-09-27T17:00:00Z">
              <w:r>
                <w:rPr>
                  <w:rStyle w:val="CodeChar"/>
                </w:rPr>
                <w:t xml:space="preserve">cmr-prd-cas-</w:t>
              </w:r>
            </w:ins>
            <w:r>
              <w:rPr>
                <w:rStyle w:val="CodeChar"/>
              </w:rPr>
              <w:t xml:space="preserve">onp-mob-app-01</w:t>
            </w:r>
            <w:r>
              <w:t xml:space="preserve">, </w:t>
            </w:r>
            <w:del w:id="11815" w:author="Claude" w:date="2026-09-27T17:00:00Z">
              <w:r>
                <w:rPr>
                  <w:rStyle w:val="CodeChar"/>
                </w:rPr>
                <w:delText xml:space="preserve">cmr-prd-jnb-</w:delText>
              </w:r>
            </w:del>
            <w:ins w:id="11816" w:author="Claude" w:date="2026-09-27T17:00:00Z">
              <w:r>
                <w:rPr>
                  <w:rStyle w:val="CodeChar"/>
                </w:rPr>
                <w:t xml:space="preserve">cmr-prd-cas-</w:t>
              </w:r>
            </w:ins>
            <w:r>
              <w:rPr>
                <w:rStyle w:val="CodeChar"/>
              </w:rPr>
              <w:t xml:space="preserve">onp-mob-sys-01</w:t>
            </w:r>
          </w:p>
        </w:tc>
        <w:tc>
          <w:tcPr>
            <w:tcW w:w="1560" w:type="dxa"/>
          </w:tcPr>
          <w:p>
            <w:pPr/>
            <w:del w:id="11817" w:author="Claude" w:date="2026-09-27T17:00:00Z">
              <w:r>
                <w:rPr>
                  <w:rStyle w:val="CodeChar"/>
                </w:rPr>
                <w:delText xml:space="preserve">cmr-dev-jnb-</w:delText>
              </w:r>
            </w:del>
            <w:ins w:id="11818" w:author="Claude" w:date="2026-09-27T17:00:00Z">
              <w:r>
                <w:rPr>
                  <w:rStyle w:val="CodeChar"/>
                </w:rPr>
                <w:t xml:space="preserve">cmr-dev-cas-</w:t>
              </w:r>
            </w:ins>
            <w:r>
              <w:rPr>
                <w:rStyle w:val="CodeChar"/>
              </w:rPr>
              <w:t xml:space="preserve">onp-mob-app-01</w:t>
            </w:r>
          </w:p>
        </w:tc>
        <w:tc>
          <w:tcPr>
            <w:tcW w:w="1560" w:type="dxa"/>
          </w:tcPr>
          <w:p>
            <w:pPr/>
            <w:r>
              <w:rPr>
                <w:rStyle w:val="CodeChar"/>
              </w:rPr>
              <w:t xml:space="preserve">qual</w:t>
            </w:r>
            <w:r>
              <w:t xml:space="preserve"> = pool purpose</w:t>
            </w:r>
          </w:p>
        </w:tc>
        <w:tc>
          <w:tcPr>
            <w:tcW w:w="1560" w:type="dxa"/>
          </w:tcPr>
          <w:p>
            <w:pPr/>
            <w:r>
              <w:t xml:space="preserve">—</w:t>
            </w:r>
          </w:p>
        </w:tc>
      </w:tr>
      <w:tr>
        <w:tc>
          <w:tcPr>
            <w:tcW w:w="1560" w:type="dxa"/>
          </w:tcPr>
          <w:p>
            <w:pPr/>
            <w:r>
              <w:t xml:space="preserve">Virtual node pool</w:t>
            </w:r>
          </w:p>
        </w:tc>
        <w:tc>
          <w:tcPr>
            <w:tcW w:w="1560" w:type="dxa"/>
          </w:tcPr>
          <w:p>
            <w:pPr/>
            <w:r>
              <w:rPr>
                <w:rStyle w:val="CodeChar"/>
              </w:rPr>
              <w:t xml:space="preserve">&lt;org&gt;-&lt;env&gt;-&lt;rgn&gt;-vnp-&lt;app&gt;[-&lt;qual&gt;]-&lt;nn&gt;</w:t>
            </w:r>
          </w:p>
        </w:tc>
        <w:tc>
          <w:tcPr>
            <w:tcW w:w="1560" w:type="dxa"/>
          </w:tcPr>
          <w:p>
            <w:pPr/>
            <w:del w:id="11819" w:author="Claude" w:date="2026-09-27T17:00:00Z">
              <w:r>
                <w:rPr>
                  <w:rStyle w:val="CodeChar"/>
                </w:rPr>
                <w:delText xml:space="preserve">cmr-prd-jnb-</w:delText>
              </w:r>
            </w:del>
            <w:ins w:id="11820" w:author="Claude" w:date="2026-09-27T17:00:00Z">
              <w:r>
                <w:rPr>
                  <w:rStyle w:val="CodeChar"/>
                </w:rPr>
                <w:t xml:space="preserve">cmr-prd-cas-</w:t>
              </w:r>
            </w:ins>
            <w:r>
              <w:rPr>
                <w:rStyle w:val="CodeChar"/>
              </w:rPr>
              <w:t xml:space="preserve">vnp-mob-batch-01</w:t>
            </w:r>
          </w:p>
        </w:tc>
        <w:tc>
          <w:tcPr>
            <w:tcW w:w="1560" w:type="dxa"/>
          </w:tcPr>
          <w:p>
            <w:pPr/>
            <w:del w:id="11821" w:author="Claude" w:date="2026-09-27T17:00:00Z">
              <w:r>
                <w:rPr>
                  <w:rStyle w:val="CodeChar"/>
                </w:rPr>
                <w:delText xml:space="preserve">cmr-sit-jnb-</w:delText>
              </w:r>
            </w:del>
            <w:ins w:id="11822" w:author="Claude" w:date="2026-09-27T17:00:00Z">
              <w:r>
                <w:rPr>
                  <w:rStyle w:val="CodeChar"/>
                </w:rPr>
                <w:t xml:space="preserve">cmr-uat-cas-</w:t>
              </w:r>
            </w:ins>
            <w:r>
              <w:rPr>
                <w:rStyle w:val="CodeChar"/>
              </w:rPr>
              <w:t xml:space="preserve">vnp-mob-batch-01</w:t>
            </w:r>
          </w:p>
        </w:tc>
        <w:tc>
          <w:tcPr>
            <w:tcW w:w="1560" w:type="dxa"/>
          </w:tcPr>
          <w:p>
            <w:pPr/>
            <w:r>
              <w:t xml:space="preserve">—</w:t>
            </w:r>
          </w:p>
        </w:tc>
        <w:tc>
          <w:tcPr>
            <w:tcW w:w="1560" w:type="dxa"/>
          </w:tcPr>
          <w:p>
            <w:pPr/>
            <w:r>
              <w:t xml:space="preserve">—</w:t>
            </w:r>
          </w:p>
        </w:tc>
      </w:tr>
      <w:tr>
        <w:tc>
          <w:tcPr>
            <w:tcW w:w="1560" w:type="dxa"/>
          </w:tcPr>
          <w:p>
            <w:pPr/>
            <w:r>
              <w:t xml:space="preserve">Worker nodes</w:t>
            </w:r>
          </w:p>
        </w:tc>
        <w:tc>
          <w:tcPr>
            <w:tcW w:w="1560" w:type="dxa"/>
          </w:tcPr>
          <w:p>
            <w:pPr/>
            <w:r>
              <w:rPr>
                <w:b/>
              </w:rPr>
              <w:t xml:space="preserve">OCI-generated</w:t>
            </w:r>
          </w:p>
        </w:tc>
        <w:tc>
          <w:tcPr>
            <w:tcW w:w="1560" w:type="dxa"/>
          </w:tcPr>
          <w:p>
            <w:pPr/>
            <w:r>
              <w:t xml:space="preserve">e.g. </w:t>
            </w:r>
            <w:r>
              <w:rPr>
                <w:rStyle w:val="CodeChar"/>
              </w:rPr>
              <w:t xml:space="preserve">oke-c...-n...-s...-0</w:t>
            </w:r>
          </w:p>
        </w:tc>
        <w:tc>
          <w:tcPr>
            <w:tcW w:w="1560" w:type="dxa"/>
          </w:tcPr>
          <w:p>
            <w:pPr/>
            <w:r>
              <w:t xml:space="preserve">same</w:t>
            </w:r>
          </w:p>
        </w:tc>
        <w:tc>
          <w:tcPr>
            <w:tcW w:w="1560" w:type="dxa"/>
          </w:tcPr>
          <w:p>
            <w:pPr/>
            <w:r>
              <w:t xml:space="preserve">Do not rename. Set </w:t>
            </w:r>
            <w:r>
              <w:rPr>
                <w:rStyle w:val="CodeChar"/>
              </w:rPr>
              <w:t xml:space="preserve">node_defined_tags</w:t>
            </w:r>
            <w:r>
              <w:t xml:space="preserve"> / </w:t>
            </w:r>
            <w:r>
              <w:rPr>
                <w:rStyle w:val="CodeChar"/>
              </w:rPr>
              <w:t xml:space="preserve">node_freeform_tags</w:t>
            </w:r>
            <w:r>
              <w:t xml:space="preserve"> on the node pool so every node inherits governance tags</w:t>
            </w:r>
          </w:p>
        </w:tc>
        <w:tc>
          <w:tcPr>
            <w:tcW w:w="1560" w:type="dxa"/>
          </w:tcPr>
          <w:p>
            <w:pPr/>
            <w:r>
              <w:t xml:space="preserve">Renaming breaks nothing technically but is overwritten on node replacement</w:t>
            </w:r>
          </w:p>
        </w:tc>
      </w:tr>
      <w:tr>
        <w:tc>
          <w:tcPr>
            <w:tcW w:w="1560" w:type="dxa"/>
          </w:tcPr>
          <w:p>
            <w:pPr/>
            <w:r>
              <w:t xml:space="preserve">Load balancers created by Kubernetes Services</w:t>
            </w:r>
          </w:p>
        </w:tc>
        <w:tc>
          <w:tcPr>
            <w:tcW w:w="1560" w:type="dxa"/>
          </w:tcPr>
          <w:p>
            <w:pPr/>
            <w:r>
              <w:rPr>
                <w:b/>
              </w:rPr>
              <w:t xml:space="preserve">Controller-generated</w:t>
            </w:r>
          </w:p>
        </w:tc>
        <w:tc>
          <w:tcPr>
            <w:tcW w:w="1560" w:type="dxa"/>
          </w:tcPr>
          <w:p>
            <w:pPr/>
            <w:r>
              <w:t xml:space="preserve">—</w:t>
            </w:r>
          </w:p>
        </w:tc>
        <w:tc>
          <w:tcPr>
            <w:tcW w:w="1560" w:type="dxa"/>
          </w:tcPr>
          <w:p>
            <w:pPr/>
            <w:r>
              <w:t xml:space="preserve">—</w:t>
            </w:r>
          </w:p>
        </w:tc>
        <w:tc>
          <w:tcPr>
            <w:tcW w:w="1560" w:type="dxa"/>
          </w:tcPr>
          <w:p>
            <w:pPr/>
            <w:r>
              <w:t xml:space="preserve">OCI documents no annotation for the display name; stamp tags with </w:t>
            </w:r>
            <w:r>
              <w:rPr>
                <w:rStyle w:val="CodeChar"/>
              </w:rPr>
              <w:t xml:space="preserve">oci.oraclecloud.com/initial-defined-tags-override</w:t>
            </w:r>
            <w:r>
              <w:t xml:space="preserve"> (LB) or </w:t>
            </w:r>
            <w:r>
              <w:rPr>
                <w:rStyle w:val="CodeChar"/>
              </w:rPr>
              <w:t xml:space="preserve">oci-network-load-balancer.oraclecloud.com/initial-defined-tags-override</w:t>
            </w:r>
            <w:r>
              <w:t xml:space="preserve"> (NLB)</w:t>
            </w:r>
          </w:p>
        </w:tc>
        <w:tc>
          <w:tcPr>
            <w:tcW w:w="1560" w:type="dxa"/>
          </w:tcPr>
          <w:p>
            <w:pPr/>
            <w:hyperlink r:id="rId12" w:history="1">
              <w:r>
                <w:rPr>
                  <w:rStyle w:val="Hyperlink"/>
                </w:rPr>
                <w:t xml:space="preserve">OKE LB annotations</w:t>
              </w:r>
            </w:hyperlink>
          </w:p>
        </w:tc>
      </w:tr>
      <w:tr>
        <w:tc>
          <w:tcPr>
            <w:tcW w:w="1560" w:type="dxa"/>
          </w:tcPr>
          <w:p>
            <w:pPr/>
            <w:r>
              <w:t xml:space="preserve">Ingress / shared LB provisioned by Terraform</w:t>
            </w:r>
          </w:p>
        </w:tc>
        <w:tc>
          <w:tcPr>
            <w:tcW w:w="1560" w:type="dxa"/>
          </w:tcPr>
          <w:p>
            <w:pPr/>
            <w:r>
              <w:rPr>
                <w:rStyle w:val="CodeChar"/>
              </w:rPr>
              <w:t xml:space="preserve">&lt;org&gt;-&lt;env&gt;-&lt;rgn&gt;-lb-&lt;app&gt;-&lt;qual&gt;-&lt;nn&gt;</w:t>
            </w:r>
          </w:p>
        </w:tc>
        <w:tc>
          <w:tcPr>
            <w:tcW w:w="1560" w:type="dxa"/>
          </w:tcPr>
          <w:p>
            <w:pPr/>
            <w:del w:id="11823" w:author="Claude" w:date="2026-09-27T17:00:00Z">
              <w:r>
                <w:rPr>
                  <w:rStyle w:val="CodeChar"/>
                </w:rPr>
                <w:delText xml:space="preserve">cmr-prd-jnb-</w:delText>
              </w:r>
            </w:del>
            <w:ins w:id="11824" w:author="Claude" w:date="2026-09-27T17:00:00Z">
              <w:r>
                <w:rPr>
                  <w:rStyle w:val="CodeChar"/>
                </w:rPr>
                <w:t xml:space="preserve">cmr-prd-cas-</w:t>
              </w:r>
            </w:ins>
            <w:r>
              <w:rPr>
                <w:rStyle w:val="CodeChar"/>
              </w:rPr>
              <w:t xml:space="preserve">lb-mob-ext-01</w:t>
            </w:r>
          </w:p>
        </w:tc>
        <w:tc>
          <w:tcPr>
            <w:tcW w:w="1560" w:type="dxa"/>
          </w:tcPr>
          <w:p>
            <w:pPr/>
            <w:del w:id="11825" w:author="Claude" w:date="2026-09-27T17:00:00Z">
              <w:r>
                <w:rPr>
                  <w:rStyle w:val="CodeChar"/>
                </w:rPr>
                <w:delText xml:space="preserve">cmr-uat-jnb-</w:delText>
              </w:r>
            </w:del>
            <w:ins w:id="11826" w:author="Claude" w:date="2026-09-27T17:00:00Z">
              <w:r>
                <w:rPr>
                  <w:rStyle w:val="CodeChar"/>
                </w:rPr>
                <w:t xml:space="preserve">cmr-uat-cas-</w:t>
              </w:r>
            </w:ins>
            <w:r>
              <w:rPr>
                <w:rStyle w:val="CodeChar"/>
              </w:rPr>
              <w:t xml:space="preserve">lb-mob-int-01</w:t>
            </w:r>
          </w:p>
        </w:tc>
        <w:tc>
          <w:tcPr>
            <w:tcW w:w="1560" w:type="dxa"/>
          </w:tcPr>
          <w:p>
            <w:pPr/>
            <w:r>
              <w:t xml:space="preserve">Preferred for Tier 0: a Terraform-owned LB fronting the ingress controller keeps a governed name</w:t>
            </w:r>
          </w:p>
        </w:tc>
        <w:tc>
          <w:tcPr>
            <w:tcW w:w="1560" w:type="dxa"/>
          </w:tcPr>
          <w:p>
            <w:pPr/>
            <w:r>
              <w:t xml:space="preserve">—</w:t>
            </w:r>
          </w:p>
        </w:tc>
      </w:tr>
      <w:tr>
        <w:tc>
          <w:tcPr>
            <w:tcW w:w="1560" w:type="dxa"/>
          </w:tcPr>
          <w:p>
            <w:pPr/>
            <w:r>
              <w:t xml:space="preserve">Subnets for OKE</w:t>
            </w:r>
          </w:p>
        </w:tc>
        <w:tc>
          <w:tcPr>
            <w:tcW w:w="1560" w:type="dxa"/>
          </w:tcPr>
          <w:p>
            <w:pPr/>
            <w:r>
              <w:t xml:space="preserve">Section 12 tiers</w:t>
            </w:r>
          </w:p>
        </w:tc>
        <w:tc>
          <w:tcPr>
            <w:tcW w:w="1560" w:type="dxa"/>
          </w:tcPr>
          <w:p>
            <w:pPr/>
            <w:del w:id="11827" w:author="Claude" w:date="2026-09-27T17:00:00Z">
              <w:r>
                <w:rPr>
                  <w:rStyle w:val="CodeChar"/>
                </w:rPr>
                <w:delText xml:space="preserve">cmr-prd-jnb-</w:delText>
              </w:r>
            </w:del>
            <w:ins w:id="11828" w:author="Claude" w:date="2026-09-27T17:00:00Z">
              <w:r>
                <w:rPr>
                  <w:rStyle w:val="CodeChar"/>
                </w:rPr>
                <w:t xml:space="preserve">cmr-prd-cas-</w:t>
              </w:r>
            </w:ins>
            <w:r>
              <w:rPr>
                <w:rStyle w:val="CodeChar"/>
              </w:rPr>
              <w:t xml:space="preserve">snt-mob-kapi-01</w:t>
            </w:r>
            <w:r>
              <w:t xml:space="preserve">, </w:t>
            </w:r>
            <w:r>
              <w:rPr>
                <w:rStyle w:val="CodeChar"/>
              </w:rPr>
              <w:t xml:space="preserve">-wrk-01</w:t>
            </w:r>
            <w:r>
              <w:t xml:space="preserve">, </w:t>
            </w:r>
            <w:r>
              <w:rPr>
                <w:rStyle w:val="CodeChar"/>
              </w:rPr>
              <w:t xml:space="preserve">-pod-01</w:t>
            </w:r>
            <w:r>
              <w:t xml:space="preserve">, </w:t>
            </w:r>
            <w:r>
              <w:rPr>
                <w:rStyle w:val="CodeChar"/>
              </w:rPr>
              <w:t xml:space="preserve">-lb-01</w:t>
            </w:r>
          </w:p>
        </w:tc>
        <w:tc>
          <w:tcPr>
            <w:tcW w:w="1560" w:type="dxa"/>
          </w:tcPr>
          <w:p>
            <w:pPr/>
            <w:r>
              <w:t xml:space="preserve">same with </w:t>
            </w:r>
            <w:r>
              <w:rPr>
                <w:rStyle w:val="CodeChar"/>
              </w:rPr>
              <w:t xml:space="preserve">dev</w:t>
            </w:r>
          </w:p>
        </w:tc>
        <w:tc>
          <w:tcPr>
            <w:tcW w:w="1560" w:type="dxa"/>
          </w:tcPr>
          <w:p>
            <w:pPr/>
            <w:r>
              <w:t xml:space="preserve">Four tiers make flow logs readable</w:t>
            </w:r>
          </w:p>
        </w:tc>
        <w:tc>
          <w:tcPr>
            <w:tcW w:w="1560" w:type="dxa"/>
          </w:tcPr>
          <w:p>
            <w:pPr/>
            <w:r>
              <w:t xml:space="preserve">—</w:t>
            </w:r>
          </w:p>
        </w:tc>
      </w:tr>
      <w:tr>
        <w:tc>
          <w:tcPr>
            <w:tcW w:w="1560" w:type="dxa"/>
          </w:tcPr>
          <w:p>
            <w:pPr/>
            <w:r>
              <w:t xml:space="preserve">OCIR repository</w:t>
            </w:r>
          </w:p>
        </w:tc>
        <w:tc>
          <w:tcPr>
            <w:tcW w:w="1560" w:type="dxa"/>
          </w:tcPr>
          <w:p>
            <w:pPr/>
            <w:r>
              <w:rPr>
                <w:rStyle w:val="CodeChar"/>
              </w:rPr>
              <w:t xml:space="preserve">&lt;org&gt;/&lt;app&gt;/&lt;component&gt;</w:t>
            </w:r>
            <w:r>
              <w:t xml:space="preserve"> (path)</w:t>
            </w:r>
          </w:p>
        </w:tc>
        <w:tc>
          <w:tcPr>
            <w:tcW w:w="1560" w:type="dxa"/>
          </w:tcPr>
          <w:p>
            <w:pPr/>
            <w:r>
              <w:rPr>
                <w:rStyle w:val="CodeChar"/>
              </w:rPr>
              <w:t xml:space="preserve">cmr/mob/api-gateway</w:t>
            </w:r>
          </w:p>
        </w:tc>
        <w:tc>
          <w:tcPr>
            <w:tcW w:w="1560" w:type="dxa"/>
          </w:tcPr>
          <w:p>
            <w:pPr/>
            <w:r>
              <w:t xml:space="preserve">same repo, images tagged by build</w:t>
            </w:r>
          </w:p>
        </w:tc>
        <w:tc>
          <w:tcPr>
            <w:tcW w:w="1560" w:type="dxa"/>
          </w:tcPr>
          <w:p>
            <w:pPr/>
            <w:r>
              <w:t xml:space="preserve">Registry paths are not resource names; no environment in the repo path: the same image is promoted across environments</w:t>
            </w:r>
          </w:p>
        </w:tc>
        <w:tc>
          <w:tcPr>
            <w:tcW w:w="1560" w:type="dxa"/>
          </w:tcPr>
          <w:p>
            <w:pPr/>
            <w:r>
              <w:t xml:space="preserve">Repository names are path-based and visible to all pullers</w:t>
            </w:r>
          </w:p>
        </w:tc>
      </w:tr>
    </w:tbl>
    <w:p>
      <w:pPr>
        <w:pStyle w:val="Heading3"/>
      </w:pPr>
      <w:r>
        <w:t xml:space="preserve">Inside the cluster [REC]</w:t>
      </w:r>
    </w:p>
    <w:p>
      <w:pPr/>
      <w:r>
        <w:t xml:space="preserve">Kubernetes names must be RFC 1123 DNS labels (lowercase alphanumeric and </w:t>
      </w:r>
      <w:r>
        <w:rPr>
          <w:rStyle w:val="CodeChar"/>
        </w:rPr>
        <w:t xml:space="preserve">-</w:t>
      </w:r>
      <w:r>
        <w:t xml:space="preserve">, ≤ 63 characters for most objects). Because the cluster already carries entity, environment and region:</w:t>
      </w:r>
    </w:p>
    <w:p>
      <w:pPr>
        <w:pStyle w:val="ListParagraph"/>
        <w:numPr>
          <w:ilvl w:val="0"/>
          <w:numId w:val="11"/>
        </w:numPr>
      </w:pPr>
      <w:r>
        <w:rPr>
          <w:b/>
        </w:rPr>
        <w:t xml:space="preserve">Namespace:</w:t>
      </w:r>
      <w:r>
        <w:t xml:space="preserve"> </w:t>
      </w:r>
      <w:r>
        <w:rPr>
          <w:rStyle w:val="CodeChar"/>
        </w:rPr>
        <w:t xml:space="preserve">&lt;app&gt;</w:t>
      </w:r>
      <w:r>
        <w:t xml:space="preserve"> or </w:t>
      </w:r>
      <w:r>
        <w:rPr>
          <w:rStyle w:val="CodeChar"/>
        </w:rPr>
        <w:t xml:space="preserve">&lt;app&gt;-&lt;component&gt;</w:t>
      </w:r>
      <w:r>
        <w:t xml:space="preserve"> (</w:t>
      </w:r>
      <w:r>
        <w:rPr>
          <w:rStyle w:val="CodeChar"/>
        </w:rPr>
        <w:t xml:space="preserve">mob</w:t>
      </w:r>
      <w:r>
        <w:t xml:space="preserve">, </w:t>
      </w:r>
      <w:r>
        <w:rPr>
          <w:rStyle w:val="CodeChar"/>
        </w:rPr>
        <w:t xml:space="preserve">mob-notif</w:t>
      </w:r>
      <w:r>
        <w:t xml:space="preserve">). No environment suffix inside an environment-scoped cluster.</w:t>
      </w:r>
    </w:p>
    <w:p>
      <w:pPr>
        <w:pStyle w:val="ListParagraph"/>
        <w:numPr>
          <w:ilvl w:val="0"/>
          <w:numId w:val="11"/>
        </w:numPr>
      </w:pPr>
      <w:r>
        <w:rPr>
          <w:b/>
        </w:rPr>
        <w:t xml:space="preserve">Workloads and Services:</w:t>
      </w:r>
      <w:r>
        <w:t xml:space="preserve"> </w:t>
      </w:r>
      <w:r>
        <w:rPr>
          <w:rStyle w:val="CodeChar"/>
        </w:rPr>
        <w:t xml:space="preserve">&lt;component&gt;</w:t>
      </w:r>
      <w:r>
        <w:t xml:space="preserve"> (</w:t>
      </w:r>
      <w:r>
        <w:rPr>
          <w:rStyle w:val="CodeChar"/>
        </w:rPr>
        <w:t xml:space="preserve">api</w:t>
      </w:r>
      <w:r>
        <w:t xml:space="preserve">, </w:t>
      </w:r>
      <w:r>
        <w:rPr>
          <w:rStyle w:val="CodeChar"/>
        </w:rPr>
        <w:t xml:space="preserve">worker</w:t>
      </w:r>
      <w:r>
        <w:t xml:space="preserve">, </w:t>
      </w:r>
      <w:r>
        <w:rPr>
          <w:rStyle w:val="CodeChar"/>
        </w:rPr>
        <w:t xml:space="preserve">notifier</w:t>
      </w:r>
      <w:r>
        <w:t xml:space="preserve">).</w:t>
      </w:r>
    </w:p>
    <w:p>
      <w:pPr>
        <w:pStyle w:val="ListParagraph"/>
        <w:numPr>
          <w:ilvl w:val="0"/>
          <w:numId w:val="11"/>
        </w:numPr>
      </w:pPr>
      <w:r>
        <w:rPr>
          <w:b/>
        </w:rPr>
        <w:t xml:space="preserve">Mandatory labels:</w:t>
      </w:r>
      <w:r>
        <w:t xml:space="preserve"> </w:t>
      </w:r>
      <w:r>
        <w:rPr>
          <w:rStyle w:val="CodeChar"/>
        </w:rPr>
        <w:t xml:space="preserve">app.kubernetes.io/name</w:t>
      </w:r>
      <w:r>
        <w:t xml:space="preserve">, </w:t>
      </w:r>
      <w:r>
        <w:rPr>
          <w:rStyle w:val="CodeChar"/>
        </w:rPr>
        <w:t xml:space="preserve">app.kubernetes.io/part-of: &lt;app&gt;</w:t>
      </w:r>
      <w:r>
        <w:t xml:space="preserve">, </w:t>
      </w:r>
      <w:r>
        <w:rPr>
          <w:rStyle w:val="CodeChar"/>
        </w:rPr>
        <w:t xml:space="preserve">bank.example/app-id: APP-00412</w:t>
      </w:r>
      <w:r>
        <w:t xml:space="preserve">, </w:t>
      </w:r>
      <w:r>
        <w:rPr>
          <w:rStyle w:val="CodeChar"/>
        </w:rPr>
        <w:t xml:space="preserve">bank.example/data-class</w:t>
      </w:r>
      <w:r>
        <w:t xml:space="preserve">. These feed cost allocation and SIEM enrichment.</w:t>
      </w:r>
    </w:p>
    <w:p>
      <w:pPr>
        <w:pStyle w:val="ListParagraph"/>
        <w:numPr>
          <w:ilvl w:val="0"/>
          <w:numId w:val="11"/>
        </w:numPr>
      </w:pPr>
      <w:r>
        <w:t xml:space="preserve">If a shared cluster hosts several environments (discouraged in production), namespaces become </w:t>
      </w:r>
      <w:r>
        <w:rPr>
          <w:rStyle w:val="CodeChar"/>
        </w:rPr>
        <w:t xml:space="preserve">&lt;app&gt;-&lt;env&gt;</w:t>
      </w:r>
      <w:r>
        <w:t xml:space="preserve"> (</w:t>
      </w:r>
      <w:del w:id="12049" w:author="Claude" w:date="2026-09-27T17:00:00Z">
        <w:r>
          <w:rPr>
            <w:rStyle w:val="CodeChar"/>
          </w:rPr>
          <w:delText xml:space="preserve">mob-sit</w:delText>
        </w:r>
      </w:del>
      <w:ins w:id="12050" w:author="Claude" w:date="2026-09-27T17:00:00Z">
        <w:r>
          <w:rPr>
            <w:rStyle w:val="CodeChar"/>
          </w:rPr>
          <w:t xml:space="preserve">mob-uat</w:t>
        </w:r>
      </w:ins>
      <w:r>
        <w:t xml:space="preserve">).</w:t>
      </w:r>
    </w:p>
    <w:p>
      <w:pPr>
        <w:pStyle w:val="Heading2"/>
      </w:pPr>
      <w:r>
        <w:t xml:space="preserve">16. Storage Naming</w:t>
      </w:r>
    </w:p>
    <w:p>
      <w:pPr/>
      <w:r>
        <w:t xml:space="preserve">Bucket names are the most exposed names in OCI: they are unique across the whole tenancy namespace, case-sensitive, embedded in every API and pre-authenticated request URL, and effectively permanent, so they get the strictest review.</w:t>
      </w:r>
    </w:p>
    <w:p>
      <w:pPr>
        <w:pStyle w:val="Heading3"/>
      </w:pPr>
      <w:r>
        <w:t xml:space="preserve">16.1 OCI constraints [OCI]</w:t>
      </w:r>
    </w:p>
    <w:p>
      <w:pPr>
        <w:pStyle w:val="ListParagraph"/>
        <w:numPr>
          <w:ilvl w:val="0"/>
          <w:numId w:val="12"/>
        </w:numPr>
      </w:pPr>
      <w:r>
        <w:t xml:space="preserve">Bucket names: 1–256 characters; letters, numbers, hyphens, underscores, periods; </w:t>
      </w:r>
      <w:r>
        <w:rPr>
          <w:b/>
        </w:rPr>
        <w:t xml:space="preserve">unique within the tenancy's Object Storage namespace</w:t>
      </w:r>
      <w:r>
        <w:t xml:space="preserve"> (not per region); </w:t>
      </w:r>
      <w:r>
        <w:rPr>
          <w:b/>
        </w:rPr>
        <w:t xml:space="preserve">case-sensitive</w:t>
      </w:r>
      <w:r>
        <w:t xml:space="preserve"> (</w:t>
      </w:r>
      <w:r>
        <w:rPr>
          <w:rStyle w:val="CodeChar"/>
        </w:rPr>
        <w:t xml:space="preserve">accounts-payable</w:t>
      </w:r>
      <w:r>
        <w:t xml:space="preserve"> and </w:t>
      </w:r>
      <w:r>
        <w:rPr>
          <w:rStyle w:val="CodeChar"/>
        </w:rPr>
        <w:t xml:space="preserve">Accounts-Payable</w:t>
      </w:r>
      <w:r>
        <w:t xml:space="preserve"> are different buckets); Oracle advises against confidential information in bucket names. Source: </w:t>
      </w:r>
      <w:hyperlink r:id="rId13" w:history="1">
        <w:r>
          <w:rPr>
            <w:rStyle w:val="Hyperlink"/>
          </w:rPr>
          <w:t xml:space="preserve">Object Storage Buckets</w:t>
        </w:r>
      </w:hyperlink>
      <w:r>
        <w:t xml:space="preserve">.</w:t>
      </w:r>
    </w:p>
    <w:p>
      <w:pPr>
        <w:pStyle w:val="ListParagraph"/>
        <w:numPr>
          <w:ilvl w:val="0"/>
          <w:numId w:val="12"/>
        </w:numPr>
      </w:pPr>
      <w:r>
        <w:t xml:space="preserve">There is no bucket rename in normal operations: renaming means creating a new bucket and copying data, which breaks every URL and policy referencing the old name. Treat bucket names as immutable [REC].</w:t>
      </w:r>
    </w:p>
    <w:p>
      <w:pPr>
        <w:pStyle w:val="Heading3"/>
      </w:pPr>
      <w:r>
        <w:t xml:space="preserve">16.2 Patterns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Resource</w:t>
            </w:r>
          </w:p>
        </w:tc>
        <w:tc>
          <w:tcPr>
            <w:tcW w:w="1872" w:type="dxa"/>
            <w:shd w:val="clear" w:color="auto" w:fill="F2F2F2"/>
          </w:tcPr>
          <w:p>
            <w:pPr/>
            <w:r>
              <w:t xml:space="preserve">Pattern</w:t>
            </w:r>
          </w:p>
        </w:tc>
        <w:tc>
          <w:tcPr>
            <w:tcW w:w="1872" w:type="dxa"/>
            <w:shd w:val="clear" w:color="auto" w:fill="F2F2F2"/>
          </w:tcPr>
          <w:p>
            <w:pPr/>
            <w:r>
              <w:t xml:space="preserve">Production example</w:t>
            </w:r>
          </w:p>
        </w:tc>
        <w:tc>
          <w:tcPr>
            <w:tcW w:w="1872" w:type="dxa"/>
            <w:shd w:val="clear" w:color="auto" w:fill="F2F2F2"/>
          </w:tcPr>
          <w:p>
            <w:pPr/>
            <w:r>
              <w:t xml:space="preserve">Non-production example</w:t>
            </w:r>
          </w:p>
        </w:tc>
        <w:tc>
          <w:tcPr>
            <w:tcW w:w="1872" w:type="dxa"/>
            <w:shd w:val="clear" w:color="auto" w:fill="F2F2F2"/>
          </w:tcPr>
          <w:p>
            <w:pPr/>
            <w:r>
              <w:t xml:space="preserve">Field notes</w:t>
            </w:r>
          </w:p>
        </w:tc>
      </w:tr>
      <w:tr>
        <w:tc>
          <w:tcPr>
            <w:tcW w:w="1872" w:type="dxa"/>
          </w:tcPr>
          <w:p>
            <w:pPr/>
            <w:r>
              <w:t xml:space="preserve">Bucket</w:t>
            </w:r>
          </w:p>
        </w:tc>
        <w:tc>
          <w:tcPr>
            <w:tcW w:w="1872" w:type="dxa"/>
          </w:tcPr>
          <w:p>
            <w:pPr/>
            <w:r>
              <w:rPr>
                <w:rStyle w:val="CodeChar"/>
              </w:rPr>
              <w:t xml:space="preserve">&lt;org&gt;-&lt;env&gt;-&lt;rgn&gt;-bkt-&lt;app&gt;-&lt;qual&gt;-&lt;nn&gt;</w:t>
            </w:r>
          </w:p>
        </w:tc>
        <w:tc>
          <w:tcPr>
            <w:tcW w:w="1872" w:type="dxa"/>
          </w:tcPr>
          <w:p>
            <w:pPr/>
            <w:del w:id="11829" w:author="Claude" w:date="2026-09-27T17:00:00Z">
              <w:r>
                <w:rPr>
                  <w:rStyle w:val="CodeChar"/>
                </w:rPr>
                <w:delText xml:space="preserve">cmr-prd-jnb-</w:delText>
              </w:r>
            </w:del>
            <w:ins w:id="11830" w:author="Claude" w:date="2026-09-27T17:00:00Z">
              <w:r>
                <w:rPr>
                  <w:rStyle w:val="CodeChar"/>
                </w:rPr>
                <w:t xml:space="preserve">cmr-prd-cas-</w:t>
              </w:r>
            </w:ins>
            <w:r>
              <w:rPr>
                <w:rStyle w:val="CodeChar"/>
              </w:rPr>
              <w:t xml:space="preserve">bkt-cbs-bkp-01</w:t>
            </w:r>
          </w:p>
        </w:tc>
        <w:tc>
          <w:tcPr>
            <w:tcW w:w="1872" w:type="dxa"/>
          </w:tcPr>
          <w:p>
            <w:pPr/>
            <w:del w:id="11831" w:author="Claude" w:date="2026-09-27T17:00:00Z">
              <w:r>
                <w:rPr>
                  <w:rStyle w:val="CodeChar"/>
                </w:rPr>
                <w:delText xml:space="preserve">cmr-uat-jnb-</w:delText>
              </w:r>
            </w:del>
            <w:ins w:id="11832" w:author="Claude" w:date="2026-09-27T17:00:00Z">
              <w:r>
                <w:rPr>
                  <w:rStyle w:val="CodeChar"/>
                </w:rPr>
                <w:t xml:space="preserve">cmr-uat-cas-</w:t>
              </w:r>
            </w:ins>
            <w:r>
              <w:rPr>
                <w:rStyle w:val="CodeChar"/>
              </w:rPr>
              <w:t xml:space="preserve">bkt-cbs-exp-01</w:t>
            </w:r>
          </w:p>
        </w:tc>
        <w:tc>
          <w:tcPr>
            <w:tcW w:w="1872" w:type="dxa"/>
          </w:tcPr>
          <w:p>
            <w:pPr/>
            <w:r>
              <w:rPr>
                <w:rStyle w:val="CodeChar"/>
              </w:rPr>
              <w:t xml:space="preserve">qual</w:t>
            </w:r>
            <w:r>
              <w:t xml:space="preserve"> = purpose. Region token is essential here because the namespace is shared by all regions</w:t>
            </w:r>
          </w:p>
        </w:tc>
      </w:tr>
      <w:tr>
        <w:tc>
          <w:tcPr>
            <w:tcW w:w="1872" w:type="dxa"/>
          </w:tcPr>
          <w:p>
            <w:pPr/>
            <w:r>
              <w:t xml:space="preserve">Replication target bucket</w:t>
            </w:r>
          </w:p>
        </w:tc>
        <w:tc>
          <w:tcPr>
            <w:tcW w:w="1872" w:type="dxa"/>
          </w:tcPr>
          <w:p>
            <w:pPr/>
            <w:r>
              <w:t xml:space="preserve">Same name, recovery region</w:t>
            </w:r>
          </w:p>
        </w:tc>
        <w:tc>
          <w:tcPr>
            <w:tcW w:w="1872" w:type="dxa"/>
          </w:tcPr>
          <w:p>
            <w:pPr/>
            <w:del w:id="11833" w:author="Claude" w:date="2026-09-27T17:00:00Z">
              <w:r>
                <w:rPr>
                  <w:rStyle w:val="CodeChar"/>
                </w:rPr>
                <w:delText xml:space="preserve">cmr-prd-fra-</w:delText>
              </w:r>
            </w:del>
            <w:ins w:id="11834" w:author="Claude" w:date="2026-09-27T17:00:00Z">
              <w:r>
                <w:rPr>
                  <w:rStyle w:val="CodeChar"/>
                </w:rPr>
                <w:t xml:space="preserve">cmr-prd-jnb-</w:t>
              </w:r>
            </w:ins>
            <w:r>
              <w:rPr>
                <w:rStyle w:val="CodeChar"/>
              </w:rPr>
              <w:t xml:space="preserve">bkt-cbs-bkp-01</w:t>
            </w:r>
          </w:p>
        </w:tc>
        <w:tc>
          <w:tcPr>
            <w:tcW w:w="1872" w:type="dxa"/>
          </w:tcPr>
          <w:p>
            <w:pPr/>
            <w:r>
              <w:t xml:space="preserve">—</w:t>
            </w:r>
          </w:p>
        </w:tc>
        <w:tc>
          <w:tcPr>
            <w:tcW w:w="1872" w:type="dxa"/>
          </w:tcPr>
          <w:p>
            <w:pPr/>
            <w:r>
              <w:t xml:space="preserve">Pairs are obvious; the replication policy names both</w:t>
            </w:r>
          </w:p>
        </w:tc>
      </w:tr>
      <w:tr>
        <w:tc>
          <w:tcPr>
            <w:tcW w:w="1872" w:type="dxa"/>
          </w:tcPr>
          <w:p>
            <w:pPr/>
            <w:r>
              <w:t xml:space="preserve">Terraform state bucket</w:t>
            </w:r>
          </w:p>
        </w:tc>
        <w:tc>
          <w:tcPr>
            <w:tcW w:w="1872" w:type="dxa"/>
          </w:tcPr>
          <w:p>
            <w:pPr/>
            <w:r>
              <w:rPr>
                <w:rStyle w:val="CodeChar"/>
              </w:rPr>
              <w:t xml:space="preserve">&lt;org&gt;-&lt;env&gt;-&lt;rgn&gt;-bkt-&lt;app&gt;-tfs-&lt;nn&gt;</w:t>
            </w:r>
          </w:p>
        </w:tc>
        <w:tc>
          <w:tcPr>
            <w:tcW w:w="1872" w:type="dxa"/>
          </w:tcPr>
          <w:p>
            <w:pPr/>
            <w:del w:id="11835" w:author="Claude" w:date="2026-09-27T17:00:00Z">
              <w:r>
                <w:rPr>
                  <w:rStyle w:val="CodeChar"/>
                </w:rPr>
                <w:delText xml:space="preserve">cmr-prd-jnb-</w:delText>
              </w:r>
            </w:del>
            <w:ins w:id="11836" w:author="Claude" w:date="2026-09-27T17:00:00Z">
              <w:r>
                <w:rPr>
                  <w:rStyle w:val="CodeChar"/>
                </w:rPr>
                <w:t xml:space="preserve">cmr-prd-cas-</w:t>
              </w:r>
            </w:ins>
            <w:r>
              <w:rPr>
                <w:rStyle w:val="CodeChar"/>
              </w:rPr>
              <w:t xml:space="preserve">bkt-cicd-tfs-01</w:t>
            </w:r>
          </w:p>
        </w:tc>
        <w:tc>
          <w:tcPr>
            <w:tcW w:w="1872" w:type="dxa"/>
          </w:tcPr>
          <w:p>
            <w:pPr/>
            <w:del w:id="11837" w:author="Claude" w:date="2026-09-27T17:00:00Z">
              <w:r>
                <w:rPr>
                  <w:rStyle w:val="CodeChar"/>
                </w:rPr>
                <w:delText xml:space="preserve">cmr-npd-jnb-</w:delText>
              </w:r>
            </w:del>
            <w:ins w:id="11838" w:author="Claude" w:date="2026-09-27T17:00:00Z">
              <w:r>
                <w:rPr>
                  <w:rStyle w:val="CodeChar"/>
                </w:rPr>
                <w:t xml:space="preserve">cmr-uat-cas-</w:t>
              </w:r>
            </w:ins>
            <w:r>
              <w:rPr>
                <w:rStyle w:val="CodeChar"/>
              </w:rPr>
              <w:t xml:space="preserve">bkt-cicd-tfs-01</w:t>
            </w:r>
          </w:p>
        </w:tc>
        <w:tc>
          <w:tcPr>
            <w:tcW w:w="1872" w:type="dxa"/>
          </w:tcPr>
          <w:p>
            <w:pPr/>
            <w:r>
              <w:t xml:space="preserve">Versioning on; access limited to pipelines</w:t>
            </w:r>
          </w:p>
        </w:tc>
      </w:tr>
      <w:tr>
        <w:tc>
          <w:tcPr>
            <w:tcW w:w="1872" w:type="dxa"/>
          </w:tcPr>
          <w:p>
            <w:pPr/>
            <w:r>
              <w:t xml:space="preserve">Audit/log archive</w:t>
            </w:r>
          </w:p>
        </w:tc>
        <w:tc>
          <w:tcPr>
            <w:tcW w:w="1872" w:type="dxa"/>
          </w:tcPr>
          <w:p>
            <w:pPr/>
            <w:del w:id="12039" w:author="Claude" w:date="2026-09-27T17:00:00Z">
              <w:r>
                <w:rPr>
                  <w:rStyle w:val="CodeChar"/>
                </w:rPr>
                <w:delText xml:space="preserve">abc-</w:delText>
              </w:r>
            </w:del>
            <w:ins w:id="12040" w:author="Claude" w:date="2026-09-27T17:00:00Z">
              <w:r>
                <w:rPr>
                  <w:rStyle w:val="CodeChar"/>
                </w:rPr>
                <w:t xml:space="preserve">cmr-</w:t>
              </w:r>
            </w:ins>
            <w:r>
              <w:rPr>
                <w:rStyle w:val="CodeChar"/>
              </w:rPr>
              <w:t xml:space="preserve">prd-&lt;rgn&gt;-bkt-soc-aud-&lt;nn&gt;</w:t>
            </w:r>
          </w:p>
        </w:tc>
        <w:tc>
          <w:tcPr>
            <w:tcW w:w="1872" w:type="dxa"/>
          </w:tcPr>
          <w:p>
            <w:pPr/>
            <w:del w:id="11839" w:author="Claude" w:date="2026-09-27T17:00:00Z">
              <w:r>
                <w:rPr>
                  <w:rStyle w:val="CodeChar"/>
                </w:rPr>
                <w:delText xml:space="preserve">abc-prd-jnb-</w:delText>
              </w:r>
            </w:del>
            <w:ins w:id="11840" w:author="Claude" w:date="2026-09-27T17:00:00Z">
              <w:r>
                <w:rPr>
                  <w:rStyle w:val="CodeChar"/>
                </w:rPr>
                <w:t xml:space="preserve">cmr-prd-cas-</w:t>
              </w:r>
            </w:ins>
            <w:r>
              <w:rPr>
                <w:rStyle w:val="CodeChar"/>
              </w:rPr>
              <w:t xml:space="preserve">bkt-soc-aud-01</w:t>
            </w:r>
          </w:p>
        </w:tc>
        <w:tc>
          <w:tcPr>
            <w:tcW w:w="1872" w:type="dxa"/>
          </w:tcPr>
          <w:p>
            <w:pPr/>
            <w:r>
              <w:t xml:space="preserve">—</w:t>
            </w:r>
          </w:p>
        </w:tc>
        <w:tc>
          <w:tcPr>
            <w:tcW w:w="1872" w:type="dxa"/>
          </w:tcPr>
          <w:p>
            <w:pPr/>
            <w:r>
              <w:t xml:space="preserve">Retention rules locked; lives in </w:t>
            </w:r>
            <w:del w:id="12041" w:author="Claude" w:date="2026-09-27T17:00:00Z">
              <w:r>
                <w:rPr>
                  <w:rStyle w:val="CodeChar"/>
                </w:rPr>
                <w:delText xml:space="preserve">abc-</w:delText>
              </w:r>
            </w:del>
            <w:ins w:id="12042" w:author="Claude" w:date="2026-09-27T17:00:00Z">
              <w:r>
                <w:rPr>
                  <w:rStyle w:val="CodeChar"/>
                </w:rPr>
                <w:t xml:space="preserve">cmr-</w:t>
              </w:r>
            </w:ins>
            <w:r>
              <w:rPr>
                <w:rStyle w:val="CodeChar"/>
              </w:rPr>
              <w:t xml:space="preserve">log</w:t>
            </w:r>
          </w:p>
        </w:tc>
      </w:tr>
      <w:tr>
        <w:tc>
          <w:tcPr>
            <w:tcW w:w="1872" w:type="dxa"/>
          </w:tcPr>
          <w:p>
            <w:pPr/>
            <w:r>
              <w:t xml:space="preserve">Data lake zones</w:t>
            </w:r>
          </w:p>
        </w:tc>
        <w:tc>
          <w:tcPr>
            <w:tcW w:w="1872" w:type="dxa"/>
          </w:tcPr>
          <w:p>
            <w:pPr/>
            <w:r>
              <w:rPr>
                <w:rStyle w:val="CodeChar"/>
              </w:rPr>
              <w:t xml:space="preserve">...-bkt-&lt;app&gt;-raw-&lt;nn&gt;</w:t>
            </w:r>
            <w:r>
              <w:t xml:space="preserve"> / </w:t>
            </w:r>
            <w:r>
              <w:rPr>
                <w:rStyle w:val="CodeChar"/>
              </w:rPr>
              <w:t xml:space="preserve">-cur-</w:t>
            </w:r>
          </w:p>
        </w:tc>
        <w:tc>
          <w:tcPr>
            <w:tcW w:w="1872" w:type="dxa"/>
          </w:tcPr>
          <w:p>
            <w:pPr/>
            <w:del w:id="11841" w:author="Claude" w:date="2026-09-27T17:00:00Z">
              <w:r>
                <w:rPr>
                  <w:rStyle w:val="CodeChar"/>
                </w:rPr>
                <w:delText xml:space="preserve">abc-prd-jnb-</w:delText>
              </w:r>
            </w:del>
            <w:ins w:id="11842" w:author="Claude" w:date="2026-09-27T17:00:00Z">
              <w:r>
                <w:rPr>
                  <w:rStyle w:val="CodeChar"/>
                </w:rPr>
                <w:t xml:space="preserve">cmr-prd-cas-</w:t>
              </w:r>
            </w:ins>
            <w:r>
              <w:rPr>
                <w:rStyle w:val="CodeChar"/>
              </w:rPr>
              <w:t xml:space="preserve">bkt-dwh-raw-01</w:t>
            </w:r>
          </w:p>
        </w:tc>
        <w:tc>
          <w:tcPr>
            <w:tcW w:w="1872" w:type="dxa"/>
          </w:tcPr>
          <w:p>
            <w:pPr/>
            <w:del w:id="11843" w:author="Claude" w:date="2026-09-27T17:00:00Z">
              <w:r>
                <w:rPr>
                  <w:rStyle w:val="CodeChar"/>
                </w:rPr>
                <w:delText xml:space="preserve">abc-dev-jnb-</w:delText>
              </w:r>
            </w:del>
            <w:ins w:id="11844" w:author="Claude" w:date="2026-09-27T17:00:00Z">
              <w:r>
                <w:rPr>
                  <w:rStyle w:val="CodeChar"/>
                </w:rPr>
                <w:t xml:space="preserve">cmr-dev-cas-</w:t>
              </w:r>
            </w:ins>
            <w:r>
              <w:rPr>
                <w:rStyle w:val="CodeChar"/>
              </w:rPr>
              <w:t xml:space="preserve">bkt-dwh-cur-01</w:t>
            </w:r>
          </w:p>
        </w:tc>
        <w:tc>
          <w:tcPr>
            <w:tcW w:w="1872" w:type="dxa"/>
          </w:tcPr>
          <w:p>
            <w:pPr/>
            <w:r>
              <w:t xml:space="preserve">—</w:t>
            </w:r>
          </w:p>
        </w:tc>
      </w:tr>
      <w:tr>
        <w:tc>
          <w:tcPr>
            <w:tcW w:w="1872" w:type="dxa"/>
          </w:tcPr>
          <w:p>
            <w:pPr/>
            <w:r>
              <w:t xml:space="preserve">Object names inside buckets</w:t>
            </w:r>
          </w:p>
        </w:tc>
        <w:tc>
          <w:tcPr>
            <w:tcW w:w="1872" w:type="dxa"/>
          </w:tcPr>
          <w:p>
            <w:pPr/>
            <w:r>
              <w:t xml:space="preserve">Application-defined prefixes</w:t>
            </w:r>
          </w:p>
        </w:tc>
        <w:tc>
          <w:tcPr>
            <w:tcW w:w="1872" w:type="dxa"/>
          </w:tcPr>
          <w:p>
            <w:pPr/>
            <w:r>
              <w:rPr>
                <w:rStyle w:val="CodeChar"/>
              </w:rPr>
              <w:t xml:space="preserve">yyyy/mm/dd/&lt;batch-id&gt;.parquet</w:t>
            </w:r>
          </w:p>
        </w:tc>
        <w:tc>
          <w:tcPr>
            <w:tcW w:w="1872" w:type="dxa"/>
          </w:tcPr>
          <w:p>
            <w:pPr/>
            <w:r>
              <w:t xml:space="preserve">same</w:t>
            </w:r>
          </w:p>
        </w:tc>
        <w:tc>
          <w:tcPr>
            <w:tcW w:w="1872" w:type="dxa"/>
          </w:tcPr>
          <w:p>
            <w:pPr/>
            <w:r>
              <w:t xml:space="preserve">Never customer identifiers, account numbers or names in object keys: they appear in access logs and URLs</w:t>
            </w:r>
          </w:p>
        </w:tc>
      </w:tr>
      <w:tr>
        <w:tc>
          <w:tcPr>
            <w:tcW w:w="1872" w:type="dxa"/>
          </w:tcPr>
          <w:p>
            <w:pPr/>
            <w:r>
              <w:t xml:space="preserve">File system (FSS)</w:t>
            </w:r>
          </w:p>
        </w:tc>
        <w:tc>
          <w:tcPr>
            <w:tcW w:w="1872" w:type="dxa"/>
          </w:tcPr>
          <w:p>
            <w:pPr/>
            <w:r>
              <w:rPr>
                <w:rStyle w:val="CodeChar"/>
              </w:rPr>
              <w:t xml:space="preserve">&lt;org&gt;-&lt;env&gt;-&lt;rgn&gt;-fss-&lt;app&gt;-&lt;nn&gt;</w:t>
            </w:r>
          </w:p>
        </w:tc>
        <w:tc>
          <w:tcPr>
            <w:tcW w:w="1872" w:type="dxa"/>
          </w:tcPr>
          <w:p>
            <w:pPr/>
            <w:del w:id="11845" w:author="Claude" w:date="2026-09-27T17:00:00Z">
              <w:r>
                <w:rPr>
                  <w:rStyle w:val="CodeChar"/>
                </w:rPr>
                <w:delText xml:space="preserve">cmr-prd-jnb-</w:delText>
              </w:r>
            </w:del>
            <w:ins w:id="11846" w:author="Claude" w:date="2026-09-27T17:00:00Z">
              <w:r>
                <w:rPr>
                  <w:rStyle w:val="CodeChar"/>
                </w:rPr>
                <w:t xml:space="preserve">cmr-prd-cas-</w:t>
              </w:r>
            </w:ins>
            <w:r>
              <w:rPr>
                <w:rStyle w:val="CodeChar"/>
              </w:rPr>
              <w:t xml:space="preserve">fss-cbs-01</w:t>
            </w:r>
          </w:p>
        </w:tc>
        <w:tc>
          <w:tcPr>
            <w:tcW w:w="1872" w:type="dxa"/>
          </w:tcPr>
          <w:p>
            <w:pPr/>
            <w:del w:id="11847" w:author="Claude" w:date="2026-09-27T17:00:00Z">
              <w:r>
                <w:rPr>
                  <w:rStyle w:val="CodeChar"/>
                </w:rPr>
                <w:delText xml:space="preserve">cmr-sit-jnb-</w:delText>
              </w:r>
            </w:del>
            <w:ins w:id="11848" w:author="Claude" w:date="2026-09-27T17:00:00Z">
              <w:r>
                <w:rPr>
                  <w:rStyle w:val="CodeChar"/>
                </w:rPr>
                <w:t xml:space="preserve">cmr-uat-cas-</w:t>
              </w:r>
            </w:ins>
            <w:r>
              <w:rPr>
                <w:rStyle w:val="CodeChar"/>
              </w:rPr>
              <w:t xml:space="preserve">fss-cbs-01</w:t>
            </w:r>
          </w:p>
        </w:tc>
        <w:tc>
          <w:tcPr>
            <w:tcW w:w="1872" w:type="dxa"/>
          </w:tcPr>
          <w:p>
            <w:pPr/>
            <w:r>
              <w:t xml:space="preserve">Export path: </w:t>
            </w:r>
            <w:r>
              <w:rPr>
                <w:rStyle w:val="CodeChar"/>
              </w:rPr>
              <w:t xml:space="preserve">/&lt;app&gt;/&lt;nn&gt;</w:t>
            </w:r>
            <w:r>
              <w:t xml:space="preserve"> (</w:t>
            </w:r>
            <w:r>
              <w:rPr>
                <w:rStyle w:val="CodeChar"/>
              </w:rPr>
              <w:t xml:space="preserve">/cbs/01</w:t>
            </w:r>
            <w:r>
              <w:t xml:space="preserve">)</w:t>
            </w:r>
          </w:p>
        </w:tc>
      </w:tr>
      <w:tr>
        <w:tc>
          <w:tcPr>
            <w:tcW w:w="1872" w:type="dxa"/>
          </w:tcPr>
          <w:p>
            <w:pPr/>
            <w:r>
              <w:t xml:space="preserve">Mount target</w:t>
            </w:r>
          </w:p>
        </w:tc>
        <w:tc>
          <w:tcPr>
            <w:tcW w:w="1872" w:type="dxa"/>
          </w:tcPr>
          <w:p>
            <w:pPr/>
            <w:r>
              <w:rPr>
                <w:rStyle w:val="CodeChar"/>
              </w:rPr>
              <w:t xml:space="preserve">&lt;org&gt;-&lt;env&gt;-&lt;rgn&gt;-mnt-&lt;app&gt;-&lt;nn&gt;</w:t>
            </w:r>
          </w:p>
        </w:tc>
        <w:tc>
          <w:tcPr>
            <w:tcW w:w="1872" w:type="dxa"/>
          </w:tcPr>
          <w:p>
            <w:pPr/>
            <w:del w:id="11849" w:author="Claude" w:date="2026-09-27T17:00:00Z">
              <w:r>
                <w:rPr>
                  <w:rStyle w:val="CodeChar"/>
                </w:rPr>
                <w:delText xml:space="preserve">cmr-prd-jnb-</w:delText>
              </w:r>
            </w:del>
            <w:ins w:id="11850" w:author="Claude" w:date="2026-09-27T17:00:00Z">
              <w:r>
                <w:rPr>
                  <w:rStyle w:val="CodeChar"/>
                </w:rPr>
                <w:t xml:space="preserve">cmr-prd-cas-</w:t>
              </w:r>
            </w:ins>
            <w:r>
              <w:rPr>
                <w:rStyle w:val="CodeChar"/>
              </w:rPr>
              <w:t xml:space="preserve">mnt-cbs-01</w:t>
            </w:r>
          </w:p>
        </w:tc>
        <w:tc>
          <w:tcPr>
            <w:tcW w:w="1872" w:type="dxa"/>
          </w:tcPr>
          <w:p>
            <w:pPr/>
            <w:del w:id="11851" w:author="Claude" w:date="2026-09-27T17:00:00Z">
              <w:r>
                <w:rPr>
                  <w:rStyle w:val="CodeChar"/>
                </w:rPr>
                <w:delText xml:space="preserve">cmr-sit-jnb-</w:delText>
              </w:r>
            </w:del>
            <w:ins w:id="11852" w:author="Claude" w:date="2026-09-27T17:00:00Z">
              <w:r>
                <w:rPr>
                  <w:rStyle w:val="CodeChar"/>
                </w:rPr>
                <w:t xml:space="preserve">cmr-uat-cas-</w:t>
              </w:r>
            </w:ins>
            <w:r>
              <w:rPr>
                <w:rStyle w:val="CodeChar"/>
              </w:rPr>
              <w:t xml:space="preserve">mnt-cbs-01</w:t>
            </w:r>
          </w:p>
        </w:tc>
        <w:tc>
          <w:tcPr>
            <w:tcW w:w="1872" w:type="dxa"/>
          </w:tcPr>
          <w:p>
            <w:pPr/>
            <w:r>
              <w:t xml:space="preserve">Mount target hostname: Compact Name</w:t>
            </w:r>
          </w:p>
        </w:tc>
      </w:tr>
      <w:tr>
        <w:tc>
          <w:tcPr>
            <w:tcW w:w="1872" w:type="dxa"/>
          </w:tcPr>
          <w:p>
            <w:pPr/>
            <w:r>
              <w:t xml:space="preserve">Block / boot volumes</w:t>
            </w:r>
          </w:p>
        </w:tc>
        <w:tc>
          <w:tcPr>
            <w:tcW w:w="1872" w:type="dxa"/>
          </w:tcPr>
          <w:p>
            <w:pPr/>
            <w:r>
              <w:t xml:space="preserve">Section 13</w:t>
            </w:r>
          </w:p>
        </w:tc>
        <w:tc>
          <w:tcPr>
            <w:tcW w:w="1872" w:type="dxa"/>
          </w:tcPr>
          <w:p>
            <w:pPr/>
            <w:del w:id="11853" w:author="Claude" w:date="2026-09-27T17:00:00Z">
              <w:r>
                <w:rPr>
                  <w:rStyle w:val="CodeChar"/>
                </w:rPr>
                <w:delText xml:space="preserve">cmr-prd-jnb-</w:delText>
              </w:r>
            </w:del>
            <w:ins w:id="11854" w:author="Claude" w:date="2026-09-27T17:00:00Z">
              <w:r>
                <w:rPr>
                  <w:rStyle w:val="CodeChar"/>
                </w:rPr>
                <w:t xml:space="preserve">cmr-prd-cas-</w:t>
              </w:r>
            </w:ins>
            <w:r>
              <w:rPr>
                <w:rStyle w:val="CodeChar"/>
              </w:rPr>
              <w:t xml:space="preserve">blv-cbs-data-01</w:t>
            </w:r>
          </w:p>
        </w:tc>
        <w:tc>
          <w:tcPr>
            <w:tcW w:w="1872" w:type="dxa"/>
          </w:tcPr>
          <w:p>
            <w:pPr/>
            <w:del w:id="11855" w:author="Claude" w:date="2026-09-27T17:00:00Z">
              <w:r>
                <w:rPr>
                  <w:rStyle w:val="CodeChar"/>
                </w:rPr>
                <w:delText xml:space="preserve">cmr-dev-jnb-</w:delText>
              </w:r>
            </w:del>
            <w:ins w:id="11856" w:author="Claude" w:date="2026-09-27T17:00:00Z">
              <w:r>
                <w:rPr>
                  <w:rStyle w:val="CodeChar"/>
                </w:rPr>
                <w:t xml:space="preserve">cmr-dev-cas-</w:t>
              </w:r>
            </w:ins>
            <w:r>
              <w:rPr>
                <w:rStyle w:val="CodeChar"/>
              </w:rPr>
              <w:t xml:space="preserve">blv-cbs-data-01</w:t>
            </w:r>
          </w:p>
        </w:tc>
        <w:tc>
          <w:tcPr>
            <w:tcW w:w="1872" w:type="dxa"/>
          </w:tcPr>
          <w:p>
            <w:pPr/>
            <w:r>
              <w:t xml:space="preserve">—</w:t>
            </w:r>
          </w:p>
        </w:tc>
      </w:tr>
      <w:tr>
        <w:tc>
          <w:tcPr>
            <w:tcW w:w="1872" w:type="dxa"/>
          </w:tcPr>
          <w:p>
            <w:pPr/>
            <w:r>
              <w:t xml:space="preserve">Volume group replica / backup copies</w:t>
            </w:r>
          </w:p>
        </w:tc>
        <w:tc>
          <w:tcPr>
            <w:tcW w:w="1872" w:type="dxa"/>
          </w:tcPr>
          <w:p>
            <w:pPr/>
            <w:r>
              <w:t xml:space="preserve">Same name as source, recovery region</w:t>
            </w:r>
          </w:p>
        </w:tc>
        <w:tc>
          <w:tcPr>
            <w:tcW w:w="1872" w:type="dxa"/>
          </w:tcPr>
          <w:p>
            <w:pPr/>
            <w:del w:id="11857" w:author="Claude" w:date="2026-09-27T17:00:00Z">
              <w:r>
                <w:rPr>
                  <w:rStyle w:val="CodeChar"/>
                </w:rPr>
                <w:delText xml:space="preserve">cmr-prd-fra-</w:delText>
              </w:r>
            </w:del>
            <w:ins w:id="11858" w:author="Claude" w:date="2026-09-27T17:00:00Z">
              <w:r>
                <w:rPr>
                  <w:rStyle w:val="CodeChar"/>
                </w:rPr>
                <w:t xml:space="preserve">cmr-prd-jnb-</w:t>
              </w:r>
            </w:ins>
            <w:r>
              <w:rPr>
                <w:rStyle w:val="CodeChar"/>
              </w:rPr>
              <w:t xml:space="preserve">vgp-cbs-01</w:t>
            </w:r>
          </w:p>
        </w:tc>
        <w:tc>
          <w:tcPr>
            <w:tcW w:w="1872" w:type="dxa"/>
          </w:tcPr>
          <w:p>
            <w:pPr/>
            <w:r>
              <w:t xml:space="preserve">—</w:t>
            </w:r>
          </w:p>
        </w:tc>
        <w:tc>
          <w:tcPr>
            <w:tcW w:w="1872" w:type="dxa"/>
          </w:tcPr>
          <w:p>
            <w:pPr/>
            <w:r>
              <w:t xml:space="preserve">Section 19</w:t>
            </w:r>
          </w:p>
        </w:tc>
      </w:tr>
    </w:tbl>
    <w:p>
      <w:pPr/>
      <w:r>
        <w:rPr>
          <w:b/>
        </w:rPr>
        <w:t xml:space="preserve">Periods are forbidden in bucket names [REC]</w:t>
      </w:r>
      <w:r>
        <w:t xml:space="preserve"> even though OCI allows them: they complicate virtual-host-style and TLS wildcard handling in S3-compatible tools, and our pattern never needs them.</w:t>
      </w:r>
    </w:p>
    <w:p>
      <w:pPr>
        <w:pStyle w:val="Heading2"/>
      </w:pPr>
      <w:r>
        <w:t xml:space="preserve">17. Security Naming</w:t>
      </w:r>
    </w:p>
    <w:p>
      <w:pPr/>
      <w:r>
        <w:t xml:space="preserve">Security resources are named like everything else, with generic purpose qualifiers, and this section also sets the bank-wide rule on what information may </w:t>
      </w:r>
      <w:r>
        <w:rPr>
          <w:b/>
        </w:rPr>
        <w:t xml:space="preserve">never</w:t>
      </w:r>
      <w:r>
        <w:t xml:space="preserve"> appear in any OCI name.</w:t>
      </w:r>
    </w:p>
    <w:p>
      <w:pPr>
        <w:pStyle w:val="Heading3"/>
      </w:pPr>
      <w:r>
        <w:t xml:space="preserve">17.1 Patterns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Resource</w:t>
            </w:r>
          </w:p>
        </w:tc>
        <w:tc>
          <w:tcPr>
            <w:tcW w:w="1560" w:type="dxa"/>
            <w:shd w:val="clear" w:color="auto" w:fill="F2F2F2"/>
          </w:tcPr>
          <w:p>
            <w:pPr/>
            <w:r>
              <w:t xml:space="preserve">Pattern</w:t>
            </w:r>
          </w:p>
        </w:tc>
        <w:tc>
          <w:tcPr>
            <w:tcW w:w="1560" w:type="dxa"/>
            <w:shd w:val="clear" w:color="auto" w:fill="F2F2F2"/>
          </w:tcPr>
          <w:p>
            <w:pPr/>
            <w:r>
              <w:t xml:space="preserve">Production example</w:t>
            </w:r>
          </w:p>
        </w:tc>
        <w:tc>
          <w:tcPr>
            <w:tcW w:w="1560" w:type="dxa"/>
            <w:shd w:val="clear" w:color="auto" w:fill="F2F2F2"/>
          </w:tcPr>
          <w:p>
            <w:pPr/>
            <w:r>
              <w:t xml:space="preserve">Non-production example</w:t>
            </w:r>
          </w:p>
        </w:tc>
        <w:tc>
          <w:tcPr>
            <w:tcW w:w="1560" w:type="dxa"/>
            <w:shd w:val="clear" w:color="auto" w:fill="F2F2F2"/>
          </w:tcPr>
          <w:p>
            <w:pPr/>
            <w:r>
              <w:t xml:space="preserve">Field notes</w:t>
            </w:r>
          </w:p>
        </w:tc>
        <w:tc>
          <w:tcPr>
            <w:tcW w:w="1560" w:type="dxa"/>
            <w:shd w:val="clear" w:color="auto" w:fill="F2F2F2"/>
          </w:tcPr>
          <w:p>
            <w:pPr/>
            <w:r>
              <w:t xml:space="preserve">Constraint</w:t>
            </w:r>
          </w:p>
        </w:tc>
      </w:tr>
      <w:tr>
        <w:tc>
          <w:tcPr>
            <w:tcW w:w="1560" w:type="dxa"/>
          </w:tcPr>
          <w:p>
            <w:pPr/>
            <w:r>
              <w:t xml:space="preserve">Vault</w:t>
            </w:r>
          </w:p>
        </w:tc>
        <w:tc>
          <w:tcPr>
            <w:tcW w:w="1560" w:type="dxa"/>
          </w:tcPr>
          <w:p>
            <w:pPr/>
            <w:r>
              <w:rPr>
                <w:rStyle w:val="CodeChar"/>
              </w:rPr>
              <w:t xml:space="preserve">&lt;org&gt;-&lt;env&gt;-&lt;rgn&gt;-vlt-&lt;app&gt;-&lt;nn&gt;</w:t>
            </w:r>
          </w:p>
        </w:tc>
        <w:tc>
          <w:tcPr>
            <w:tcW w:w="1560" w:type="dxa"/>
          </w:tcPr>
          <w:p>
            <w:pPr/>
            <w:del w:id="11859" w:author="Claude" w:date="2026-09-27T17:00:00Z">
              <w:r>
                <w:rPr>
                  <w:rStyle w:val="CodeChar"/>
                </w:rPr>
                <w:delText xml:space="preserve">cmr-prd-jnb-</w:delText>
              </w:r>
            </w:del>
            <w:ins w:id="11860" w:author="Claude" w:date="2026-09-27T17:00:00Z">
              <w:r>
                <w:rPr>
                  <w:rStyle w:val="CodeChar"/>
                </w:rPr>
                <w:t xml:space="preserve">cmr-prd-cas-</w:t>
              </w:r>
            </w:ins>
            <w:r>
              <w:rPr>
                <w:rStyle w:val="CodeChar"/>
              </w:rPr>
              <w:t xml:space="preserve">vlt-kms-01</w:t>
            </w:r>
            <w:r>
              <w:t xml:space="preserve"> (entity vault), </w:t>
            </w:r>
            <w:del w:id="11861" w:author="Claude" w:date="2026-09-27T17:00:00Z">
              <w:r>
                <w:rPr>
                  <w:rStyle w:val="CodeChar"/>
                </w:rPr>
                <w:delText xml:space="preserve">cmr-prd-jnb-</w:delText>
              </w:r>
            </w:del>
            <w:ins w:id="11862" w:author="Claude" w:date="2026-09-27T17:00:00Z">
              <w:r>
                <w:rPr>
                  <w:rStyle w:val="CodeChar"/>
                </w:rPr>
                <w:t xml:space="preserve">cmr-prd-cas-</w:t>
              </w:r>
            </w:ins>
            <w:r>
              <w:rPr>
                <w:rStyle w:val="CodeChar"/>
              </w:rPr>
              <w:t xml:space="preserve">vlt-cbs-01</w:t>
            </w:r>
            <w:r>
              <w:t xml:space="preserve"> (dedicated)</w:t>
            </w:r>
          </w:p>
        </w:tc>
        <w:tc>
          <w:tcPr>
            <w:tcW w:w="1560" w:type="dxa"/>
          </w:tcPr>
          <w:p>
            <w:pPr/>
            <w:del w:id="11863" w:author="Claude" w:date="2026-09-27T17:00:00Z">
              <w:r>
                <w:rPr>
                  <w:rStyle w:val="CodeChar"/>
                </w:rPr>
                <w:delText xml:space="preserve">cmr-npd-jnb-</w:delText>
              </w:r>
            </w:del>
            <w:ins w:id="11864" w:author="Claude" w:date="2026-09-27T17:00:00Z">
              <w:r>
                <w:rPr>
                  <w:rStyle w:val="CodeChar"/>
                </w:rPr>
                <w:t xml:space="preserve">cmr-uat-cas-</w:t>
              </w:r>
            </w:ins>
            <w:r>
              <w:rPr>
                <w:rStyle w:val="CodeChar"/>
              </w:rPr>
              <w:t xml:space="preserve">vlt-kms-01</w:t>
            </w:r>
          </w:p>
        </w:tc>
        <w:tc>
          <w:tcPr>
            <w:tcW w:w="1560" w:type="dxa"/>
          </w:tcPr>
          <w:p>
            <w:pPr/>
            <w:r>
              <w:t xml:space="preserve">Never share a vault between prd and non-prod</w:t>
            </w:r>
          </w:p>
        </w:tc>
        <w:tc>
          <w:tcPr>
            <w:tcW w:w="1560" w:type="dxa"/>
          </w:tcPr>
          <w:p>
            <w:pPr/>
            <w:r>
              <w:t xml:space="preserve">Vault type (virtual private or default) is an attribute</w:t>
            </w:r>
          </w:p>
        </w:tc>
      </w:tr>
      <w:tr>
        <w:tc>
          <w:tcPr>
            <w:tcW w:w="1560" w:type="dxa"/>
          </w:tcPr>
          <w:p>
            <w:pPr/>
            <w:r>
              <w:t xml:space="preserve">Master encryption key</w:t>
            </w:r>
          </w:p>
        </w:tc>
        <w:tc>
          <w:tcPr>
            <w:tcW w:w="1560" w:type="dxa"/>
          </w:tcPr>
          <w:p>
            <w:pPr/>
            <w:r>
              <w:rPr>
                <w:rStyle w:val="CodeChar"/>
              </w:rPr>
              <w:t xml:space="preserve">&lt;org&gt;-&lt;env&gt;-&lt;rgn&gt;-key-&lt;app&gt;-&lt;qual&gt;-&lt;nn&gt;</w:t>
            </w:r>
          </w:p>
        </w:tc>
        <w:tc>
          <w:tcPr>
            <w:tcW w:w="1560" w:type="dxa"/>
          </w:tcPr>
          <w:p>
            <w:pPr/>
            <w:del w:id="11865" w:author="Claude" w:date="2026-09-27T17:00:00Z">
              <w:r>
                <w:rPr>
                  <w:rStyle w:val="CodeChar"/>
                </w:rPr>
                <w:delText xml:space="preserve">cmr-prd-jnb-</w:delText>
              </w:r>
            </w:del>
            <w:ins w:id="11866" w:author="Claude" w:date="2026-09-27T17:00:00Z">
              <w:r>
                <w:rPr>
                  <w:rStyle w:val="CodeChar"/>
                </w:rPr>
                <w:t xml:space="preserve">cmr-prd-cas-</w:t>
              </w:r>
            </w:ins>
            <w:r>
              <w:rPr>
                <w:rStyle w:val="CodeChar"/>
              </w:rPr>
              <w:t xml:space="preserve">key-cbs-tde-01</w:t>
            </w:r>
          </w:p>
        </w:tc>
        <w:tc>
          <w:tcPr>
            <w:tcW w:w="1560" w:type="dxa"/>
          </w:tcPr>
          <w:p>
            <w:pPr/>
            <w:del w:id="11867" w:author="Claude" w:date="2026-09-27T17:00:00Z">
              <w:r>
                <w:rPr>
                  <w:rStyle w:val="CodeChar"/>
                </w:rPr>
                <w:delText xml:space="preserve">cmr-sit-jnb-</w:delText>
              </w:r>
            </w:del>
            <w:ins w:id="11868" w:author="Claude" w:date="2026-09-27T17:00:00Z">
              <w:r>
                <w:rPr>
                  <w:rStyle w:val="CodeChar"/>
                </w:rPr>
                <w:t xml:space="preserve">cmr-uat-cas-</w:t>
              </w:r>
            </w:ins>
            <w:r>
              <w:rPr>
                <w:rStyle w:val="CodeChar"/>
              </w:rPr>
              <w:t xml:space="preserve">key-cbs-tde-01</w:t>
            </w:r>
          </w:p>
        </w:tc>
        <w:tc>
          <w:tcPr>
            <w:tcW w:w="1560" w:type="dxa"/>
          </w:tcPr>
          <w:p>
            <w:pPr/>
            <w:r>
              <w:rPr>
                <w:rStyle w:val="CodeChar"/>
              </w:rPr>
              <w:t xml:space="preserve">qual</w:t>
            </w:r>
            <w:r>
              <w:t xml:space="preserve"> = what it protects. Rotation creates key </w:t>
            </w:r>
            <w:r>
              <w:rPr>
                <w:i/>
              </w:rPr>
              <w:t xml:space="preserve">versions</w:t>
            </w:r>
            <w:r>
              <w:t xml:space="preserve">, not new names</w:t>
            </w:r>
          </w:p>
        </w:tc>
        <w:tc>
          <w:tcPr>
            <w:tcW w:w="1560" w:type="dxa"/>
          </w:tcPr>
          <w:p>
            <w:pPr/>
            <w:r>
              <w:t xml:space="preserve">—</w:t>
            </w:r>
          </w:p>
        </w:tc>
      </w:tr>
      <w:tr>
        <w:tc>
          <w:tcPr>
            <w:tcW w:w="1560" w:type="dxa"/>
          </w:tcPr>
          <w:p>
            <w:pPr/>
            <w:r>
              <w:t xml:space="preserve">Secret</w:t>
            </w:r>
          </w:p>
        </w:tc>
        <w:tc>
          <w:tcPr>
            <w:tcW w:w="1560" w:type="dxa"/>
          </w:tcPr>
          <w:p>
            <w:pPr/>
            <w:r>
              <w:rPr>
                <w:rStyle w:val="CodeChar"/>
              </w:rPr>
              <w:t xml:space="preserve">&lt;org&gt;-&lt;env&gt;-&lt;rgn&gt;-scrt-&lt;app&gt;-&lt;qual&gt;-&lt;nn&gt;</w:t>
            </w:r>
          </w:p>
        </w:tc>
        <w:tc>
          <w:tcPr>
            <w:tcW w:w="1560" w:type="dxa"/>
          </w:tcPr>
          <w:p>
            <w:pPr/>
            <w:del w:id="11869" w:author="Claude" w:date="2026-09-27T17:00:00Z">
              <w:r>
                <w:rPr>
                  <w:rStyle w:val="CodeChar"/>
                </w:rPr>
                <w:delText xml:space="preserve">cmr-prd-jnb-</w:delText>
              </w:r>
            </w:del>
            <w:ins w:id="11870" w:author="Claude" w:date="2026-09-27T17:00:00Z">
              <w:r>
                <w:rPr>
                  <w:rStyle w:val="CodeChar"/>
                </w:rPr>
                <w:t xml:space="preserve">cmr-prd-cas-</w:t>
              </w:r>
            </w:ins>
            <w:r>
              <w:rPr>
                <w:rStyle w:val="CodeChar"/>
              </w:rPr>
              <w:t xml:space="preserve">scrt-pay-dbc-01</w:t>
            </w:r>
          </w:p>
        </w:tc>
        <w:tc>
          <w:tcPr>
            <w:tcW w:w="1560" w:type="dxa"/>
          </w:tcPr>
          <w:p>
            <w:pPr/>
            <w:del w:id="11871" w:author="Claude" w:date="2026-09-27T17:00:00Z">
              <w:r>
                <w:rPr>
                  <w:rStyle w:val="CodeChar"/>
                </w:rPr>
                <w:delText xml:space="preserve">cmr-dev-jnb-</w:delText>
              </w:r>
            </w:del>
            <w:ins w:id="11872" w:author="Claude" w:date="2026-09-27T17:00:00Z">
              <w:r>
                <w:rPr>
                  <w:rStyle w:val="CodeChar"/>
                </w:rPr>
                <w:t xml:space="preserve">cmr-dev-cas-</w:t>
              </w:r>
            </w:ins>
            <w:r>
              <w:rPr>
                <w:rStyle w:val="CodeChar"/>
              </w:rPr>
              <w:t xml:space="preserve">scrt-pay-dbc-01</w:t>
            </w:r>
          </w:p>
        </w:tc>
        <w:tc>
          <w:tcPr>
            <w:tcW w:w="1560" w:type="dxa"/>
          </w:tcPr>
          <w:p>
            <w:pPr/>
            <w:r>
              <w:rPr>
                <w:rStyle w:val="CodeChar"/>
              </w:rPr>
              <w:t xml:space="preserve">qual</w:t>
            </w:r>
            <w:r>
              <w:t xml:space="preserve"> = kind; never the account name, username or target host</w:t>
            </w:r>
          </w:p>
        </w:tc>
        <w:tc>
          <w:tcPr>
            <w:tcW w:w="1560" w:type="dxa"/>
          </w:tcPr>
          <w:p>
            <w:pPr/>
            <w:r>
              <w:t xml:space="preserve">Unique within the vault; a name in pending deletion cannot be reused until deletion completes (</w:t>
            </w:r>
            <w:hyperlink r:id="rId14" w:history="1">
              <w:r>
                <w:rPr>
                  <w:rStyle w:val="Hyperlink"/>
                </w:rPr>
                <w:t xml:space="preserve">known provider behaviour</w:t>
              </w:r>
            </w:hyperlink>
            <w:r>
              <w:t xml:space="preserve">), so recreation takes the next </w:t>
            </w:r>
            <w:r>
              <w:rPr>
                <w:rStyle w:val="CodeChar"/>
              </w:rPr>
              <w:t xml:space="preserve">nn</w:t>
            </w:r>
          </w:p>
        </w:tc>
      </w:tr>
      <w:tr>
        <w:tc>
          <w:tcPr>
            <w:tcW w:w="1560" w:type="dxa"/>
          </w:tcPr>
          <w:p>
            <w:pPr/>
            <w:r>
              <w:t xml:space="preserve">Certificate</w:t>
            </w:r>
          </w:p>
        </w:tc>
        <w:tc>
          <w:tcPr>
            <w:tcW w:w="1560" w:type="dxa"/>
          </w:tcPr>
          <w:p>
            <w:pPr/>
            <w:r>
              <w:rPr>
                <w:rStyle w:val="CodeChar"/>
              </w:rPr>
              <w:t xml:space="preserve">&lt;org&gt;-&lt;env&gt;-&lt;rgn&gt;-cert-&lt;app&gt;-&lt;nn&gt;</w:t>
            </w:r>
          </w:p>
        </w:tc>
        <w:tc>
          <w:tcPr>
            <w:tcW w:w="1560" w:type="dxa"/>
          </w:tcPr>
          <w:p>
            <w:pPr/>
            <w:del w:id="11873" w:author="Claude" w:date="2026-09-27T17:00:00Z">
              <w:r>
                <w:rPr>
                  <w:rStyle w:val="CodeChar"/>
                </w:rPr>
                <w:delText xml:space="preserve">cmr-prd-jnb-</w:delText>
              </w:r>
            </w:del>
            <w:ins w:id="11874" w:author="Claude" w:date="2026-09-27T17:00:00Z">
              <w:r>
                <w:rPr>
                  <w:rStyle w:val="CodeChar"/>
                </w:rPr>
                <w:t xml:space="preserve">cmr-prd-cas-</w:t>
              </w:r>
            </w:ins>
            <w:r>
              <w:rPr>
                <w:rStyle w:val="CodeChar"/>
              </w:rPr>
              <w:t xml:space="preserve">cert-ibk-01</w:t>
            </w:r>
          </w:p>
        </w:tc>
        <w:tc>
          <w:tcPr>
            <w:tcW w:w="1560" w:type="dxa"/>
          </w:tcPr>
          <w:p>
            <w:pPr/>
            <w:del w:id="11875" w:author="Claude" w:date="2026-09-27T17:00:00Z">
              <w:r>
                <w:rPr>
                  <w:rStyle w:val="CodeChar"/>
                </w:rPr>
                <w:delText xml:space="preserve">cmr-uat-jnb-</w:delText>
              </w:r>
            </w:del>
            <w:ins w:id="11876" w:author="Claude" w:date="2026-09-27T17:00:00Z">
              <w:r>
                <w:rPr>
                  <w:rStyle w:val="CodeChar"/>
                </w:rPr>
                <w:t xml:space="preserve">cmr-uat-cas-</w:t>
              </w:r>
            </w:ins>
            <w:r>
              <w:rPr>
                <w:rStyle w:val="CodeChar"/>
              </w:rPr>
              <w:t xml:space="preserve">cert-ibk-01</w:t>
            </w:r>
          </w:p>
        </w:tc>
        <w:tc>
          <w:tcPr>
            <w:tcW w:w="1560" w:type="dxa"/>
          </w:tcPr>
          <w:p>
            <w:pPr/>
            <w:r>
              <w:t xml:space="preserve">The resource name is not the certificate CN/SAN</w:t>
            </w:r>
          </w:p>
        </w:tc>
        <w:tc>
          <w:tcPr>
            <w:tcW w:w="1560" w:type="dxa"/>
          </w:tcPr>
          <w:p>
            <w:pPr/>
            <w:r>
              <w:t xml:space="preserve">Uniqueness scope (</w:t>
            </w:r>
            <w:r>
              <w:rPr>
                <w:i/>
              </w:rPr>
              <w:t xml:space="preserve">verify</w:t>
            </w:r>
            <w:r>
              <w:t xml:space="preserve">)</w:t>
            </w:r>
          </w:p>
        </w:tc>
      </w:tr>
      <w:tr>
        <w:tc>
          <w:tcPr>
            <w:tcW w:w="1560" w:type="dxa"/>
          </w:tcPr>
          <w:p>
            <w:pPr/>
            <w:r>
              <w:t xml:space="preserve">Certificate authority</w:t>
            </w:r>
          </w:p>
        </w:tc>
        <w:tc>
          <w:tcPr>
            <w:tcW w:w="1560" w:type="dxa"/>
          </w:tcPr>
          <w:p>
            <w:pPr/>
            <w:r>
              <w:rPr>
                <w:rStyle w:val="CodeChar"/>
              </w:rPr>
              <w:t xml:space="preserve">&lt;org&gt;-&lt;env&gt;-&lt;rgn&gt;-ca-&lt;app&gt;-&lt;nn&gt;</w:t>
            </w:r>
          </w:p>
        </w:tc>
        <w:tc>
          <w:tcPr>
            <w:tcW w:w="1560" w:type="dxa"/>
          </w:tcPr>
          <w:p>
            <w:pPr/>
            <w:del w:id="11877" w:author="Claude" w:date="2026-09-27T17:00:00Z">
              <w:r>
                <w:rPr>
                  <w:rStyle w:val="CodeChar"/>
                </w:rPr>
                <w:delText xml:space="preserve">abc-prd-jnb-</w:delText>
              </w:r>
            </w:del>
            <w:ins w:id="11878" w:author="Claude" w:date="2026-09-27T17:00:00Z">
              <w:r>
                <w:rPr>
                  <w:rStyle w:val="CodeChar"/>
                </w:rPr>
                <w:t xml:space="preserve">cmr-prd-cas-</w:t>
              </w:r>
            </w:ins>
            <w:r>
              <w:rPr>
                <w:rStyle w:val="CodeChar"/>
              </w:rPr>
              <w:t xml:space="preserve">ca-kms-01</w:t>
            </w:r>
          </w:p>
        </w:tc>
        <w:tc>
          <w:tcPr>
            <w:tcW w:w="1560" w:type="dxa"/>
          </w:tcPr>
          <w:p>
            <w:pPr/>
            <w:del w:id="11879" w:author="Claude" w:date="2026-09-27T17:00:00Z">
              <w:r>
                <w:rPr>
                  <w:rStyle w:val="CodeChar"/>
                </w:rPr>
                <w:delText xml:space="preserve">abc-npd-jnb-</w:delText>
              </w:r>
            </w:del>
            <w:ins w:id="11880" w:author="Claude" w:date="2026-09-27T17:00:00Z">
              <w:r>
                <w:rPr>
                  <w:rStyle w:val="CodeChar"/>
                </w:rPr>
                <w:t xml:space="preserve">cmr-uat-cas-</w:t>
              </w:r>
            </w:ins>
            <w:r>
              <w:rPr>
                <w:rStyle w:val="CodeChar"/>
              </w:rPr>
              <w:t xml:space="preserve">ca-kms-01</w:t>
            </w:r>
          </w:p>
        </w:tc>
        <w:tc>
          <w:tcPr>
            <w:tcW w:w="1560" w:type="dxa"/>
          </w:tcPr>
          <w:p>
            <w:pPr/>
            <w:r>
              <w:t xml:space="preserve">Subordinate CAs increment </w:t>
            </w:r>
            <w:r>
              <w:rPr>
                <w:rStyle w:val="CodeChar"/>
              </w:rPr>
              <w:t xml:space="preserve">nn</w:t>
            </w:r>
          </w:p>
        </w:tc>
        <w:tc>
          <w:tcPr>
            <w:tcW w:w="1560" w:type="dxa"/>
          </w:tcPr>
          <w:p>
            <w:pPr/>
            <w:r>
              <w:t xml:space="preserve">—</w:t>
            </w:r>
          </w:p>
        </w:tc>
      </w:tr>
      <w:tr>
        <w:tc>
          <w:tcPr>
            <w:tcW w:w="1560" w:type="dxa"/>
          </w:tcPr>
          <w:p>
            <w:pPr/>
            <w:r>
              <w:t xml:space="preserve">Bastion</w:t>
            </w:r>
          </w:p>
        </w:tc>
        <w:tc>
          <w:tcPr>
            <w:tcW w:w="1560" w:type="dxa"/>
          </w:tcPr>
          <w:p>
            <w:pPr/>
            <w:r>
              <w:t xml:space="preserve">Joined Name of </w:t>
            </w:r>
            <w:r>
              <w:rPr>
                <w:rStyle w:val="CodeChar"/>
              </w:rPr>
              <w:t xml:space="preserve">&lt;org&gt;-&lt;env&gt;-&lt;rgn&gt;-bst-&lt;app&gt;-&lt;nn&gt;</w:t>
            </w:r>
          </w:p>
        </w:tc>
        <w:tc>
          <w:tcPr>
            <w:tcW w:w="1560" w:type="dxa"/>
          </w:tcPr>
          <w:p>
            <w:pPr/>
            <w:del w:id="11973" w:author="Claude" w:date="2026-09-27T17:00:00Z">
              <w:r>
                <w:rPr>
                  <w:rStyle w:val="CodeChar"/>
                </w:rPr>
                <w:delText xml:space="preserve">cmrprdjnb</w:delText>
              </w:r>
            </w:del>
            <w:ins w:id="11974" w:author="Claude" w:date="2026-09-27T17:00:00Z">
              <w:r>
                <w:rPr>
                  <w:rStyle w:val="CodeChar"/>
                </w:rPr>
                <w:t xml:space="preserve">cmrprdcas</w:t>
              </w:r>
            </w:ins>
            <w:r>
              <w:rPr>
                <w:rStyle w:val="CodeChar"/>
              </w:rPr>
              <w:t xml:space="preserve">bstcbs01</w:t>
            </w:r>
          </w:p>
        </w:tc>
        <w:tc>
          <w:tcPr>
            <w:tcW w:w="1560" w:type="dxa"/>
          </w:tcPr>
          <w:p>
            <w:pPr/>
            <w:del w:id="11975" w:author="Claude" w:date="2026-09-27T17:00:00Z">
              <w:r>
                <w:rPr>
                  <w:rStyle w:val="CodeChar"/>
                </w:rPr>
                <w:delText xml:space="preserve">cmrsitjnb</w:delText>
              </w:r>
            </w:del>
            <w:ins w:id="11976" w:author="Claude" w:date="2026-09-27T17:00:00Z">
              <w:r>
                <w:rPr>
                  <w:rStyle w:val="CodeChar"/>
                </w:rPr>
                <w:t xml:space="preserve">cmruatcas</w:t>
              </w:r>
            </w:ins>
            <w:r>
              <w:rPr>
                <w:rStyle w:val="CodeChar"/>
              </w:rPr>
              <w:t xml:space="preserve">bstcbs01</w:t>
            </w:r>
          </w:p>
        </w:tc>
        <w:tc>
          <w:tcPr>
            <w:tcW w:w="1560" w:type="dxa"/>
          </w:tcPr>
          <w:p>
            <w:pPr/>
            <w:r>
              <w:rPr>
                <w:rStyle w:val="CodeChar"/>
              </w:rPr>
              <w:t xml:space="preserve">app</w:t>
            </w:r>
            <w:r>
              <w:t xml:space="preserve"> = what it gives access to</w:t>
            </w:r>
          </w:p>
        </w:tc>
        <w:tc>
          <w:tcPr>
            <w:tcW w:w="1560" w:type="dxa"/>
          </w:tcPr>
          <w:p>
            <w:pPr/>
            <w:r>
              <w:rPr>
                <w:b/>
              </w:rPr>
              <w:t xml:space="preserve">Alphanumeric only</w:t>
            </w:r>
            <w:r>
              <w:t xml:space="preserve"> (</w:t>
            </w:r>
            <w:hyperlink r:id="rId15" w:history="1">
              <w:r>
                <w:rPr>
                  <w:rStyle w:val="Hyperlink"/>
                </w:rPr>
                <w:t xml:space="preserve">Creating a Bastion</w:t>
              </w:r>
            </w:hyperlink>
            <w:r>
              <w:t xml:space="preserve">)</w:t>
            </w:r>
          </w:p>
        </w:tc>
      </w:tr>
      <w:tr>
        <w:tc>
          <w:tcPr>
            <w:tcW w:w="1560" w:type="dxa"/>
          </w:tcPr>
          <w:p>
            <w:pPr/>
            <w:r>
              <w:t xml:space="preserve">WAF policy</w:t>
            </w:r>
          </w:p>
        </w:tc>
        <w:tc>
          <w:tcPr>
            <w:tcW w:w="1560" w:type="dxa"/>
          </w:tcPr>
          <w:p>
            <w:pPr/>
            <w:r>
              <w:rPr>
                <w:rStyle w:val="CodeChar"/>
              </w:rPr>
              <w:t xml:space="preserve">&lt;org&gt;-&lt;env&gt;-&lt;rgn&gt;-waf-&lt;app&gt;-&lt;qual&gt;-&lt;nn&gt;</w:t>
            </w:r>
          </w:p>
        </w:tc>
        <w:tc>
          <w:tcPr>
            <w:tcW w:w="1560" w:type="dxa"/>
          </w:tcPr>
          <w:p>
            <w:pPr/>
            <w:del w:id="11881" w:author="Claude" w:date="2026-09-27T17:00:00Z">
              <w:r>
                <w:rPr>
                  <w:rStyle w:val="CodeChar"/>
                </w:rPr>
                <w:delText xml:space="preserve">cmr-prd-jnb-</w:delText>
              </w:r>
            </w:del>
            <w:ins w:id="11882" w:author="Claude" w:date="2026-09-27T17:00:00Z">
              <w:r>
                <w:rPr>
                  <w:rStyle w:val="CodeChar"/>
                </w:rPr>
                <w:t xml:space="preserve">cmr-prd-cas-</w:t>
              </w:r>
            </w:ins>
            <w:r>
              <w:rPr>
                <w:rStyle w:val="CodeChar"/>
              </w:rPr>
              <w:t xml:space="preserve">waf-ibk-ext-01</w:t>
            </w:r>
          </w:p>
        </w:tc>
        <w:tc>
          <w:tcPr>
            <w:tcW w:w="1560" w:type="dxa"/>
          </w:tcPr>
          <w:p>
            <w:pPr/>
            <w:del w:id="11883" w:author="Claude" w:date="2026-09-27T17:00:00Z">
              <w:r>
                <w:rPr>
                  <w:rStyle w:val="CodeChar"/>
                </w:rPr>
                <w:delText xml:space="preserve">cmr-uat-jnb-</w:delText>
              </w:r>
            </w:del>
            <w:ins w:id="11884" w:author="Claude" w:date="2026-09-27T17:00:00Z">
              <w:r>
                <w:rPr>
                  <w:rStyle w:val="CodeChar"/>
                </w:rPr>
                <w:t xml:space="preserve">cmr-uat-cas-</w:t>
              </w:r>
            </w:ins>
            <w:r>
              <w:rPr>
                <w:rStyle w:val="CodeChar"/>
              </w:rPr>
              <w:t xml:space="preserve">waf-ibk-ext-01</w:t>
            </w:r>
          </w:p>
        </w:tc>
        <w:tc>
          <w:tcPr>
            <w:tcW w:w="1560" w:type="dxa"/>
          </w:tcPr>
          <w:p>
            <w:pPr/>
            <w:r>
              <w:rPr>
                <w:rStyle w:val="CodeChar"/>
              </w:rPr>
              <w:t xml:space="preserve">qual</w:t>
            </w:r>
            <w:r>
              <w:t xml:space="preserve"> = exposure</w:t>
            </w:r>
          </w:p>
        </w:tc>
        <w:tc>
          <w:tcPr>
            <w:tcW w:w="1560" w:type="dxa"/>
          </w:tcPr>
          <w:p>
            <w:pPr/>
            <w:r>
              <w:t xml:space="preserve">—</w:t>
            </w:r>
          </w:p>
        </w:tc>
      </w:tr>
      <w:tr>
        <w:tc>
          <w:tcPr>
            <w:tcW w:w="1560" w:type="dxa"/>
          </w:tcPr>
          <w:p>
            <w:pPr/>
            <w:r>
              <w:t xml:space="preserve">Network Firewall</w:t>
            </w:r>
          </w:p>
        </w:tc>
        <w:tc>
          <w:tcPr>
            <w:tcW w:w="1560" w:type="dxa"/>
          </w:tcPr>
          <w:p>
            <w:pPr/>
            <w:r>
              <w:t xml:space="preserve">Section 12</w:t>
            </w:r>
          </w:p>
        </w:tc>
        <w:tc>
          <w:tcPr>
            <w:tcW w:w="1560" w:type="dxa"/>
          </w:tcPr>
          <w:p>
            <w:pPr/>
            <w:del w:id="11885" w:author="Claude" w:date="2026-09-27T17:00:00Z">
              <w:r>
                <w:rPr>
                  <w:rStyle w:val="CodeChar"/>
                </w:rPr>
                <w:delText xml:space="preserve">abc-prd-jnb-</w:delText>
              </w:r>
            </w:del>
            <w:ins w:id="11886" w:author="Claude" w:date="2026-09-27T17:00:00Z">
              <w:r>
                <w:rPr>
                  <w:rStyle w:val="CodeChar"/>
                </w:rPr>
                <w:t xml:space="preserve">cmr-prd-cas-</w:t>
              </w:r>
            </w:ins>
            <w:r>
              <w:rPr>
                <w:rStyle w:val="CodeChar"/>
              </w:rPr>
              <w:t xml:space="preserve">nfw-hub-01</w:t>
            </w:r>
          </w:p>
        </w:tc>
        <w:tc>
          <w:tcPr>
            <w:tcW w:w="1560" w:type="dxa"/>
          </w:tcPr>
          <w:p>
            <w:pPr/>
            <w:del w:id="11887" w:author="Claude" w:date="2026-09-27T17:00:00Z">
              <w:r>
                <w:rPr>
                  <w:rStyle w:val="CodeChar"/>
                </w:rPr>
                <w:delText xml:space="preserve">abc-npd-jnb-</w:delText>
              </w:r>
            </w:del>
            <w:ins w:id="11888" w:author="Claude" w:date="2026-09-27T17:00:00Z">
              <w:r>
                <w:rPr>
                  <w:rStyle w:val="CodeChar"/>
                </w:rPr>
                <w:t xml:space="preserve">cmr-uat-cas-</w:t>
              </w:r>
            </w:ins>
            <w:r>
              <w:rPr>
                <w:rStyle w:val="CodeChar"/>
              </w:rPr>
              <w:t xml:space="preserve">nfw-hub-01</w:t>
            </w:r>
          </w:p>
        </w:tc>
        <w:tc>
          <w:tcPr>
            <w:tcW w:w="1560" w:type="dxa"/>
          </w:tcPr>
          <w:p>
            <w:pPr/>
            <w:r>
              <w:t xml:space="preserve">—</w:t>
            </w:r>
          </w:p>
        </w:tc>
        <w:tc>
          <w:tcPr>
            <w:tcW w:w="1560" w:type="dxa"/>
          </w:tcPr>
          <w:p>
            <w:pPr/>
            <w:r>
              <w:t xml:space="preserve">—</w:t>
            </w:r>
          </w:p>
        </w:tc>
      </w:tr>
      <w:tr>
        <w:tc>
          <w:tcPr>
            <w:tcW w:w="1560" w:type="dxa"/>
          </w:tcPr>
          <w:p>
            <w:pPr/>
            <w:r>
              <w:t xml:space="preserve">Security zone / Cloud Guard target</w:t>
            </w:r>
          </w:p>
        </w:tc>
        <w:tc>
          <w:tcPr>
            <w:tcW w:w="1560" w:type="dxa"/>
          </w:tcPr>
          <w:p>
            <w:pPr/>
            <w:r>
              <w:t xml:space="preserve">Section 11</w:t>
            </w:r>
          </w:p>
        </w:tc>
        <w:tc>
          <w:tcPr>
            <w:tcW w:w="1560" w:type="dxa"/>
          </w:tcPr>
          <w:p>
            <w:pPr/>
            <w:del w:id="11889" w:author="Claude" w:date="2026-09-27T17:00:00Z">
              <w:r>
                <w:rPr>
                  <w:rStyle w:val="CodeChar"/>
                </w:rPr>
                <w:delText xml:space="preserve">cmr-prd-szn-</w:delText>
              </w:r>
            </w:del>
            <w:ins w:id="11890" w:author="Claude" w:date="2026-09-27T17:00:00Z">
              <w:r>
                <w:rPr>
                  <w:rStyle w:val="CodeChar"/>
                </w:rPr>
                <w:t xml:space="preserve">cmr-prd-szn-</w:t>
              </w:r>
            </w:ins>
            <w:r>
              <w:rPr>
                <w:rStyle w:val="CodeChar"/>
              </w:rPr>
              <w:t xml:space="preserve">cbs-01</w:t>
            </w:r>
          </w:p>
        </w:tc>
        <w:tc>
          <w:tcPr>
            <w:tcW w:w="1560" w:type="dxa"/>
          </w:tcPr>
          <w:p>
            <w:pPr/>
            <w:r>
              <w:t xml:space="preserve">—</w:t>
            </w:r>
          </w:p>
        </w:tc>
        <w:tc>
          <w:tcPr>
            <w:tcW w:w="1560" w:type="dxa"/>
          </w:tcPr>
          <w:p>
            <w:pPr/>
            <w:r>
              <w:t xml:space="preserve">Global form</w:t>
            </w:r>
          </w:p>
        </w:tc>
        <w:tc>
          <w:tcPr>
            <w:tcW w:w="1560" w:type="dxa"/>
          </w:tcPr>
          <w:p>
            <w:pPr/>
            <w:r>
              <w:t xml:space="preserve">—</w:t>
            </w:r>
          </w:p>
        </w:tc>
      </w:tr>
      <w:tr>
        <w:tc>
          <w:tcPr>
            <w:tcW w:w="1560" w:type="dxa"/>
          </w:tcPr>
          <w:p>
            <w:pPr/>
            <w:r>
              <w:t xml:space="preserve">Vulnerability scanning recipe</w:t>
            </w:r>
          </w:p>
        </w:tc>
        <w:tc>
          <w:tcPr>
            <w:tcW w:w="1560" w:type="dxa"/>
          </w:tcPr>
          <w:p>
            <w:pPr/>
            <w:r>
              <w:rPr>
                <w:rStyle w:val="CodeChar"/>
              </w:rPr>
              <w:t xml:space="preserve">&lt;org&gt;-&lt;env&gt;-&lt;rgn&gt;-vsr-&lt;app&gt;-&lt;nn&gt;</w:t>
            </w:r>
          </w:p>
        </w:tc>
        <w:tc>
          <w:tcPr>
            <w:tcW w:w="1560" w:type="dxa"/>
          </w:tcPr>
          <w:p>
            <w:pPr/>
            <w:del w:id="11891" w:author="Claude" w:date="2026-09-27T17:00:00Z">
              <w:r>
                <w:rPr>
                  <w:rStyle w:val="CodeChar"/>
                </w:rPr>
                <w:delText xml:space="preserve">abc-prd-jnb-</w:delText>
              </w:r>
            </w:del>
            <w:ins w:id="11892" w:author="Claude" w:date="2026-09-27T17:00:00Z">
              <w:r>
                <w:rPr>
                  <w:rStyle w:val="CodeChar"/>
                </w:rPr>
                <w:t xml:space="preserve">cmr-prd-cas-</w:t>
              </w:r>
            </w:ins>
            <w:r>
              <w:rPr>
                <w:rStyle w:val="CodeChar"/>
              </w:rPr>
              <w:t xml:space="preserve">vsr-soc-01</w:t>
            </w:r>
          </w:p>
        </w:tc>
        <w:tc>
          <w:tcPr>
            <w:tcW w:w="1560" w:type="dxa"/>
          </w:tcPr>
          <w:p>
            <w:pPr/>
            <w:del w:id="11893" w:author="Claude" w:date="2026-09-27T17:00:00Z">
              <w:r>
                <w:rPr>
                  <w:rStyle w:val="CodeChar"/>
                </w:rPr>
                <w:delText xml:space="preserve">abc-npd-jnb-</w:delText>
              </w:r>
            </w:del>
            <w:ins w:id="11894" w:author="Claude" w:date="2026-09-27T17:00:00Z">
              <w:r>
                <w:rPr>
                  <w:rStyle w:val="CodeChar"/>
                </w:rPr>
                <w:t xml:space="preserve">cmr-uat-cas-</w:t>
              </w:r>
            </w:ins>
            <w:r>
              <w:rPr>
                <w:rStyle w:val="CodeChar"/>
              </w:rPr>
              <w:t xml:space="preserve">vsr-soc-01</w:t>
            </w:r>
          </w:p>
        </w:tc>
        <w:tc>
          <w:tcPr>
            <w:tcW w:w="1560" w:type="dxa"/>
          </w:tcPr>
          <w:p>
            <w:pPr/>
            <w:r>
              <w:t xml:space="preserve">—</w:t>
            </w:r>
          </w:p>
        </w:tc>
        <w:tc>
          <w:tcPr>
            <w:tcW w:w="1560" w:type="dxa"/>
          </w:tcPr>
          <w:p>
            <w:pPr/>
            <w:r>
              <w:t xml:space="preserve">—</w:t>
            </w:r>
          </w:p>
        </w:tc>
      </w:tr>
      <w:tr>
        <w:tc>
          <w:tcPr>
            <w:tcW w:w="1560" w:type="dxa"/>
          </w:tcPr>
          <w:p>
            <w:pPr/>
            <w:r>
              <w:t xml:space="preserve">Security tooling hosts</w:t>
            </w:r>
          </w:p>
        </w:tc>
        <w:tc>
          <w:tcPr>
            <w:tcW w:w="1560" w:type="dxa"/>
          </w:tcPr>
          <w:p>
            <w:pPr/>
            <w:r>
              <w:t xml:space="preserve">Standard compute names with </w:t>
            </w:r>
            <w:r>
              <w:rPr>
                <w:rStyle w:val="CodeChar"/>
              </w:rPr>
              <w:t xml:space="preserve">app</w:t>
            </w:r>
            <w:r>
              <w:t xml:space="preserve"> = </w:t>
            </w:r>
            <w:r>
              <w:rPr>
                <w:rStyle w:val="CodeChar"/>
              </w:rPr>
              <w:t xml:space="preserve">soc</w:t>
            </w:r>
          </w:p>
        </w:tc>
        <w:tc>
          <w:tcPr>
            <w:tcW w:w="1560" w:type="dxa"/>
          </w:tcPr>
          <w:p>
            <w:pPr/>
            <w:del w:id="11895" w:author="Claude" w:date="2026-09-27T17:00:00Z">
              <w:r>
                <w:rPr>
                  <w:rStyle w:val="CodeChar"/>
                </w:rPr>
                <w:delText xml:space="preserve">abc-prd-jnb-</w:delText>
              </w:r>
            </w:del>
            <w:ins w:id="11896" w:author="Claude" w:date="2026-09-27T17:00:00Z">
              <w:r>
                <w:rPr>
                  <w:rStyle w:val="CodeChar"/>
                </w:rPr>
                <w:t xml:space="preserve">cmr-prd-cas-</w:t>
              </w:r>
            </w:ins>
            <w:r>
              <w:rPr>
                <w:rStyle w:val="CodeChar"/>
              </w:rPr>
              <w:t xml:space="preserve">vm-soc-ol-01</w:t>
            </w:r>
          </w:p>
        </w:tc>
        <w:tc>
          <w:tcPr>
            <w:tcW w:w="1560" w:type="dxa"/>
          </w:tcPr>
          <w:p>
            <w:pPr/>
            <w:r>
              <w:t xml:space="preserve">—</w:t>
            </w:r>
          </w:p>
        </w:tc>
        <w:tc>
          <w:tcPr>
            <w:tcW w:w="1560" w:type="dxa"/>
          </w:tcPr>
          <w:p>
            <w:pPr/>
            <w:r>
              <w:t xml:space="preserve">Do not name hosts after the security product (see 17.2)</w:t>
            </w:r>
          </w:p>
        </w:tc>
        <w:tc>
          <w:tcPr>
            <w:tcW w:w="1560" w:type="dxa"/>
          </w:tcPr>
          <w:p>
            <w:pPr/>
            <w:r>
              <w:t xml:space="preserve">—</w:t>
            </w:r>
          </w:p>
        </w:tc>
      </w:tr>
    </w:tbl>
    <w:p>
      <w:pPr>
        <w:pStyle w:val="Heading3"/>
      </w:pPr>
      <w:r>
        <w:t xml:space="preserve">17.2 What must never appear in an OCI name</w:t>
      </w:r>
    </w:p>
    <w:p>
      <w:pPr/>
      <w:r>
        <w:t xml:space="preserve">Names leak further than people expect. Oracle's own documentation warns against confidential information in compartment, bucket, bastion and secret names [OCI]. Beyond the Console, names reach: DNS (resolvable by anything in the VCN), </w:t>
      </w:r>
      <w:r>
        <w:rPr>
          <w:b/>
        </w:rPr>
        <w:t xml:space="preserve">public certificate transparency logs</w:t>
      </w:r>
      <w:r>
        <w:t xml:space="preserve"> (every SAN of a publicly trusted certificate is published worldwide), Object Storage and OIC/OAC URLs, SIEM and managed-SOC providers, Oracle support tickets, cost exports shared with finance and vendors, screenshots in incident reports.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Never in a name</w:t>
            </w:r>
          </w:p>
        </w:tc>
        <w:tc>
          <w:tcPr>
            <w:tcW w:w="2340" w:type="dxa"/>
            <w:shd w:val="clear" w:color="auto" w:fill="F2F2F2"/>
          </w:tcPr>
          <w:p>
            <w:pPr/>
            <w:r>
              <w:t xml:space="preserve">Bad example</w:t>
            </w:r>
          </w:p>
        </w:tc>
        <w:tc>
          <w:tcPr>
            <w:tcW w:w="2340" w:type="dxa"/>
            <w:shd w:val="clear" w:color="auto" w:fill="F2F2F2"/>
          </w:tcPr>
          <w:p>
            <w:pPr/>
            <w:r>
              <w:t xml:space="preserve">Why</w:t>
            </w:r>
          </w:p>
        </w:tc>
        <w:tc>
          <w:tcPr>
            <w:tcW w:w="2340" w:type="dxa"/>
            <w:shd w:val="clear" w:color="auto" w:fill="F2F2F2"/>
          </w:tcPr>
          <w:p>
            <w:pPr/>
            <w:r>
              <w:t xml:space="preserve">Put it where</w:t>
            </w:r>
          </w:p>
        </w:tc>
      </w:tr>
      <w:tr>
        <w:tc>
          <w:tcPr>
            <w:tcW w:w="2340" w:type="dxa"/>
          </w:tcPr>
          <w:p>
            <w:pPr/>
            <w:r>
              <w:t xml:space="preserve">Customer names, customer or account identifiers, card numbers</w:t>
            </w:r>
          </w:p>
        </w:tc>
        <w:tc>
          <w:tcPr>
            <w:tcW w:w="2340" w:type="dxa"/>
          </w:tcPr>
          <w:p>
            <w:pPr/>
            <w:r>
              <w:rPr>
                <w:rStyle w:val="CodeChar"/>
              </w:rPr>
              <w:t xml:space="preserve">bkt-dangote-statements</w:t>
            </w:r>
            <w:r>
              <w:t xml:space="preserve">, </w:t>
            </w:r>
            <w:r>
              <w:rPr>
                <w:rStyle w:val="CodeChar"/>
              </w:rPr>
              <w:t xml:space="preserve">db-acct-0012345</w:t>
            </w:r>
          </w:p>
        </w:tc>
        <w:tc>
          <w:tcPr>
            <w:tcW w:w="2340" w:type="dxa"/>
          </w:tcPr>
          <w:p>
            <w:pPr/>
            <w:r>
              <w:t xml:space="preserve">Personal and banking-secrecy data; PAN in any name is a PCI DSS violation</w:t>
            </w:r>
          </w:p>
        </w:tc>
        <w:tc>
          <w:tcPr>
            <w:tcW w:w="2340" w:type="dxa"/>
          </w:tcPr>
          <w:p>
            <w:pPr/>
            <w:r>
              <w:t xml:space="preserve">Nowhere outside the data store</w:t>
            </w:r>
          </w:p>
        </w:tc>
      </w:tr>
      <w:tr>
        <w:tc>
          <w:tcPr>
            <w:tcW w:w="2340" w:type="dxa"/>
          </w:tcPr>
          <w:p>
            <w:pPr/>
            <w:r>
              <w:t xml:space="preserve">Employee names or personal IDs</w:t>
            </w:r>
          </w:p>
        </w:tc>
        <w:tc>
          <w:tcPr>
            <w:tcW w:w="2340" w:type="dxa"/>
          </w:tcPr>
          <w:p>
            <w:pPr/>
            <w:r>
              <w:rPr>
                <w:rStyle w:val="CodeChar"/>
              </w:rPr>
              <w:t xml:space="preserve">john-test</w:t>
            </w:r>
            <w:r>
              <w:t xml:space="preserve">, </w:t>
            </w:r>
            <w:r>
              <w:rPr>
                <w:rStyle w:val="CodeChar"/>
              </w:rPr>
              <w:t xml:space="preserve">vm-jdupont</w:t>
            </w:r>
          </w:p>
        </w:tc>
        <w:tc>
          <w:tcPr>
            <w:tcW w:w="2340" w:type="dxa"/>
          </w:tcPr>
          <w:p>
            <w:pPr/>
            <w:r>
              <w:t xml:space="preserve">Personal data; ownership changes</w:t>
            </w:r>
          </w:p>
        </w:tc>
        <w:tc>
          <w:tcPr>
            <w:tcW w:w="2340" w:type="dxa"/>
          </w:tcPr>
          <w:p>
            <w:pPr/>
            <w:r>
              <w:rPr>
                <w:rStyle w:val="CodeChar"/>
              </w:rPr>
              <w:t xml:space="preserve">TechnicalOwner</w:t>
            </w:r>
            <w:r>
              <w:t xml:space="preserve"> tag (team mailbox)</w:t>
            </w:r>
          </w:p>
        </w:tc>
      </w:tr>
      <w:tr>
        <w:tc>
          <w:tcPr>
            <w:tcW w:w="2340" w:type="dxa"/>
          </w:tcPr>
          <w:p>
            <w:pPr/>
            <w:r>
              <w:t xml:space="preserve">Confidential project codenames, M&amp;A, unreleased products</w:t>
            </w:r>
          </w:p>
        </w:tc>
        <w:tc>
          <w:tcPr>
            <w:tcW w:w="2340" w:type="dxa"/>
          </w:tcPr>
          <w:p>
            <w:pPr/>
            <w:r>
              <w:rPr>
                <w:rStyle w:val="CodeChar"/>
              </w:rPr>
              <w:t xml:space="preserve">vm-project-falcon</w:t>
            </w:r>
            <w:r>
              <w:t xml:space="preserve">, </w:t>
            </w:r>
            <w:r>
              <w:rPr>
                <w:rStyle w:val="CodeChar"/>
              </w:rPr>
              <w:t xml:space="preserve">adb-acquisition-x</w:t>
            </w:r>
          </w:p>
        </w:tc>
        <w:tc>
          <w:tcPr>
            <w:tcW w:w="2340" w:type="dxa"/>
          </w:tcPr>
          <w:p>
            <w:pPr/>
            <w:r>
              <w:t xml:space="preserve">Insider information; visible to vendors and support</w:t>
            </w:r>
          </w:p>
        </w:tc>
        <w:tc>
          <w:tcPr>
            <w:tcW w:w="2340" w:type="dxa"/>
          </w:tcPr>
          <w:p>
            <w:pPr/>
            <w:r>
              <w:t xml:space="preserve">Project code tag after disclosure</w:t>
            </w:r>
          </w:p>
        </w:tc>
      </w:tr>
      <w:tr>
        <w:tc>
          <w:tcPr>
            <w:tcW w:w="2340" w:type="dxa"/>
          </w:tcPr>
          <w:p>
            <w:pPr/>
            <w:r>
              <w:t xml:space="preserve">Data classification or regulatory scope</w:t>
            </w:r>
          </w:p>
        </w:tc>
        <w:tc>
          <w:tcPr>
            <w:tcW w:w="2340" w:type="dxa"/>
          </w:tcPr>
          <w:p>
            <w:pPr/>
            <w:r>
              <w:rPr>
                <w:rStyle w:val="CodeChar"/>
              </w:rPr>
              <w:t xml:space="preserve">adb-pci-restricted</w:t>
            </w:r>
            <w:r>
              <w:t xml:space="preserve">, </w:t>
            </w:r>
            <w:r>
              <w:rPr>
                <w:rStyle w:val="CodeChar"/>
              </w:rPr>
              <w:t xml:space="preserve">bkt-secret-kyc</w:t>
            </w:r>
          </w:p>
        </w:tc>
        <w:tc>
          <w:tcPr>
            <w:tcW w:w="2340" w:type="dxa"/>
          </w:tcPr>
          <w:p>
            <w:pPr/>
            <w:r>
              <w:t xml:space="preserve">Tells an attacker exactly which asset to target</w:t>
            </w:r>
          </w:p>
        </w:tc>
        <w:tc>
          <w:tcPr>
            <w:tcW w:w="2340" w:type="dxa"/>
          </w:tcPr>
          <w:p>
            <w:pPr/>
            <w:r>
              <w:rPr>
                <w:rStyle w:val="CodeChar"/>
              </w:rPr>
              <w:t xml:space="preserve">security.DataClass</w:t>
            </w:r>
            <w:r>
              <w:t xml:space="preserve"> tag</w:t>
            </w:r>
          </w:p>
        </w:tc>
      </w:tr>
      <w:tr>
        <w:tc>
          <w:tcPr>
            <w:tcW w:w="2340" w:type="dxa"/>
          </w:tcPr>
          <w:p>
            <w:pPr/>
            <w:r>
              <w:t xml:space="preserve">Security weaknesses or exceptions</w:t>
            </w:r>
          </w:p>
        </w:tc>
        <w:tc>
          <w:tcPr>
            <w:tcW w:w="2340" w:type="dxa"/>
          </w:tcPr>
          <w:p>
            <w:pPr/>
            <w:r>
              <w:rPr>
                <w:rStyle w:val="CodeChar"/>
              </w:rPr>
              <w:t xml:space="preserve">fw-bypass</w:t>
            </w:r>
            <w:r>
              <w:t xml:space="preserve">, </w:t>
            </w:r>
            <w:r>
              <w:rPr>
                <w:rStyle w:val="CodeChar"/>
              </w:rPr>
              <w:t xml:space="preserve">nsg-temp-open-all</w:t>
            </w:r>
            <w:r>
              <w:t xml:space="preserve">, </w:t>
            </w:r>
            <w:r>
              <w:rPr>
                <w:rStyle w:val="CodeChar"/>
              </w:rPr>
              <w:t xml:space="preserve">vm-unpatched</w:t>
            </w:r>
          </w:p>
        </w:tc>
        <w:tc>
          <w:tcPr>
            <w:tcW w:w="2340" w:type="dxa"/>
          </w:tcPr>
          <w:p>
            <w:pPr/>
            <w:r>
              <w:t xml:space="preserve">Advertises the soft spot</w:t>
            </w:r>
          </w:p>
        </w:tc>
        <w:tc>
          <w:tcPr>
            <w:tcW w:w="2340" w:type="dxa"/>
          </w:tcPr>
          <w:p>
            <w:pPr/>
            <w:r>
              <w:t xml:space="preserve">Risk register / exception ticket</w:t>
            </w:r>
          </w:p>
        </w:tc>
      </w:tr>
      <w:tr>
        <w:tc>
          <w:tcPr>
            <w:tcW w:w="2340" w:type="dxa"/>
          </w:tcPr>
          <w:p>
            <w:pPr/>
            <w:r>
              <w:t xml:space="preserve">Security product or vendor names</w:t>
            </w:r>
          </w:p>
        </w:tc>
        <w:tc>
          <w:tcPr>
            <w:tcW w:w="2340" w:type="dxa"/>
          </w:tcPr>
          <w:p>
            <w:pPr/>
            <w:r>
              <w:rPr>
                <w:rStyle w:val="CodeChar"/>
              </w:rPr>
              <w:t xml:space="preserve">vm-crowdstrike-mgr</w:t>
            </w:r>
            <w:r>
              <w:t xml:space="preserve">, </w:t>
            </w:r>
            <w:r>
              <w:rPr>
                <w:rStyle w:val="CodeChar"/>
              </w:rPr>
              <w:t xml:space="preserve">siem-splunk-fwd</w:t>
            </w:r>
          </w:p>
        </w:tc>
        <w:tc>
          <w:tcPr>
            <w:tcW w:w="2340" w:type="dxa"/>
          </w:tcPr>
          <w:p>
            <w:pPr/>
            <w:r>
              <w:t xml:space="preserve">Reveals the defence stack to reconnaissance</w:t>
            </w:r>
          </w:p>
        </w:tc>
        <w:tc>
          <w:tcPr>
            <w:tcW w:w="2340" w:type="dxa"/>
          </w:tcPr>
          <w:p>
            <w:pPr/>
            <w:r>
              <w:rPr>
                <w:rStyle w:val="CodeChar"/>
              </w:rPr>
              <w:t xml:space="preserve">app</w:t>
            </w:r>
            <w:r>
              <w:t xml:space="preserve"> = </w:t>
            </w:r>
            <w:r>
              <w:rPr>
                <w:rStyle w:val="CodeChar"/>
              </w:rPr>
              <w:t xml:space="preserve">soc</w:t>
            </w:r>
            <w:r>
              <w:t xml:space="preserve"> + description</w:t>
            </w:r>
          </w:p>
        </w:tc>
      </w:tr>
      <w:tr>
        <w:tc>
          <w:tcPr>
            <w:tcW w:w="2340" w:type="dxa"/>
          </w:tcPr>
          <w:p>
            <w:pPr/>
            <w:r>
              <w:t xml:space="preserve">IP addresses, ports, internal hostnames of on-prem systems</w:t>
            </w:r>
          </w:p>
        </w:tc>
        <w:tc>
          <w:tcPr>
            <w:tcW w:w="2340" w:type="dxa"/>
          </w:tcPr>
          <w:p>
            <w:pPr/>
            <w:r>
              <w:rPr>
                <w:rStyle w:val="CodeChar"/>
              </w:rPr>
              <w:t xml:space="preserve">nsg-10-20-1-0</w:t>
            </w:r>
            <w:r>
              <w:t xml:space="preserve">, </w:t>
            </w:r>
            <w:r>
              <w:rPr>
                <w:rStyle w:val="CodeChar"/>
              </w:rPr>
              <w:t xml:space="preserve">lb-8443</w:t>
            </w:r>
          </w:p>
        </w:tc>
        <w:tc>
          <w:tcPr>
            <w:tcW w:w="2340" w:type="dxa"/>
          </w:tcPr>
          <w:p>
            <w:pPr/>
            <w:r>
              <w:t xml:space="preserve">Stale on first change; maps the network</w:t>
            </w:r>
          </w:p>
        </w:tc>
        <w:tc>
          <w:tcPr>
            <w:tcW w:w="2340" w:type="dxa"/>
          </w:tcPr>
          <w:p>
            <w:pPr/>
            <w:r>
              <w:t xml:space="preserve">Resource attributes</w:t>
            </w:r>
          </w:p>
        </w:tc>
      </w:tr>
      <w:tr>
        <w:tc>
          <w:tcPr>
            <w:tcW w:w="2340" w:type="dxa"/>
          </w:tcPr>
          <w:p>
            <w:pPr/>
            <w:r>
              <w:t xml:space="preserve">Credentials, key material, tokens, OCIDs</w:t>
            </w:r>
          </w:p>
        </w:tc>
        <w:tc>
          <w:tcPr>
            <w:tcW w:w="2340" w:type="dxa"/>
          </w:tcPr>
          <w:p>
            <w:pPr/>
            <w:r>
              <w:rPr>
                <w:rStyle w:val="CodeChar"/>
              </w:rPr>
              <w:t xml:space="preserve">scrt-admin-P@ss</w:t>
            </w:r>
            <w:r>
              <w:t xml:space="preserve">, </w:t>
            </w:r>
            <w:r>
              <w:rPr>
                <w:rStyle w:val="CodeChar"/>
              </w:rPr>
              <w:t xml:space="preserve">key-ocid1...</w:t>
            </w:r>
          </w:p>
        </w:tc>
        <w:tc>
          <w:tcPr>
            <w:tcW w:w="2340" w:type="dxa"/>
          </w:tcPr>
          <w:p>
            <w:pPr/>
            <w:r>
              <w:t xml:space="preserve">Obvious exposure; OCIDs are already the resource ID</w:t>
            </w:r>
          </w:p>
        </w:tc>
        <w:tc>
          <w:tcPr>
            <w:tcW w:w="2340" w:type="dxa"/>
          </w:tcPr>
          <w:p>
            <w:pPr/>
            <w:r>
              <w:t xml:space="preserve">Vault</w:t>
            </w:r>
          </w:p>
        </w:tc>
      </w:tr>
      <w:tr>
        <w:tc>
          <w:tcPr>
            <w:tcW w:w="2340" w:type="dxa"/>
          </w:tcPr>
          <w:p>
            <w:pPr/>
            <w:r>
              <w:t xml:space="preserve">Physical site details</w:t>
            </w:r>
          </w:p>
        </w:tc>
        <w:tc>
          <w:tcPr>
            <w:tcW w:w="2340" w:type="dxa"/>
          </w:tcPr>
          <w:p>
            <w:pPr/>
            <w:r>
              <w:rPr>
                <w:rStyle w:val="CodeChar"/>
              </w:rPr>
              <w:t xml:space="preserve">ips-akwa-dc-building-3</w:t>
            </w:r>
          </w:p>
        </w:tc>
        <w:tc>
          <w:tcPr>
            <w:tcW w:w="2340" w:type="dxa"/>
          </w:tcPr>
          <w:p>
            <w:pPr/>
            <w:r>
              <w:t xml:space="preserve">Physical security</w:t>
            </w:r>
          </w:p>
        </w:tc>
        <w:tc>
          <w:tcPr>
            <w:tcW w:w="2340" w:type="dxa"/>
          </w:tcPr>
          <w:p>
            <w:pPr/>
            <w:r>
              <w:t xml:space="preserve">Site code in </w:t>
            </w:r>
            <w:r>
              <w:rPr>
                <w:rStyle w:val="CodeChar"/>
              </w:rPr>
              <w:t xml:space="preserve">operations.Site</w:t>
            </w:r>
            <w:r>
              <w:t xml:space="preserve"> tag</w:t>
            </w:r>
          </w:p>
        </w:tc>
      </w:tr>
      <w:tr>
        <w:tc>
          <w:tcPr>
            <w:tcW w:w="2340" w:type="dxa"/>
          </w:tcPr>
          <w:p>
            <w:pPr/>
            <w:r>
              <w:t xml:space="preserve">Regulator case or audit finding numbers</w:t>
            </w:r>
          </w:p>
        </w:tc>
        <w:tc>
          <w:tcPr>
            <w:tcW w:w="2340" w:type="dxa"/>
          </w:tcPr>
          <w:p>
            <w:pPr/>
            <w:r>
              <w:rPr>
                <w:rStyle w:val="CodeChar"/>
              </w:rPr>
              <w:t xml:space="preserve">vm-cobac-finding-17</w:t>
            </w:r>
          </w:p>
        </w:tc>
        <w:tc>
          <w:tcPr>
            <w:tcW w:w="2340" w:type="dxa"/>
          </w:tcPr>
          <w:p>
            <w:pPr/>
            <w:r>
              <w:t xml:space="preserve">Supervisory confidential information</w:t>
            </w:r>
          </w:p>
        </w:tc>
        <w:tc>
          <w:tcPr>
            <w:tcW w:w="2340" w:type="dxa"/>
          </w:tcPr>
          <w:p>
            <w:pPr/>
            <w:r>
              <w:t xml:space="preserve">Audit tracking tool</w:t>
            </w:r>
          </w:p>
        </w:tc>
      </w:tr>
    </w:tbl>
    <w:p>
      <w:pPr/>
      <w:r>
        <w:rPr>
          <w:b/>
        </w:rPr>
        <w:t xml:space="preserve">Criticality is also kept out of names</w:t>
      </w:r>
      <w:r>
        <w:t xml:space="preserve"> because </w:t>
      </w:r>
      <w:r>
        <w:rPr>
          <w:rStyle w:val="CodeChar"/>
        </w:rPr>
        <w:t xml:space="preserve">tier0</w:t>
      </w:r>
      <w:r>
        <w:t xml:space="preserve"> in a name is a target list. It lives in a tag, which is not exposed in DNS, URLs or certificates.</w:t>
      </w:r>
    </w:p>
    <w:p>
      <w:pPr>
        <w:pStyle w:val="Heading2"/>
      </w:pPr>
      <w:r>
        <w:t xml:space="preserve">18. Observability Naming</w:t>
      </w:r>
    </w:p>
    <w:p>
      <w:pPr/>
      <w:r>
        <w:t xml:space="preserve">Observability names are what the NOC actually reads at 2 AM, so alarms carry the signal in the name and the notification topic carries the audience; everything a responder needs to triage is visible before they log in.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Resource</w:t>
            </w:r>
          </w:p>
        </w:tc>
        <w:tc>
          <w:tcPr>
            <w:tcW w:w="1560" w:type="dxa"/>
            <w:shd w:val="clear" w:color="auto" w:fill="F2F2F2"/>
          </w:tcPr>
          <w:p>
            <w:pPr/>
            <w:r>
              <w:t xml:space="preserve">Pattern</w:t>
            </w:r>
          </w:p>
        </w:tc>
        <w:tc>
          <w:tcPr>
            <w:tcW w:w="1560" w:type="dxa"/>
            <w:shd w:val="clear" w:color="auto" w:fill="F2F2F2"/>
          </w:tcPr>
          <w:p>
            <w:pPr/>
            <w:r>
              <w:t xml:space="preserve">Production example</w:t>
            </w:r>
          </w:p>
        </w:tc>
        <w:tc>
          <w:tcPr>
            <w:tcW w:w="1560" w:type="dxa"/>
            <w:shd w:val="clear" w:color="auto" w:fill="F2F2F2"/>
          </w:tcPr>
          <w:p>
            <w:pPr/>
            <w:r>
              <w:t xml:space="preserve">Non-production example</w:t>
            </w:r>
          </w:p>
        </w:tc>
        <w:tc>
          <w:tcPr>
            <w:tcW w:w="1560" w:type="dxa"/>
            <w:shd w:val="clear" w:color="auto" w:fill="F2F2F2"/>
          </w:tcPr>
          <w:p>
            <w:pPr/>
            <w:r>
              <w:t xml:space="preserve">Field notes</w:t>
            </w:r>
          </w:p>
        </w:tc>
        <w:tc>
          <w:tcPr>
            <w:tcW w:w="1560" w:type="dxa"/>
            <w:shd w:val="clear" w:color="auto" w:fill="F2F2F2"/>
          </w:tcPr>
          <w:p>
            <w:pPr/>
            <w:r>
              <w:t xml:space="preserve">Constraint</w:t>
            </w:r>
          </w:p>
        </w:tc>
      </w:tr>
      <w:tr>
        <w:tc>
          <w:tcPr>
            <w:tcW w:w="1560" w:type="dxa"/>
          </w:tcPr>
          <w:p>
            <w:pPr/>
            <w:r>
              <w:t xml:space="preserve">Log group</w:t>
            </w:r>
          </w:p>
        </w:tc>
        <w:tc>
          <w:tcPr>
            <w:tcW w:w="1560" w:type="dxa"/>
          </w:tcPr>
          <w:p>
            <w:pPr/>
            <w:r>
              <w:rPr>
                <w:rStyle w:val="CodeChar"/>
              </w:rPr>
              <w:t xml:space="preserve">&lt;org&gt;-&lt;env&gt;-&lt;rgn&gt;-lgg-&lt;app&gt;-&lt;nn&gt;</w:t>
            </w:r>
          </w:p>
        </w:tc>
        <w:tc>
          <w:tcPr>
            <w:tcW w:w="1560" w:type="dxa"/>
          </w:tcPr>
          <w:p>
            <w:pPr/>
            <w:del w:id="11897" w:author="Claude" w:date="2026-09-27T17:00:00Z">
              <w:r>
                <w:rPr>
                  <w:rStyle w:val="CodeChar"/>
                </w:rPr>
                <w:delText xml:space="preserve">cmr-prd-jnb-</w:delText>
              </w:r>
            </w:del>
            <w:ins w:id="11898" w:author="Claude" w:date="2026-09-27T17:00:00Z">
              <w:r>
                <w:rPr>
                  <w:rStyle w:val="CodeChar"/>
                </w:rPr>
                <w:t xml:space="preserve">cmr-prd-cas-</w:t>
              </w:r>
            </w:ins>
            <w:r>
              <w:rPr>
                <w:rStyle w:val="CodeChar"/>
              </w:rPr>
              <w:t xml:space="preserve">lgg-cbs-01</w:t>
            </w:r>
          </w:p>
        </w:tc>
        <w:tc>
          <w:tcPr>
            <w:tcW w:w="1560" w:type="dxa"/>
          </w:tcPr>
          <w:p>
            <w:pPr/>
            <w:del w:id="11899" w:author="Claude" w:date="2026-09-27T17:00:00Z">
              <w:r>
                <w:rPr>
                  <w:rStyle w:val="CodeChar"/>
                </w:rPr>
                <w:delText xml:space="preserve">cmr-sit-jnb-</w:delText>
              </w:r>
            </w:del>
            <w:ins w:id="11900" w:author="Claude" w:date="2026-09-27T17:00:00Z">
              <w:r>
                <w:rPr>
                  <w:rStyle w:val="CodeChar"/>
                </w:rPr>
                <w:t xml:space="preserve">cmr-uat-cas-</w:t>
              </w:r>
            </w:ins>
            <w:r>
              <w:rPr>
                <w:rStyle w:val="CodeChar"/>
              </w:rPr>
              <w:t xml:space="preserve">lgg-cbs-01</w:t>
            </w:r>
          </w:p>
        </w:tc>
        <w:tc>
          <w:tcPr>
            <w:tcW w:w="1560" w:type="dxa"/>
          </w:tcPr>
          <w:p>
            <w:pPr/>
            <w:r>
              <w:t xml:space="preserve">One per application + environment + region; security logs in </w:t>
            </w:r>
            <w:del w:id="12043" w:author="Claude" w:date="2026-09-27T17:00:00Z">
              <w:r>
                <w:rPr>
                  <w:rStyle w:val="CodeChar"/>
                </w:rPr>
                <w:delText xml:space="preserve">abc-</w:delText>
              </w:r>
            </w:del>
            <w:ins w:id="12044" w:author="Claude" w:date="2026-09-27T17:00:00Z">
              <w:r>
                <w:rPr>
                  <w:rStyle w:val="CodeChar"/>
                </w:rPr>
                <w:t xml:space="preserve">cmr-</w:t>
              </w:r>
            </w:ins>
            <w:r>
              <w:rPr>
                <w:rStyle w:val="CodeChar"/>
              </w:rPr>
              <w:t xml:space="preserve">log</w:t>
            </w:r>
            <w:r>
              <w:t xml:space="preserve"> compartment</w:t>
            </w:r>
          </w:p>
        </w:tc>
        <w:tc>
          <w:tcPr>
            <w:tcW w:w="1560" w:type="dxa"/>
          </w:tcPr>
          <w:p>
            <w:pPr/>
            <w:r>
              <w:t xml:space="preserve">—</w:t>
            </w:r>
          </w:p>
        </w:tc>
      </w:tr>
      <w:tr>
        <w:tc>
          <w:tcPr>
            <w:tcW w:w="1560" w:type="dxa"/>
          </w:tcPr>
          <w:p>
            <w:pPr/>
            <w:r>
              <w:t xml:space="preserve">Log</w:t>
            </w:r>
          </w:p>
        </w:tc>
        <w:tc>
          <w:tcPr>
            <w:tcW w:w="1560" w:type="dxa"/>
          </w:tcPr>
          <w:p>
            <w:pPr/>
            <w:r>
              <w:rPr>
                <w:rStyle w:val="CodeChar"/>
              </w:rPr>
              <w:t xml:space="preserve">&lt;org&gt;-&lt;env&gt;-&lt;rgn&gt;-log-&lt;app&gt;-&lt;qual&gt;-&lt;nn&gt;</w:t>
            </w:r>
          </w:p>
        </w:tc>
        <w:tc>
          <w:tcPr>
            <w:tcW w:w="1560" w:type="dxa"/>
          </w:tcPr>
          <w:p>
            <w:pPr/>
            <w:del w:id="11901" w:author="Claude" w:date="2026-09-27T17:00:00Z">
              <w:r>
                <w:rPr>
                  <w:rStyle w:val="CodeChar"/>
                </w:rPr>
                <w:delText xml:space="preserve">cmr-prd-jnb-</w:delText>
              </w:r>
            </w:del>
            <w:ins w:id="11902" w:author="Claude" w:date="2026-09-27T17:00:00Z">
              <w:r>
                <w:rPr>
                  <w:rStyle w:val="CodeChar"/>
                </w:rPr>
                <w:t xml:space="preserve">cmr-prd-cas-</w:t>
              </w:r>
            </w:ins>
            <w:r>
              <w:rPr>
                <w:rStyle w:val="CodeChar"/>
              </w:rPr>
              <w:t xml:space="preserve">log-cbs-flow-01</w:t>
            </w:r>
          </w:p>
        </w:tc>
        <w:tc>
          <w:tcPr>
            <w:tcW w:w="1560" w:type="dxa"/>
          </w:tcPr>
          <w:p>
            <w:pPr/>
            <w:del w:id="11903" w:author="Claude" w:date="2026-09-27T17:00:00Z">
              <w:r>
                <w:rPr>
                  <w:rStyle w:val="CodeChar"/>
                </w:rPr>
                <w:delText xml:space="preserve">cmr-sit-jnb-</w:delText>
              </w:r>
            </w:del>
            <w:ins w:id="11904" w:author="Claude" w:date="2026-09-27T17:00:00Z">
              <w:r>
                <w:rPr>
                  <w:rStyle w:val="CodeChar"/>
                </w:rPr>
                <w:t xml:space="preserve">cmr-uat-cas-</w:t>
              </w:r>
            </w:ins>
            <w:r>
              <w:rPr>
                <w:rStyle w:val="CodeChar"/>
              </w:rPr>
              <w:t xml:space="preserve">log-cbs-app-01</w:t>
            </w:r>
          </w:p>
        </w:tc>
        <w:tc>
          <w:tcPr>
            <w:tcW w:w="1560" w:type="dxa"/>
          </w:tcPr>
          <w:p>
            <w:pPr/>
            <w:r>
              <w:rPr>
                <w:rStyle w:val="CodeChar"/>
              </w:rPr>
              <w:t xml:space="preserve">qual</w:t>
            </w:r>
            <w:r>
              <w:t xml:space="preserve"> = source</w:t>
            </w:r>
          </w:p>
        </w:tc>
        <w:tc>
          <w:tcPr>
            <w:tcW w:w="1560" w:type="dxa"/>
          </w:tcPr>
          <w:p>
            <w:pPr/>
            <w:r>
              <w:t xml:space="preserve">Unique within the log group (</w:t>
            </w:r>
            <w:r>
              <w:rPr>
                <w:i/>
              </w:rPr>
              <w:t xml:space="preserve">verify</w:t>
            </w:r>
            <w:r>
              <w:t xml:space="preserve"> character set)</w:t>
            </w:r>
          </w:p>
        </w:tc>
      </w:tr>
      <w:tr>
        <w:tc>
          <w:tcPr>
            <w:tcW w:w="1560" w:type="dxa"/>
          </w:tcPr>
          <w:p>
            <w:pPr/>
            <w:r>
              <w:t xml:space="preserve">Alarm</w:t>
            </w:r>
          </w:p>
        </w:tc>
        <w:tc>
          <w:tcPr>
            <w:tcW w:w="1560" w:type="dxa"/>
          </w:tcPr>
          <w:p>
            <w:pPr/>
            <w:r>
              <w:rPr>
                <w:rStyle w:val="CodeChar"/>
              </w:rPr>
              <w:t xml:space="preserve">&lt;org&gt;-&lt;env&gt;-&lt;rgn&gt;-alm-&lt;app&gt;-&lt;qual&gt;-&lt;nn&gt;</w:t>
            </w:r>
          </w:p>
        </w:tc>
        <w:tc>
          <w:tcPr>
            <w:tcW w:w="1560" w:type="dxa"/>
          </w:tcPr>
          <w:p>
            <w:pPr/>
            <w:del w:id="11905" w:author="Claude" w:date="2026-09-27T17:00:00Z">
              <w:r>
                <w:rPr>
                  <w:rStyle w:val="CodeChar"/>
                </w:rPr>
                <w:delText xml:space="preserve">cmr-prd-jnb-</w:delText>
              </w:r>
            </w:del>
            <w:ins w:id="11906" w:author="Claude" w:date="2026-09-27T17:00:00Z">
              <w:r>
                <w:rPr>
                  <w:rStyle w:val="CodeChar"/>
                </w:rPr>
                <w:t xml:space="preserve">cmr-prd-cas-</w:t>
              </w:r>
            </w:ins>
            <w:r>
              <w:rPr>
                <w:rStyle w:val="CodeChar"/>
              </w:rPr>
              <w:t xml:space="preserve">alm-pay-lat-01</w:t>
            </w:r>
          </w:p>
        </w:tc>
        <w:tc>
          <w:tcPr>
            <w:tcW w:w="1560" w:type="dxa"/>
          </w:tcPr>
          <w:p>
            <w:pPr/>
            <w:del w:id="11907" w:author="Claude" w:date="2026-09-27T17:00:00Z">
              <w:r>
                <w:rPr>
                  <w:rStyle w:val="CodeChar"/>
                </w:rPr>
                <w:delText xml:space="preserve">cmr-uat-jnb-</w:delText>
              </w:r>
            </w:del>
            <w:ins w:id="11908" w:author="Claude" w:date="2026-09-27T17:00:00Z">
              <w:r>
                <w:rPr>
                  <w:rStyle w:val="CodeChar"/>
                </w:rPr>
                <w:t xml:space="preserve">cmr-uat-cas-</w:t>
              </w:r>
            </w:ins>
            <w:r>
              <w:rPr>
                <w:rStyle w:val="CodeChar"/>
              </w:rPr>
              <w:t xml:space="preserve">alm-pay-err-01</w:t>
            </w:r>
          </w:p>
        </w:tc>
        <w:tc>
          <w:tcPr>
            <w:tcW w:w="1560" w:type="dxa"/>
          </w:tcPr>
          <w:p>
            <w:pPr/>
            <w:r>
              <w:rPr>
                <w:rStyle w:val="CodeChar"/>
              </w:rPr>
              <w:t xml:space="preserve">qual</w:t>
            </w:r>
            <w:r>
              <w:t xml:space="preserve"> = signal. Severity uses OCI's alarm severity field (Critical, Error, Warning, Info), not the name</w:t>
            </w:r>
          </w:p>
        </w:tc>
        <w:tc>
          <w:tcPr>
            <w:tcW w:w="1560" w:type="dxa"/>
          </w:tcPr>
          <w:p>
            <w:pPr/>
            <w:r>
              <w:t xml:space="preserve">Alarm body should state threshold and runbook link</w:t>
            </w:r>
          </w:p>
        </w:tc>
      </w:tr>
      <w:tr>
        <w:tc>
          <w:tcPr>
            <w:tcW w:w="1560" w:type="dxa"/>
          </w:tcPr>
          <w:p>
            <w:pPr/>
            <w:r>
              <w:t xml:space="preserve">Notification topic</w:t>
            </w:r>
          </w:p>
        </w:tc>
        <w:tc>
          <w:tcPr>
            <w:tcW w:w="1560" w:type="dxa"/>
          </w:tcPr>
          <w:p>
            <w:pPr/>
            <w:r>
              <w:t xml:space="preserve">Section 11</w:t>
            </w:r>
          </w:p>
        </w:tc>
        <w:tc>
          <w:tcPr>
            <w:tcW w:w="1560" w:type="dxa"/>
          </w:tcPr>
          <w:p>
            <w:pPr/>
            <w:del w:id="11909" w:author="Claude" w:date="2026-09-27T17:00:00Z">
              <w:r>
                <w:rPr>
                  <w:rStyle w:val="CodeChar"/>
                </w:rPr>
                <w:delText xml:space="preserve">cmr-prd-jnb-</w:delText>
              </w:r>
            </w:del>
            <w:ins w:id="11910" w:author="Claude" w:date="2026-09-27T17:00:00Z">
              <w:r>
                <w:rPr>
                  <w:rStyle w:val="CodeChar"/>
                </w:rPr>
                <w:t xml:space="preserve">cmr-prd-cas-</w:t>
              </w:r>
            </w:ins>
            <w:r>
              <w:rPr>
                <w:rStyle w:val="CodeChar"/>
              </w:rPr>
              <w:t xml:space="preserve">ons-cbs-ops-01</w:t>
            </w:r>
          </w:p>
        </w:tc>
        <w:tc>
          <w:tcPr>
            <w:tcW w:w="1560" w:type="dxa"/>
          </w:tcPr>
          <w:p>
            <w:pPr/>
            <w:del w:id="11911" w:author="Claude" w:date="2026-09-27T17:00:00Z">
              <w:r>
                <w:rPr>
                  <w:rStyle w:val="CodeChar"/>
                </w:rPr>
                <w:delText xml:space="preserve">cmr-uat-jnb-</w:delText>
              </w:r>
            </w:del>
            <w:ins w:id="11912" w:author="Claude" w:date="2026-09-27T17:00:00Z">
              <w:r>
                <w:rPr>
                  <w:rStyle w:val="CodeChar"/>
                </w:rPr>
                <w:t xml:space="preserve">cmr-uat-cas-</w:t>
              </w:r>
            </w:ins>
            <w:r>
              <w:rPr>
                <w:rStyle w:val="CodeChar"/>
              </w:rPr>
              <w:t xml:space="preserve">ons-cbs-ops-01</w:t>
            </w:r>
          </w:p>
        </w:tc>
        <w:tc>
          <w:tcPr>
            <w:tcW w:w="1560" w:type="dxa"/>
          </w:tcPr>
          <w:p>
            <w:pPr/>
            <w:r>
              <w:t xml:space="preserve">Audience qualifier</w:t>
            </w:r>
          </w:p>
        </w:tc>
        <w:tc>
          <w:tcPr>
            <w:tcW w:w="1560" w:type="dxa"/>
          </w:tcPr>
          <w:p>
            <w:pPr/>
            <w:r>
              <w:t xml:space="preserve">—</w:t>
            </w:r>
          </w:p>
        </w:tc>
      </w:tr>
      <w:tr>
        <w:tc>
          <w:tcPr>
            <w:tcW w:w="1560" w:type="dxa"/>
          </w:tcPr>
          <w:p>
            <w:pPr/>
            <w:r>
              <w:t xml:space="preserve">Custom metric namespace</w:t>
            </w:r>
          </w:p>
        </w:tc>
        <w:tc>
          <w:tcPr>
            <w:tcW w:w="1560" w:type="dxa"/>
          </w:tcPr>
          <w:p>
            <w:pPr/>
            <w:r>
              <w:rPr>
                <w:rStyle w:val="CodeChar"/>
              </w:rPr>
              <w:t xml:space="preserve">&lt;org&gt;_&lt;app&gt;</w:t>
            </w:r>
          </w:p>
        </w:tc>
        <w:tc>
          <w:tcPr>
            <w:tcW w:w="1560" w:type="dxa"/>
          </w:tcPr>
          <w:p>
            <w:pPr/>
            <w:r>
              <w:rPr>
                <w:rStyle w:val="CodeChar"/>
              </w:rPr>
              <w:t xml:space="preserve">cmr_pay</w:t>
            </w:r>
          </w:p>
        </w:tc>
        <w:tc>
          <w:tcPr>
            <w:tcW w:w="1560" w:type="dxa"/>
          </w:tcPr>
          <w:p>
            <w:pPr/>
            <w:r>
              <w:rPr>
                <w:rStyle w:val="CodeChar"/>
              </w:rPr>
              <w:t xml:space="preserve">cmr_pay</w:t>
            </w:r>
            <w:r>
              <w:t xml:space="preserve"> (environment is a metric dimension)</w:t>
            </w:r>
          </w:p>
        </w:tc>
        <w:tc>
          <w:tcPr>
            <w:tcW w:w="1560" w:type="dxa"/>
          </w:tcPr>
          <w:p>
            <w:pPr/>
            <w:r>
              <w:t xml:space="preserve">Underscores, not hyphens; OCI reserves the </w:t>
            </w:r>
            <w:r>
              <w:rPr>
                <w:rStyle w:val="CodeChar"/>
              </w:rPr>
              <w:t xml:space="preserve">oci_</w:t>
            </w:r>
            <w:r>
              <w:t xml:space="preserve"> and </w:t>
            </w:r>
            <w:r>
              <w:rPr>
                <w:rStyle w:val="CodeChar"/>
              </w:rPr>
              <w:t xml:space="preserve">oracle_</w:t>
            </w:r>
            <w:r>
              <w:t xml:space="preserve"> prefixes</w:t>
            </w:r>
          </w:p>
        </w:tc>
        <w:tc>
          <w:tcPr>
            <w:tcW w:w="1560" w:type="dxa"/>
          </w:tcPr>
          <w:p>
            <w:pPr/>
            <w:r>
              <w:t xml:space="preserve">Metric names lower_snake_case: </w:t>
            </w:r>
            <w:r>
              <w:rPr>
                <w:rStyle w:val="CodeChar"/>
              </w:rPr>
              <w:t xml:space="preserve">txn_latency_ms</w:t>
            </w:r>
          </w:p>
        </w:tc>
      </w:tr>
      <w:tr>
        <w:tc>
          <w:tcPr>
            <w:tcW w:w="1560" w:type="dxa"/>
          </w:tcPr>
          <w:p>
            <w:pPr/>
            <w:r>
              <w:t xml:space="preserve">Metric dimensions</w:t>
            </w:r>
          </w:p>
        </w:tc>
        <w:tc>
          <w:tcPr>
            <w:tcW w:w="1560" w:type="dxa"/>
          </w:tcPr>
          <w:p>
            <w:pPr/>
            <w:r>
              <w:rPr>
                <w:rStyle w:val="CodeChar"/>
              </w:rPr>
              <w:t xml:space="preserve">env</w:t>
            </w:r>
            <w:r>
              <w:t xml:space="preserve">, </w:t>
            </w:r>
            <w:r>
              <w:rPr>
                <w:rStyle w:val="CodeChar"/>
              </w:rPr>
              <w:t xml:space="preserve">app</w:t>
            </w:r>
            <w:r>
              <w:t xml:space="preserve">, </w:t>
            </w:r>
            <w:r>
              <w:rPr>
                <w:rStyle w:val="CodeChar"/>
              </w:rPr>
              <w:t xml:space="preserve">component</w:t>
            </w:r>
          </w:p>
        </w:tc>
        <w:tc>
          <w:tcPr>
            <w:tcW w:w="1560" w:type="dxa"/>
          </w:tcPr>
          <w:p>
            <w:pPr/>
            <w:r>
              <w:rPr>
                <w:rStyle w:val="CodeChar"/>
              </w:rPr>
              <w:t xml:space="preserve">env=prd</w:t>
            </w:r>
          </w:p>
        </w:tc>
        <w:tc>
          <w:tcPr>
            <w:tcW w:w="1560" w:type="dxa"/>
          </w:tcPr>
          <w:p>
            <w:pPr/>
            <w:r>
              <w:rPr>
                <w:rStyle w:val="CodeChar"/>
              </w:rPr>
              <w:t xml:space="preserve">env=uat</w:t>
            </w:r>
          </w:p>
        </w:tc>
        <w:tc>
          <w:tcPr>
            <w:tcW w:w="1560" w:type="dxa"/>
          </w:tcPr>
          <w:p>
            <w:pPr/>
            <w:r>
              <w:t xml:space="preserve">Dimensions, not separate namespaces per environment</w:t>
            </w:r>
          </w:p>
        </w:tc>
        <w:tc>
          <w:tcPr>
            <w:tcW w:w="1560" w:type="dxa"/>
          </w:tcPr>
          <w:p>
            <w:pPr/>
            <w:r>
              <w:t xml:space="preserve">—</w:t>
            </w:r>
          </w:p>
        </w:tc>
      </w:tr>
      <w:tr>
        <w:tc>
          <w:tcPr>
            <w:tcW w:w="1560" w:type="dxa"/>
          </w:tcPr>
          <w:p>
            <w:pPr/>
            <w:r>
              <w:t xml:space="preserve">Dashboard</w:t>
            </w:r>
          </w:p>
        </w:tc>
        <w:tc>
          <w:tcPr>
            <w:tcW w:w="1560" w:type="dxa"/>
          </w:tcPr>
          <w:p>
            <w:pPr/>
            <w:r>
              <w:rPr>
                <w:rStyle w:val="CodeChar"/>
              </w:rPr>
              <w:t xml:space="preserve">&lt;org&gt;-&lt;env&gt;-&lt;rgn&gt;-dsh-&lt;app&gt;-&lt;nn&gt;</w:t>
            </w:r>
          </w:p>
        </w:tc>
        <w:tc>
          <w:tcPr>
            <w:tcW w:w="1560" w:type="dxa"/>
          </w:tcPr>
          <w:p>
            <w:pPr/>
            <w:del w:id="11913" w:author="Claude" w:date="2026-09-27T17:00:00Z">
              <w:r>
                <w:rPr>
                  <w:rStyle w:val="CodeChar"/>
                </w:rPr>
                <w:delText xml:space="preserve">cmr-prd-jnb-</w:delText>
              </w:r>
            </w:del>
            <w:ins w:id="11914" w:author="Claude" w:date="2026-09-27T17:00:00Z">
              <w:r>
                <w:rPr>
                  <w:rStyle w:val="CodeChar"/>
                </w:rPr>
                <w:t xml:space="preserve">cmr-prd-cas-</w:t>
              </w:r>
            </w:ins>
            <w:r>
              <w:rPr>
                <w:rStyle w:val="CodeChar"/>
              </w:rPr>
              <w:t xml:space="preserve">dsh-cbs-01</w:t>
            </w:r>
          </w:p>
        </w:tc>
        <w:tc>
          <w:tcPr>
            <w:tcW w:w="1560" w:type="dxa"/>
          </w:tcPr>
          <w:p>
            <w:pPr/>
            <w:del w:id="11915" w:author="Claude" w:date="2026-09-27T17:00:00Z">
              <w:r>
                <w:rPr>
                  <w:rStyle w:val="CodeChar"/>
                </w:rPr>
                <w:delText xml:space="preserve">cmr-npd-jnb-</w:delText>
              </w:r>
            </w:del>
            <w:ins w:id="11916" w:author="Claude" w:date="2026-09-27T17:00:00Z">
              <w:r>
                <w:rPr>
                  <w:rStyle w:val="CodeChar"/>
                </w:rPr>
                <w:t xml:space="preserve">cmr-uat-cas-</w:t>
              </w:r>
            </w:ins>
            <w:r>
              <w:rPr>
                <w:rStyle w:val="CodeChar"/>
              </w:rPr>
              <w:t xml:space="preserve">dsh-cbs-01</w:t>
            </w:r>
          </w:p>
        </w:tc>
        <w:tc>
          <w:tcPr>
            <w:tcW w:w="1560" w:type="dxa"/>
          </w:tcPr>
          <w:p>
            <w:pPr/>
            <w:r>
              <w:t xml:space="preserve">Cross-region dashboards use the primary region token</w:t>
            </w:r>
          </w:p>
        </w:tc>
        <w:tc>
          <w:tcPr>
            <w:tcW w:w="1560" w:type="dxa"/>
          </w:tcPr>
          <w:p>
            <w:pPr/>
            <w:r>
              <w:t xml:space="preserve">—</w:t>
            </w:r>
          </w:p>
        </w:tc>
      </w:tr>
      <w:tr>
        <w:tc>
          <w:tcPr>
            <w:tcW w:w="1560" w:type="dxa"/>
          </w:tcPr>
          <w:p>
            <w:pPr/>
            <w:r>
              <w:t xml:space="preserve">APM domain</w:t>
            </w:r>
          </w:p>
        </w:tc>
        <w:tc>
          <w:tcPr>
            <w:tcW w:w="1560" w:type="dxa"/>
          </w:tcPr>
          <w:p>
            <w:pPr/>
            <w:r>
              <w:rPr>
                <w:rStyle w:val="CodeChar"/>
              </w:rPr>
              <w:t xml:space="preserve">&lt;org&gt;-&lt;env&gt;-&lt;rgn&gt;-apm-&lt;app&gt;-&lt;nn&gt;</w:t>
            </w:r>
          </w:p>
        </w:tc>
        <w:tc>
          <w:tcPr>
            <w:tcW w:w="1560" w:type="dxa"/>
          </w:tcPr>
          <w:p>
            <w:pPr/>
            <w:del w:id="11917" w:author="Claude" w:date="2026-09-27T17:00:00Z">
              <w:r>
                <w:rPr>
                  <w:rStyle w:val="CodeChar"/>
                </w:rPr>
                <w:delText xml:space="preserve">cmr-prd-jnb-</w:delText>
              </w:r>
            </w:del>
            <w:ins w:id="11918" w:author="Claude" w:date="2026-09-27T17:00:00Z">
              <w:r>
                <w:rPr>
                  <w:rStyle w:val="CodeChar"/>
                </w:rPr>
                <w:t xml:space="preserve">cmr-prd-cas-</w:t>
              </w:r>
            </w:ins>
            <w:r>
              <w:rPr>
                <w:rStyle w:val="CodeChar"/>
              </w:rPr>
              <w:t xml:space="preserve">apm-ibk-01</w:t>
            </w:r>
          </w:p>
        </w:tc>
        <w:tc>
          <w:tcPr>
            <w:tcW w:w="1560" w:type="dxa"/>
          </w:tcPr>
          <w:p>
            <w:pPr/>
            <w:del w:id="11919" w:author="Claude" w:date="2026-09-27T17:00:00Z">
              <w:r>
                <w:rPr>
                  <w:rStyle w:val="CodeChar"/>
                </w:rPr>
                <w:delText xml:space="preserve">cmr-uat-jnb-</w:delText>
              </w:r>
            </w:del>
            <w:ins w:id="11920" w:author="Claude" w:date="2026-09-27T17:00:00Z">
              <w:r>
                <w:rPr>
                  <w:rStyle w:val="CodeChar"/>
                </w:rPr>
                <w:t xml:space="preserve">cmr-uat-cas-</w:t>
              </w:r>
            </w:ins>
            <w:r>
              <w:rPr>
                <w:rStyle w:val="CodeChar"/>
              </w:rPr>
              <w:t xml:space="preserve">apm-ibk-01</w:t>
            </w:r>
          </w:p>
        </w:tc>
        <w:tc>
          <w:tcPr>
            <w:tcW w:w="1560" w:type="dxa"/>
          </w:tcPr>
          <w:p>
            <w:pPr/>
            <w:r>
              <w:t xml:space="preserve">—</w:t>
            </w:r>
          </w:p>
        </w:tc>
        <w:tc>
          <w:tcPr>
            <w:tcW w:w="1560" w:type="dxa"/>
          </w:tcPr>
          <w:p>
            <w:pPr/>
            <w:r>
              <w:t xml:space="preserve">—</w:t>
            </w:r>
          </w:p>
        </w:tc>
      </w:tr>
      <w:tr>
        <w:tc>
          <w:tcPr>
            <w:tcW w:w="1560" w:type="dxa"/>
          </w:tcPr>
          <w:p>
            <w:pPr/>
            <w:r>
              <w:t xml:space="preserve">Health check</w:t>
            </w:r>
          </w:p>
        </w:tc>
        <w:tc>
          <w:tcPr>
            <w:tcW w:w="1560" w:type="dxa"/>
          </w:tcPr>
          <w:p>
            <w:pPr/>
            <w:r>
              <w:rPr>
                <w:rStyle w:val="CodeChar"/>
              </w:rPr>
              <w:t xml:space="preserve">&lt;org&gt;-&lt;env&gt;-&lt;rgn&gt;-hck-&lt;app&gt;-&lt;nn&gt;</w:t>
            </w:r>
          </w:p>
        </w:tc>
        <w:tc>
          <w:tcPr>
            <w:tcW w:w="1560" w:type="dxa"/>
          </w:tcPr>
          <w:p>
            <w:pPr/>
            <w:del w:id="11921" w:author="Claude" w:date="2026-09-27T17:00:00Z">
              <w:r>
                <w:rPr>
                  <w:rStyle w:val="CodeChar"/>
                </w:rPr>
                <w:delText xml:space="preserve">cmr-prd-jnb-</w:delText>
              </w:r>
            </w:del>
            <w:ins w:id="11922" w:author="Claude" w:date="2026-09-27T17:00:00Z">
              <w:r>
                <w:rPr>
                  <w:rStyle w:val="CodeChar"/>
                </w:rPr>
                <w:t xml:space="preserve">cmr-prd-cas-</w:t>
              </w:r>
            </w:ins>
            <w:r>
              <w:rPr>
                <w:rStyle w:val="CodeChar"/>
              </w:rPr>
              <w:t xml:space="preserve">hck-ibk-01</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Connector Hub (logs to SIEM)</w:t>
            </w:r>
          </w:p>
        </w:tc>
        <w:tc>
          <w:tcPr>
            <w:tcW w:w="1560" w:type="dxa"/>
          </w:tcPr>
          <w:p>
            <w:pPr/>
            <w:r>
              <w:t xml:space="preserve">Section 11</w:t>
            </w:r>
          </w:p>
        </w:tc>
        <w:tc>
          <w:tcPr>
            <w:tcW w:w="1560" w:type="dxa"/>
          </w:tcPr>
          <w:p>
            <w:pPr/>
            <w:del w:id="11923" w:author="Claude" w:date="2026-09-27T17:00:00Z">
              <w:r>
                <w:rPr>
                  <w:rStyle w:val="CodeChar"/>
                </w:rPr>
                <w:delText xml:space="preserve">abc-prd-jnb-</w:delText>
              </w:r>
            </w:del>
            <w:ins w:id="11924" w:author="Claude" w:date="2026-09-27T17:00:00Z">
              <w:r>
                <w:rPr>
                  <w:rStyle w:val="CodeChar"/>
                </w:rPr>
                <w:t xml:space="preserve">cmr-prd-cas-</w:t>
              </w:r>
            </w:ins>
            <w:r>
              <w:rPr>
                <w:rStyle w:val="CodeChar"/>
              </w:rPr>
              <w:t xml:space="preserve">sch-soc-01</w:t>
            </w:r>
          </w:p>
        </w:tc>
        <w:tc>
          <w:tcPr>
            <w:tcW w:w="1560" w:type="dxa"/>
          </w:tcPr>
          <w:p>
            <w:pPr/>
            <w:r>
              <w:t xml:space="preserve">—</w:t>
            </w:r>
          </w:p>
        </w:tc>
        <w:tc>
          <w:tcPr>
            <w:tcW w:w="1560" w:type="dxa"/>
          </w:tcPr>
          <w:p>
            <w:pPr/>
            <w:r>
              <w:t xml:space="preserve">—</w:t>
            </w:r>
          </w:p>
        </w:tc>
        <w:tc>
          <w:tcPr>
            <w:tcW w:w="1560" w:type="dxa"/>
          </w:tcPr>
          <w:p>
            <w:pPr/>
            <w:r>
              <w:t xml:space="preserve">—</w:t>
            </w:r>
          </w:p>
        </w:tc>
      </w:tr>
    </w:tbl>
    <w:p>
      <w:pPr>
        <w:pStyle w:val="Heading3"/>
      </w:pPr>
      <w:r>
        <w:t xml:space="preserve">How a responder reads an alarm</w:t>
      </w:r>
    </w:p>
    <w:p>
      <w:pPr>
        <w:pStyle w:val="Code"/>
      </w:pPr>
      <w:r>
        <w:t xml:space="preserve">ALARM FIRING  </w:t>
      </w:r>
      <w:del w:id="11925" w:author="Claude" w:date="2026-09-27T17:00:00Z">
        <w:r>
          <w:delText xml:space="preserve">cmr-prd-jnb-</w:delText>
        </w:r>
      </w:del>
      <w:ins w:id="11926" w:author="Claude" w:date="2026-09-27T17:00:00Z">
        <w:r>
          <w:t xml:space="preserve">cmr-prd-cas-</w:t>
        </w:r>
      </w:ins>
      <w:r>
        <w:t xml:space="preserve">alm-pay-lat-01  severity=Critical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Token</w:t>
            </w:r>
          </w:p>
        </w:tc>
        <w:tc>
          <w:tcPr>
            <w:tcW w:w="4680" w:type="dxa"/>
            <w:shd w:val="clear" w:color="auto" w:fill="F2F2F2"/>
          </w:tcPr>
          <w:p>
            <w:pPr/>
            <w:r>
              <w:t xml:space="preserve">What the on-call engineer knows before opening the Console</w:t>
            </w:r>
          </w:p>
        </w:tc>
      </w:tr>
      <w:tr>
        <w:tc>
          <w:tcPr>
            <w:tcW w:w="4680" w:type="dxa"/>
          </w:tcPr>
          <w:p>
            <w:pPr/>
            <w:r>
              <w:rPr>
                <w:rStyle w:val="CodeChar"/>
              </w:rPr>
              <w:t xml:space="preserve">cmr</w:t>
            </w:r>
          </w:p>
        </w:tc>
        <w:tc>
          <w:tcPr>
            <w:tcW w:w="4680" w:type="dxa"/>
          </w:tcPr>
          <w:p>
            <w:pPr/>
            <w:r>
              <w:t xml:space="preserve">Cameroon entity: call the Cameroon payments on-call, notify the local incident manager</w:t>
            </w:r>
          </w:p>
        </w:tc>
      </w:tr>
      <w:tr>
        <w:tc>
          <w:tcPr>
            <w:tcW w:w="4680" w:type="dxa"/>
          </w:tcPr>
          <w:p>
            <w:pPr/>
            <w:r>
              <w:rPr>
                <w:rStyle w:val="CodeChar"/>
              </w:rPr>
              <w:t xml:space="preserve">prd</w:t>
            </w:r>
          </w:p>
        </w:tc>
        <w:tc>
          <w:tcPr>
            <w:tcW w:w="4680" w:type="dxa"/>
          </w:tcPr>
          <w:p>
            <w:pPr/>
            <w:r>
              <w:t xml:space="preserve">Production: follow the P1 process, customer impact likely</w:t>
            </w:r>
          </w:p>
        </w:tc>
      </w:tr>
      <w:tr>
        <w:tc>
          <w:tcPr>
            <w:tcW w:w="4680" w:type="dxa"/>
          </w:tcPr>
          <w:p>
            <w:pPr/>
            <w:del w:id="12021" w:author="Claude" w:date="2026-09-27T17:00:00Z">
              <w:r>
                <w:rPr>
                  <w:rStyle w:val="CodeChar"/>
                </w:rPr>
                <w:delText xml:space="preserve">jnb</w:delText>
              </w:r>
            </w:del>
            <w:ins w:id="12022" w:author="Claude" w:date="2026-09-27T17:00:00Z">
              <w:r>
                <w:rPr>
                  <w:rStyle w:val="CodeChar"/>
                </w:rPr>
                <w:t xml:space="preserve">cas</w:t>
              </w:r>
            </w:ins>
          </w:p>
        </w:tc>
        <w:tc>
          <w:tcPr>
            <w:tcW w:w="4680" w:type="dxa"/>
          </w:tcPr>
          <w:p>
            <w:pPr/>
            <w:r>
              <w:t xml:space="preserve">Primary region: check whether DR is healthy before considering failover</w:t>
            </w:r>
          </w:p>
        </w:tc>
      </w:tr>
      <w:tr>
        <w:tc>
          <w:tcPr>
            <w:tcW w:w="4680" w:type="dxa"/>
          </w:tcPr>
          <w:p>
            <w:pPr/>
            <w:r>
              <w:rPr>
                <w:rStyle w:val="CodeChar"/>
              </w:rPr>
              <w:t xml:space="preserve">alm</w:t>
            </w:r>
          </w:p>
        </w:tc>
        <w:tc>
          <w:tcPr>
            <w:tcW w:w="4680" w:type="dxa"/>
          </w:tcPr>
          <w:p>
            <w:pPr/>
            <w:r>
              <w:t xml:space="preserve">It is an alarm, so the metric source is OCI Monitoring</w:t>
            </w:r>
          </w:p>
        </w:tc>
      </w:tr>
      <w:tr>
        <w:tc>
          <w:tcPr>
            <w:tcW w:w="4680" w:type="dxa"/>
          </w:tcPr>
          <w:p>
            <w:pPr/>
            <w:r>
              <w:rPr>
                <w:rStyle w:val="CodeChar"/>
              </w:rPr>
              <w:t xml:space="preserve">pay</w:t>
            </w:r>
          </w:p>
        </w:tc>
        <w:tc>
          <w:tcPr>
            <w:tcW w:w="4680" w:type="dxa"/>
          </w:tcPr>
          <w:p>
            <w:pPr/>
            <w:r>
              <w:t xml:space="preserve">Payments platform: open the payments runbook</w:t>
            </w:r>
          </w:p>
        </w:tc>
      </w:tr>
      <w:tr>
        <w:tc>
          <w:tcPr>
            <w:tcW w:w="4680" w:type="dxa"/>
          </w:tcPr>
          <w:p>
            <w:pPr/>
            <w:r>
              <w:rPr>
                <w:rStyle w:val="CodeChar"/>
              </w:rPr>
              <w:t xml:space="preserve">lat</w:t>
            </w:r>
          </w:p>
        </w:tc>
        <w:tc>
          <w:tcPr>
            <w:tcW w:w="4680" w:type="dxa"/>
          </w:tcPr>
          <w:p>
            <w:pPr/>
            <w:r>
              <w:t xml:space="preserve">Latency signal, not errors or availability: look at downstream dependencies first</w:t>
            </w:r>
          </w:p>
        </w:tc>
      </w:tr>
      <w:tr>
        <w:tc>
          <w:tcPr>
            <w:tcW w:w="4680" w:type="dxa"/>
          </w:tcPr>
          <w:p>
            <w:pPr/>
            <w:r>
              <w:rPr>
                <w:rStyle w:val="CodeChar"/>
              </w:rPr>
              <w:t xml:space="preserve">01</w:t>
            </w:r>
          </w:p>
        </w:tc>
        <w:tc>
          <w:tcPr>
            <w:tcW w:w="4680" w:type="dxa"/>
          </w:tcPr>
          <w:p>
            <w:pPr/>
            <w:r>
              <w:t xml:space="preserve">First latency alarm of this app in this region</w:t>
            </w:r>
          </w:p>
        </w:tc>
      </w:tr>
    </w:tbl>
    <w:p>
      <w:pPr>
        <w:pStyle w:val="Heading2"/>
      </w:pPr>
      <w:r>
        <w:t xml:space="preserve">19. DR Naming</w:t>
      </w:r>
    </w:p>
    <w:p>
      <w:pPr/>
      <w:r>
        <w:rPr>
          <w:b/>
        </w:rPr>
        <w:t xml:space="preserve">A DR resource has the same name as its primary, except for the region token.</w:t>
      </w:r>
      <w:r>
        <w:t xml:space="preserve"> Role (primary or standby) is never in the name, because roles swap on switchover; the designed site role is a tag; the current role is read from the service.</w:t>
      </w:r>
    </w:p>
    <w:p>
      <w:pPr>
        <w:pStyle w:val="Heading3"/>
      </w:pPr>
      <w:r>
        <w:t xml:space="preserve">19.1 Rules</w:t>
      </w:r>
    </w:p>
    <w:p>
      <w:pPr>
        <w:pStyle w:val="ListParagraph"/>
        <w:numPr>
          <w:ilvl w:val="0"/>
          <w:numId w:val="13"/>
        </w:numPr>
      </w:pPr>
      <w:r>
        <w:rPr>
          <w:b/>
        </w:rPr>
        <w:t xml:space="preserve">Same </w:t>
      </w:r>
      <w:r>
        <w:rPr>
          <w:rStyle w:val="CodeChar"/>
          <w:b/>
        </w:rPr>
        <w:t xml:space="preserve">org</w:t>
      </w:r>
      <w:r>
        <w:rPr>
          <w:b/>
        </w:rPr>
        <w:t xml:space="preserve">, </w:t>
      </w:r>
      <w:r>
        <w:rPr>
          <w:rStyle w:val="CodeChar"/>
          <w:b/>
        </w:rPr>
        <w:t xml:space="preserve">env</w:t>
      </w:r>
      <w:r>
        <w:rPr>
          <w:b/>
        </w:rPr>
        <w:t xml:space="preserve">, </w:t>
      </w:r>
      <w:r>
        <w:rPr>
          <w:rStyle w:val="CodeChar"/>
          <w:b/>
        </w:rPr>
        <w:t xml:space="preserve">type</w:t>
      </w:r>
      <w:r>
        <w:rPr>
          <w:b/>
        </w:rPr>
        <w:t xml:space="preserve">, </w:t>
      </w:r>
      <w:r>
        <w:rPr>
          <w:rStyle w:val="CodeChar"/>
          <w:b/>
        </w:rPr>
        <w:t xml:space="preserve">app</w:t>
      </w:r>
      <w:r>
        <w:rPr>
          <w:b/>
        </w:rPr>
        <w:t xml:space="preserve">, </w:t>
      </w:r>
      <w:r>
        <w:rPr>
          <w:rStyle w:val="CodeChar"/>
          <w:b/>
        </w:rPr>
        <w:t xml:space="preserve">qual</w:t>
      </w:r>
      <w:r>
        <w:rPr>
          <w:b/>
        </w:rPr>
        <w:t xml:space="preserve"> and </w:t>
      </w:r>
      <w:r>
        <w:rPr>
          <w:rStyle w:val="CodeChar"/>
          <w:b/>
        </w:rPr>
        <w:t xml:space="preserve">nn</w:t>
      </w:r>
      <w:r>
        <w:rPr>
          <w:b/>
        </w:rPr>
        <w:t xml:space="preserve">; different </w:t>
      </w:r>
      <w:r>
        <w:rPr>
          <w:rStyle w:val="CodeChar"/>
          <w:b/>
        </w:rPr>
        <w:t xml:space="preserve">rgn</w:t>
      </w:r>
      <w:r>
        <w:rPr>
          <w:b/>
        </w:rPr>
        <w:t xml:space="preserve">.</w:t>
      </w:r>
      <w:r>
        <w:t xml:space="preserve"> </w:t>
      </w:r>
      <w:del w:id="11927" w:author="Claude" w:date="2026-09-27T17:00:00Z">
        <w:r>
          <w:rPr>
            <w:rStyle w:val="CodeChar"/>
          </w:rPr>
          <w:delText xml:space="preserve">cmr-prd-jnb-</w:delText>
        </w:r>
      </w:del>
      <w:ins w:id="11928" w:author="Claude" w:date="2026-09-27T17:00:00Z">
        <w:r>
          <w:rPr>
            <w:rStyle w:val="CodeChar"/>
          </w:rPr>
          <w:t xml:space="preserve">cmr-prd-cas-</w:t>
        </w:r>
      </w:ins>
      <w:r>
        <w:rPr>
          <w:rStyle w:val="CodeChar"/>
        </w:rPr>
        <w:t xml:space="preserve">adb-pay-atp-01</w:t>
      </w:r>
      <w:r>
        <w:t xml:space="preserve"> pairs with </w:t>
      </w:r>
      <w:del w:id="11929" w:author="Claude" w:date="2026-09-27T17:00:00Z">
        <w:r>
          <w:rPr>
            <w:rStyle w:val="CodeChar"/>
          </w:rPr>
          <w:delText xml:space="preserve">cmr-prd-fra-</w:delText>
        </w:r>
      </w:del>
      <w:ins w:id="11930" w:author="Claude" w:date="2026-09-27T17:00:00Z">
        <w:r>
          <w:rPr>
            <w:rStyle w:val="CodeChar"/>
          </w:rPr>
          <w:t xml:space="preserve">cmr-prd-jnb-</w:t>
        </w:r>
      </w:ins>
      <w:r>
        <w:rPr>
          <w:rStyle w:val="CodeChar"/>
        </w:rPr>
        <w:t xml:space="preserve">adb-pay-atp-01</w:t>
      </w:r>
      <w:r>
        <w:t xml:space="preserve">. A reader sees the pair instantly and a script can join them by stripping the region.</w:t>
      </w:r>
    </w:p>
    <w:p>
      <w:pPr>
        <w:pStyle w:val="ListParagraph"/>
        <w:numPr>
          <w:ilvl w:val="0"/>
          <w:numId w:val="13"/>
        </w:numPr>
      </w:pPr>
      <w:r>
        <w:rPr>
          <w:b/>
        </w:rPr>
        <w:t xml:space="preserve">Environment stays </w:t>
      </w:r>
      <w:r>
        <w:rPr>
          <w:rStyle w:val="CodeChar"/>
          <w:b/>
        </w:rPr>
        <w:t xml:space="preserve">prd</w:t>
      </w:r>
      <w:r>
        <w:rPr>
          <w:b/>
        </w:rPr>
        <w:t xml:space="preserve">.</w:t>
      </w:r>
      <w:r>
        <w:t xml:space="preserve"> DR copies of production data are production: same access controls, same monitoring, same regulatory scope.</w:t>
      </w:r>
    </w:p>
    <w:p>
      <w:pPr>
        <w:pStyle w:val="ListParagraph"/>
        <w:numPr>
          <w:ilvl w:val="0"/>
          <w:numId w:val="13"/>
        </w:numPr>
      </w:pPr>
      <w:r>
        <w:rPr>
          <w:b/>
        </w:rPr>
        <w:t xml:space="preserve">No </w:t>
      </w:r>
      <w:r>
        <w:rPr>
          <w:rStyle w:val="CodeChar"/>
          <w:b/>
        </w:rPr>
        <w:t xml:space="preserve">primary</w:t>
      </w:r>
      <w:r>
        <w:rPr>
          <w:b/>
        </w:rPr>
        <w:t xml:space="preserve">, </w:t>
      </w:r>
      <w:r>
        <w:rPr>
          <w:rStyle w:val="CodeChar"/>
          <w:b/>
        </w:rPr>
        <w:t xml:space="preserve">standby</w:t>
      </w:r>
      <w:r>
        <w:rPr>
          <w:b/>
        </w:rPr>
        <w:t xml:space="preserve">, </w:t>
      </w:r>
      <w:r>
        <w:rPr>
          <w:rStyle w:val="CodeChar"/>
          <w:b/>
        </w:rPr>
        <w:t xml:space="preserve">dr</w:t>
      </w:r>
      <w:r>
        <w:rPr>
          <w:b/>
        </w:rPr>
        <w:t xml:space="preserve">, </w:t>
      </w:r>
      <w:r>
        <w:rPr>
          <w:rStyle w:val="CodeChar"/>
          <w:b/>
        </w:rPr>
        <w:t xml:space="preserve">secondary</w:t>
      </w:r>
      <w:r>
        <w:rPr>
          <w:b/>
        </w:rPr>
        <w:t xml:space="preserve">, </w:t>
      </w:r>
      <w:r>
        <w:rPr>
          <w:rStyle w:val="CodeChar"/>
          <w:b/>
        </w:rPr>
        <w:t xml:space="preserve">backup</w:t>
      </w:r>
      <w:r>
        <w:rPr>
          <w:b/>
        </w:rPr>
        <w:t xml:space="preserve">, </w:t>
      </w:r>
      <w:r>
        <w:rPr>
          <w:rStyle w:val="CodeChar"/>
          <w:b/>
        </w:rPr>
        <w:t xml:space="preserve">new</w:t>
      </w:r>
      <w:r>
        <w:rPr>
          <w:b/>
        </w:rPr>
        <w:t xml:space="preserve">, </w:t>
      </w:r>
      <w:r>
        <w:rPr>
          <w:rStyle w:val="CodeChar"/>
          <w:b/>
        </w:rPr>
        <w:t xml:space="preserve">old</w:t>
      </w:r>
      <w:r>
        <w:rPr>
          <w:b/>
        </w:rPr>
        <w:t xml:space="preserve"> in names.</w:t>
      </w:r>
      <w:r>
        <w:t xml:space="preserve"> After a switchover, a resource called </w:t>
      </w:r>
      <w:r>
        <w:rPr>
          <w:rStyle w:val="CodeChar"/>
        </w:rPr>
        <w:t xml:space="preserve">...-standby</w:t>
      </w:r>
      <w:r>
        <w:t xml:space="preserve"> would be the primary. Engineers under pressure act on names; the name must stay true.</w:t>
      </w:r>
    </w:p>
    <w:p>
      <w:pPr>
        <w:pStyle w:val="ListParagraph"/>
        <w:numPr>
          <w:ilvl w:val="0"/>
          <w:numId w:val="13"/>
        </w:numPr>
      </w:pPr>
      <w:r>
        <w:rPr>
          <w:b/>
        </w:rPr>
        <w:t xml:space="preserve">Designed role in a tag:</w:t>
      </w:r>
      <w:r>
        <w:t xml:space="preserve"> </w:t>
      </w:r>
      <w:r>
        <w:rPr>
          <w:rStyle w:val="CodeChar"/>
        </w:rPr>
        <w:t xml:space="preserve">operations.DrSiteRole = primary-site | recovery-site | single-site</w:t>
      </w:r>
      <w:r>
        <w:t xml:space="preserve">. This describes the architecture (which site is normally active), so it does not change on a drill.</w:t>
      </w:r>
    </w:p>
    <w:p>
      <w:pPr>
        <w:pStyle w:val="ListParagraph"/>
        <w:numPr>
          <w:ilvl w:val="0"/>
          <w:numId w:val="13"/>
        </w:numPr>
      </w:pPr>
      <w:r>
        <w:rPr>
          <w:b/>
        </w:rPr>
        <w:t xml:space="preserve">Current role from the source of truth:</w:t>
      </w:r>
      <w:r>
        <w:t xml:space="preserve"> Data Guard broker, ADB </w:t>
      </w:r>
      <w:r>
        <w:rPr>
          <w:rStyle w:val="CodeChar"/>
        </w:rPr>
        <w:t xml:space="preserve">role</w:t>
      </w:r>
      <w:r>
        <w:t xml:space="preserve"> attribute, Full Stack DR plan state. Runbooks query it; nobody infers it from a name.</w:t>
      </w:r>
    </w:p>
    <w:p>
      <w:pPr>
        <w:pStyle w:val="ListParagraph"/>
        <w:numPr>
          <w:ilvl w:val="0"/>
          <w:numId w:val="13"/>
        </w:numPr>
      </w:pPr>
      <w:r>
        <w:rPr>
          <w:b/>
        </w:rPr>
        <w:t xml:space="preserve">Same-region standby</w:t>
      </w:r>
      <w:r>
        <w:t xml:space="preserve"> (Data Guard across availability domains): the peer takes the next sequence (</w:t>
      </w:r>
      <w:r>
        <w:rPr>
          <w:rStyle w:val="CodeChar"/>
        </w:rPr>
        <w:t xml:space="preserve">...-dbs-cbs-rac-01</w:t>
      </w:r>
      <w:r>
        <w:t xml:space="preserve"> and </w:t>
      </w:r>
      <w:r>
        <w:rPr>
          <w:rStyle w:val="CodeChar"/>
        </w:rPr>
        <w:t xml:space="preserve">...-dbs-cbs-rac-02</w:t>
      </w:r>
      <w:r>
        <w:t xml:space="preserve">) and both carry the tag </w:t>
      </w:r>
      <w:r>
        <w:rPr>
          <w:rStyle w:val="CodeChar"/>
        </w:rPr>
        <w:t xml:space="preserve">operations.DrPair = cbsp1</w:t>
      </w:r>
      <w:r>
        <w:t xml:space="preserve">. Availability domain and fault domain are </w:t>
      </w:r>
      <w:r>
        <w:rPr>
          <w:b/>
        </w:rPr>
        <w:t xml:space="preserve">never</w:t>
      </w:r>
      <w:r>
        <w:t xml:space="preserve"> in names: AD labels are mapped per tenancy (your AD-1 is not another tenancy's AD-1) and are visible as resource attributes.</w:t>
      </w:r>
    </w:p>
    <w:p>
      <w:pPr>
        <w:pStyle w:val="ListParagraph"/>
        <w:numPr>
          <w:ilvl w:val="0"/>
          <w:numId w:val="13"/>
        </w:numPr>
      </w:pPr>
      <w:r>
        <w:rPr>
          <w:b/>
        </w:rPr>
        <w:t xml:space="preserve">Recovery-only resources</w:t>
      </w:r>
      <w:r>
        <w:t xml:space="preserve"> (exist only in the recovery site, e.g. a DR test jump host) use the recovery region token and </w:t>
      </w:r>
      <w:r>
        <w:rPr>
          <w:rStyle w:val="CodeChar"/>
        </w:rPr>
        <w:t xml:space="preserve">DrSiteRole = recovery-site</w:t>
      </w:r>
      <w:r>
        <w:t xml:space="preserve">.</w:t>
      </w:r>
    </w:p>
    <w:p>
      <w:pPr>
        <w:pStyle w:val="ListParagraph"/>
        <w:numPr>
          <w:ilvl w:val="0"/>
          <w:numId w:val="13"/>
        </w:numPr>
      </w:pPr>
      <w:r>
        <w:rPr>
          <w:b/>
        </w:rPr>
        <w:t xml:space="preserve">DR drill clones</w:t>
      </w:r>
      <w:r>
        <w:t xml:space="preserve"> (snapshot standby clones, test restores) take the next free </w:t>
      </w:r>
      <w:r>
        <w:rPr>
          <w:rStyle w:val="CodeChar"/>
        </w:rPr>
        <w:t xml:space="preserve">nn</w:t>
      </w:r>
      <w:r>
        <w:t xml:space="preserve">, the tag </w:t>
      </w:r>
      <w:r>
        <w:rPr>
          <w:rStyle w:val="CodeChar"/>
        </w:rPr>
        <w:t xml:space="preserve">operations.Purpose = dr-test</w:t>
      </w:r>
      <w:r>
        <w:t xml:space="preserve"> and a mandatory </w:t>
      </w:r>
      <w:r>
        <w:rPr>
          <w:rStyle w:val="CodeChar"/>
        </w:rPr>
        <w:t xml:space="preserve">ExpiryDate</w:t>
      </w:r>
      <w:r>
        <w:t xml:space="preserve">.</w:t>
      </w:r>
    </w:p>
    <w:p>
      <w:pPr>
        <w:pStyle w:val="ListParagraph"/>
        <w:numPr>
          <w:ilvl w:val="0"/>
          <w:numId w:val="13"/>
        </w:numPr>
      </w:pPr>
      <w:r>
        <w:rPr>
          <w:b/>
        </w:rPr>
        <w:t xml:space="preserve">Cyber-recovery copies</w:t>
      </w:r>
      <w:r>
        <w:t xml:space="preserve"> (immutable, isolated from production admins) live in the </w:t>
      </w:r>
      <w:del w:id="12045" w:author="Claude" w:date="2026-09-27T17:00:00Z">
        <w:r>
          <w:rPr>
            <w:rStyle w:val="CodeChar"/>
          </w:rPr>
          <w:delText xml:space="preserve">abc-</w:delText>
        </w:r>
      </w:del>
      <w:ins w:id="12046" w:author="Claude" w:date="2026-09-27T17:00:00Z">
        <w:r>
          <w:rPr>
            <w:rStyle w:val="CodeChar"/>
          </w:rPr>
          <w:t xml:space="preserve">cmr-</w:t>
        </w:r>
      </w:ins>
      <w:r>
        <w:rPr>
          <w:rStyle w:val="CodeChar"/>
        </w:rPr>
        <w:t xml:space="preserve">cyv</w:t>
      </w:r>
      <w:r>
        <w:t xml:space="preserve"> compartment, keep the source's </w:t>
      </w:r>
      <w:r>
        <w:rPr>
          <w:rStyle w:val="CodeChar"/>
        </w:rPr>
        <w:t xml:space="preserve">org</w:t>
      </w:r>
      <w:r>
        <w:t xml:space="preserve">/</w:t>
      </w:r>
      <w:r>
        <w:rPr>
          <w:rStyle w:val="CodeChar"/>
        </w:rPr>
        <w:t xml:space="preserve">env</w:t>
      </w:r>
      <w:r>
        <w:t xml:space="preserve">/</w:t>
      </w:r>
      <w:r>
        <w:rPr>
          <w:rStyle w:val="CodeChar"/>
        </w:rPr>
        <w:t xml:space="preserve">app</w:t>
      </w:r>
      <w:r>
        <w:t xml:space="preserve">, and use </w:t>
      </w:r>
      <w:r>
        <w:rPr>
          <w:rStyle w:val="CodeChar"/>
        </w:rPr>
        <w:t xml:space="preserve">qual</w:t>
      </w:r>
      <w:r>
        <w:t xml:space="preserve"> = </w:t>
      </w:r>
      <w:r>
        <w:rPr>
          <w:rStyle w:val="CodeChar"/>
        </w:rPr>
        <w:t xml:space="preserve">bkp</w:t>
      </w:r>
      <w:r>
        <w:t xml:space="preserve"> on buckets: </w:t>
      </w:r>
      <w:del w:id="11931" w:author="Claude" w:date="2026-09-27T17:00:00Z">
        <w:r>
          <w:rPr>
            <w:rStyle w:val="CodeChar"/>
          </w:rPr>
          <w:delText xml:space="preserve">cmr-prd-fra-</w:delText>
        </w:r>
      </w:del>
      <w:ins w:id="11932" w:author="Claude" w:date="2026-09-27T17:00:00Z">
        <w:r>
          <w:rPr>
            <w:rStyle w:val="CodeChar"/>
          </w:rPr>
          <w:t xml:space="preserve">cmr-prd-jnb-</w:t>
        </w:r>
      </w:ins>
      <w:r>
        <w:rPr>
          <w:rStyle w:val="CodeChar"/>
        </w:rPr>
        <w:t xml:space="preserve">bkt-cbs-bkp-02</w:t>
      </w:r>
      <w:r>
        <w:t xml:space="preserve"> in </w:t>
      </w:r>
      <w:del w:id="12047" w:author="Claude" w:date="2026-09-27T17:00:00Z">
        <w:r>
          <w:rPr>
            <w:rStyle w:val="CodeChar"/>
          </w:rPr>
          <w:delText xml:space="preserve">abc-</w:delText>
        </w:r>
      </w:del>
      <w:ins w:id="12048" w:author="Claude" w:date="2026-09-27T17:00:00Z">
        <w:r>
          <w:rPr>
            <w:rStyle w:val="CodeChar"/>
          </w:rPr>
          <w:t xml:space="preserve">cmr-</w:t>
        </w:r>
      </w:ins>
      <w:r>
        <w:rPr>
          <w:rStyle w:val="CodeChar"/>
        </w:rPr>
        <w:t xml:space="preserve">cyv</w:t>
      </w:r>
      <w:r>
        <w:t xml:space="preserve">.</w:t>
      </w:r>
    </w:p>
    <w:p>
      <w:pPr>
        <w:pStyle w:val="ListParagraph"/>
        <w:numPr>
          <w:ilvl w:val="0"/>
          <w:numId w:val="13"/>
        </w:numPr>
      </w:pPr>
      <w:r>
        <w:rPr>
          <w:b/>
        </w:rPr>
        <w:t xml:space="preserve">Region-neutral service names for clients:</w:t>
      </w:r>
      <w:r>
        <w:t xml:space="preserve"> applications connect to </w:t>
      </w:r>
      <w:r>
        <w:rPr>
          <w:rStyle w:val="CodeChar"/>
        </w:rPr>
        <w:t xml:space="preserve">cbs-api.prd.cmr.oci.bank.internal</w:t>
      </w:r>
      <w:r>
        <w:t xml:space="preserve"> (section 12.3), never to region-specific names, so failover is a DNS change.</w:t>
      </w:r>
    </w:p>
    <w:p>
      <w:pPr>
        <w:pStyle w:val="Heading3"/>
      </w:pPr>
      <w:r>
        <w:t xml:space="preserve">19.2 Worked pairs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Asset</w:t>
            </w:r>
          </w:p>
        </w:tc>
        <w:tc>
          <w:tcPr>
            <w:tcW w:w="2340" w:type="dxa"/>
            <w:shd w:val="clear" w:color="auto" w:fill="F2F2F2"/>
          </w:tcPr>
          <w:p>
            <w:pPr/>
            <w:r>
              <w:t xml:space="preserve">Primary site (</w:t>
            </w:r>
            <w:del w:id="12023" w:author="Claude" w:date="2026-09-27T17:00:00Z">
              <w:r>
                <w:rPr>
                  <w:rStyle w:val="CodeChar"/>
                </w:rPr>
                <w:delText xml:space="preserve">jnb</w:delText>
              </w:r>
            </w:del>
            <w:ins w:id="12024" w:author="Claude" w:date="2026-09-27T17:00:00Z">
              <w:r>
                <w:rPr>
                  <w:rStyle w:val="CodeChar"/>
                </w:rPr>
                <w:t xml:space="preserve">cas</w:t>
              </w:r>
            </w:ins>
            <w:r>
              <w:t xml:space="preserve">)</w:t>
            </w:r>
          </w:p>
        </w:tc>
        <w:tc>
          <w:tcPr>
            <w:tcW w:w="2340" w:type="dxa"/>
            <w:shd w:val="clear" w:color="auto" w:fill="F2F2F2"/>
          </w:tcPr>
          <w:p>
            <w:pPr/>
            <w:r>
              <w:t xml:space="preserve">Recovery site (</w:t>
            </w:r>
            <w:del w:id="12025" w:author="Claude" w:date="2026-09-27T17:00:00Z">
              <w:r>
                <w:rPr>
                  <w:rStyle w:val="CodeChar"/>
                </w:rPr>
                <w:delText xml:space="preserve">fra</w:delText>
              </w:r>
            </w:del>
            <w:ins w:id="12026" w:author="Claude" w:date="2026-09-27T17:00:00Z">
              <w:r>
                <w:rPr>
                  <w:rStyle w:val="CodeChar"/>
                </w:rPr>
                <w:t xml:space="preserve">jnb</w:t>
              </w:r>
            </w:ins>
            <w:r>
              <w:t xml:space="preserve">)</w:t>
            </w:r>
          </w:p>
        </w:tc>
        <w:tc>
          <w:tcPr>
            <w:tcW w:w="2340" w:type="dxa"/>
            <w:shd w:val="clear" w:color="auto" w:fill="F2F2F2"/>
          </w:tcPr>
          <w:p>
            <w:pPr/>
            <w:r>
              <w:t xml:space="preserve">How they are linked</w:t>
            </w:r>
          </w:p>
        </w:tc>
      </w:tr>
      <w:tr>
        <w:tc>
          <w:tcPr>
            <w:tcW w:w="2340" w:type="dxa"/>
          </w:tcPr>
          <w:p>
            <w:pPr/>
            <w:r>
              <w:t xml:space="preserve">Autonomous Database (cross-region Autonomous Data Guard)</w:t>
            </w:r>
          </w:p>
        </w:tc>
        <w:tc>
          <w:tcPr>
            <w:tcW w:w="2340" w:type="dxa"/>
          </w:tcPr>
          <w:p>
            <w:pPr/>
            <w:del w:id="11933" w:author="Claude" w:date="2026-09-27T17:00:00Z">
              <w:r>
                <w:rPr>
                  <w:rStyle w:val="CodeChar"/>
                </w:rPr>
                <w:delText xml:space="preserve">cmr-prd-jnb-</w:delText>
              </w:r>
            </w:del>
            <w:ins w:id="11934" w:author="Claude" w:date="2026-09-27T17:00:00Z">
              <w:r>
                <w:rPr>
                  <w:rStyle w:val="CodeChar"/>
                </w:rPr>
                <w:t xml:space="preserve">cmr-prd-cas-</w:t>
              </w:r>
            </w:ins>
            <w:r>
              <w:rPr>
                <w:rStyle w:val="CodeChar"/>
              </w:rPr>
              <w:t xml:space="preserve">adb-pay-atp-01</w:t>
            </w:r>
          </w:p>
        </w:tc>
        <w:tc>
          <w:tcPr>
            <w:tcW w:w="2340" w:type="dxa"/>
          </w:tcPr>
          <w:p>
            <w:pPr/>
            <w:del w:id="11935" w:author="Claude" w:date="2026-09-27T17:00:00Z">
              <w:r>
                <w:rPr>
                  <w:rStyle w:val="CodeChar"/>
                </w:rPr>
                <w:delText xml:space="preserve">cmr-prd-fra-</w:delText>
              </w:r>
            </w:del>
            <w:ins w:id="11936" w:author="Claude" w:date="2026-09-27T17:00:00Z">
              <w:r>
                <w:rPr>
                  <w:rStyle w:val="CodeChar"/>
                </w:rPr>
                <w:t xml:space="preserve">cmr-prd-jnb-</w:t>
              </w:r>
            </w:ins>
            <w:r>
              <w:rPr>
                <w:rStyle w:val="CodeChar"/>
              </w:rPr>
              <w:t xml:space="preserve">adb-pay-atp-01</w:t>
            </w:r>
          </w:p>
        </w:tc>
        <w:tc>
          <w:tcPr>
            <w:tcW w:w="2340" w:type="dxa"/>
          </w:tcPr>
          <w:p>
            <w:pPr/>
            <w:r>
              <w:t xml:space="preserve">ADB peer relationship; set the peer display name to the standard immediately after creation if the API assigns a default</w:t>
            </w:r>
          </w:p>
        </w:tc>
      </w:tr>
      <w:tr>
        <w:tc>
          <w:tcPr>
            <w:tcW w:w="2340" w:type="dxa"/>
          </w:tcPr>
          <w:p>
            <w:pPr/>
            <w:r>
              <w:t xml:space="preserve">Base DB with Data Guard</w:t>
            </w:r>
          </w:p>
        </w:tc>
        <w:tc>
          <w:tcPr>
            <w:tcW w:w="2340" w:type="dxa"/>
          </w:tcPr>
          <w:p>
            <w:pPr/>
            <w:del w:id="11937" w:author="Claude" w:date="2026-09-27T17:00:00Z">
              <w:r>
                <w:rPr>
                  <w:rStyle w:val="CodeChar"/>
                </w:rPr>
                <w:delText xml:space="preserve">cmr-prd-jnb-</w:delText>
              </w:r>
            </w:del>
            <w:ins w:id="11938" w:author="Claude" w:date="2026-09-27T17:00:00Z">
              <w:r>
                <w:rPr>
                  <w:rStyle w:val="CodeChar"/>
                </w:rPr>
                <w:t xml:space="preserve">cmr-prd-cas-</w:t>
              </w:r>
            </w:ins>
            <w:r>
              <w:rPr>
                <w:rStyle w:val="CodeChar"/>
              </w:rPr>
              <w:t xml:space="preserve">dbs-cbs-rac-01</w:t>
            </w:r>
            <w:r>
              <w:t xml:space="preserve">, </w:t>
            </w:r>
            <w:r>
              <w:rPr>
                <w:rStyle w:val="CodeChar"/>
              </w:rPr>
              <w:t xml:space="preserve">DB_UNIQUE_NAME</w:t>
            </w:r>
            <w:r>
              <w:t xml:space="preserve"> </w:t>
            </w:r>
            <w:r>
              <w:rPr>
                <w:rStyle w:val="CodeChar"/>
              </w:rPr>
              <w:t xml:space="preserve">cbsp1_cmr_</w:t>
            </w:r>
            <w:del w:id="12027" w:author="Claude" w:date="2026-09-27T17:00:00Z">
              <w:r>
                <w:rPr>
                  <w:rStyle w:val="CodeChar"/>
                </w:rPr>
                <w:delText xml:space="preserve">jnb</w:delText>
              </w:r>
            </w:del>
            <w:ins w:id="12028" w:author="Claude" w:date="2026-09-27T17:00:00Z">
              <w:r>
                <w:rPr>
                  <w:rStyle w:val="CodeChar"/>
                </w:rPr>
                <w:t xml:space="preserve">cas</w:t>
              </w:r>
            </w:ins>
          </w:p>
        </w:tc>
        <w:tc>
          <w:tcPr>
            <w:tcW w:w="2340" w:type="dxa"/>
          </w:tcPr>
          <w:p>
            <w:pPr/>
            <w:del w:id="11939" w:author="Claude" w:date="2026-09-27T17:00:00Z">
              <w:r>
                <w:rPr>
                  <w:rStyle w:val="CodeChar"/>
                </w:rPr>
                <w:delText xml:space="preserve">cmr-prd-fra-</w:delText>
              </w:r>
            </w:del>
            <w:ins w:id="11940" w:author="Claude" w:date="2026-09-27T17:00:00Z">
              <w:r>
                <w:rPr>
                  <w:rStyle w:val="CodeChar"/>
                </w:rPr>
                <w:t xml:space="preserve">cmr-prd-jnb-</w:t>
              </w:r>
            </w:ins>
            <w:r>
              <w:rPr>
                <w:rStyle w:val="CodeChar"/>
              </w:rPr>
              <w:t xml:space="preserve">dbs-cbs-rac-01</w:t>
            </w:r>
            <w:r>
              <w:t xml:space="preserve">, </w:t>
            </w:r>
            <w:r>
              <w:rPr>
                <w:rStyle w:val="CodeChar"/>
              </w:rPr>
              <w:t xml:space="preserve">cbsp1_cmr_</w:t>
            </w:r>
            <w:del w:id="12029" w:author="Claude" w:date="2026-09-27T17:00:00Z">
              <w:r>
                <w:rPr>
                  <w:rStyle w:val="CodeChar"/>
                </w:rPr>
                <w:delText xml:space="preserve">fra</w:delText>
              </w:r>
            </w:del>
            <w:ins w:id="12030" w:author="Claude" w:date="2026-09-27T17:00:00Z">
              <w:r>
                <w:rPr>
                  <w:rStyle w:val="CodeChar"/>
                </w:rPr>
                <w:t xml:space="preserve">jnb</w:t>
              </w:r>
            </w:ins>
          </w:p>
        </w:tc>
        <w:tc>
          <w:tcPr>
            <w:tcW w:w="2340" w:type="dxa"/>
          </w:tcPr>
          <w:p>
            <w:pPr/>
            <w:r>
              <w:t xml:space="preserve">Same </w:t>
            </w:r>
            <w:r>
              <w:rPr>
                <w:rStyle w:val="CodeChar"/>
              </w:rPr>
              <w:t xml:space="preserve">DB_NAME</w:t>
            </w:r>
            <w:r>
              <w:t xml:space="preserve"> </w:t>
            </w:r>
            <w:r>
              <w:rPr>
                <w:rStyle w:val="CodeChar"/>
              </w:rPr>
              <w:t xml:space="preserve">cbsp1</w:t>
            </w:r>
          </w:p>
        </w:tc>
      </w:tr>
      <w:tr>
        <w:tc>
          <w:tcPr>
            <w:tcW w:w="2340" w:type="dxa"/>
          </w:tcPr>
          <w:p>
            <w:pPr/>
            <w:r>
              <w:t xml:space="preserve">Hub VCN</w:t>
            </w:r>
          </w:p>
        </w:tc>
        <w:tc>
          <w:tcPr>
            <w:tcW w:w="2340" w:type="dxa"/>
          </w:tcPr>
          <w:p>
            <w:pPr/>
            <w:del w:id="11941" w:author="Claude" w:date="2026-09-27T17:00:00Z">
              <w:r>
                <w:rPr>
                  <w:rStyle w:val="CodeChar"/>
                </w:rPr>
                <w:delText xml:space="preserve">abc-prd-jnb-</w:delText>
              </w:r>
            </w:del>
            <w:ins w:id="11942" w:author="Claude" w:date="2026-09-27T17:00:00Z">
              <w:r>
                <w:rPr>
                  <w:rStyle w:val="CodeChar"/>
                </w:rPr>
                <w:t xml:space="preserve">cmr-prd-cas-</w:t>
              </w:r>
            </w:ins>
            <w:r>
              <w:rPr>
                <w:rStyle w:val="CodeChar"/>
              </w:rPr>
              <w:t xml:space="preserve">vcn-hub-01</w:t>
            </w:r>
          </w:p>
        </w:tc>
        <w:tc>
          <w:tcPr>
            <w:tcW w:w="2340" w:type="dxa"/>
          </w:tcPr>
          <w:p>
            <w:pPr/>
            <w:del w:id="11943" w:author="Claude" w:date="2026-09-27T17:00:00Z">
              <w:r>
                <w:rPr>
                  <w:rStyle w:val="CodeChar"/>
                </w:rPr>
                <w:delText xml:space="preserve">abc-prd-fra-</w:delText>
              </w:r>
            </w:del>
            <w:ins w:id="11944" w:author="Claude" w:date="2026-09-27T17:00:00Z">
              <w:r>
                <w:rPr>
                  <w:rStyle w:val="CodeChar"/>
                </w:rPr>
                <w:t xml:space="preserve">cmr-prd-jnb-</w:t>
              </w:r>
            </w:ins>
            <w:r>
              <w:rPr>
                <w:rStyle w:val="CodeChar"/>
              </w:rPr>
              <w:t xml:space="preserve">vcn-hub-01</w:t>
            </w:r>
          </w:p>
        </w:tc>
        <w:tc>
          <w:tcPr>
            <w:tcW w:w="2340" w:type="dxa"/>
          </w:tcPr>
          <w:p>
            <w:pPr/>
            <w:del w:id="11945" w:author="Claude" w:date="2026-09-27T17:00:00Z">
              <w:r>
                <w:rPr>
                  <w:rStyle w:val="CodeChar"/>
                </w:rPr>
                <w:delText xml:space="preserve">abc-prd-jnb-</w:delText>
              </w:r>
            </w:del>
            <w:ins w:id="11946" w:author="Claude" w:date="2026-09-27T17:00:00Z">
              <w:r>
                <w:rPr>
                  <w:rStyle w:val="CodeChar"/>
                </w:rPr>
                <w:t xml:space="preserve">cmr-prd-cas-</w:t>
              </w:r>
            </w:ins>
            <w:r>
              <w:rPr>
                <w:rStyle w:val="CodeChar"/>
              </w:rPr>
              <w:t xml:space="preserve">rpc-hub-</w:t>
            </w:r>
            <w:del w:id="12031" w:author="Claude" w:date="2026-09-27T17:00:00Z">
              <w:r>
                <w:rPr>
                  <w:rStyle w:val="CodeChar"/>
                </w:rPr>
                <w:delText xml:space="preserve">fra</w:delText>
              </w:r>
            </w:del>
            <w:ins w:id="12032" w:author="Claude" w:date="2026-09-27T17:00:00Z">
              <w:r>
                <w:rPr>
                  <w:rStyle w:val="CodeChar"/>
                </w:rPr>
                <w:t xml:space="preserve">jnb</w:t>
              </w:r>
            </w:ins>
            <w:r>
              <w:rPr>
                <w:rStyle w:val="CodeChar"/>
              </w:rPr>
              <w:t xml:space="preserve">-01</w:t>
            </w:r>
            <w:r>
              <w:t xml:space="preserve"> ↔ </w:t>
            </w:r>
            <w:del w:id="11947" w:author="Claude" w:date="2026-09-27T17:00:00Z">
              <w:r>
                <w:rPr>
                  <w:rStyle w:val="CodeChar"/>
                </w:rPr>
                <w:delText xml:space="preserve">abc-prd-fra-</w:delText>
              </w:r>
            </w:del>
            <w:ins w:id="11948" w:author="Claude" w:date="2026-09-27T17:00:00Z">
              <w:r>
                <w:rPr>
                  <w:rStyle w:val="CodeChar"/>
                </w:rPr>
                <w:t xml:space="preserve">cmr-prd-jnb-</w:t>
              </w:r>
            </w:ins>
            <w:r>
              <w:rPr>
                <w:rStyle w:val="CodeChar"/>
              </w:rPr>
              <w:t xml:space="preserve">rpc-hub-</w:t>
            </w:r>
            <w:del w:id="12033" w:author="Claude" w:date="2026-09-27T17:00:00Z">
              <w:r>
                <w:rPr>
                  <w:rStyle w:val="CodeChar"/>
                </w:rPr>
                <w:delText xml:space="preserve">jnb</w:delText>
              </w:r>
            </w:del>
            <w:ins w:id="12034" w:author="Claude" w:date="2026-09-27T17:00:00Z">
              <w:r>
                <w:rPr>
                  <w:rStyle w:val="CodeChar"/>
                </w:rPr>
                <w:t xml:space="preserve">cas</w:t>
              </w:r>
            </w:ins>
            <w:r>
              <w:rPr>
                <w:rStyle w:val="CodeChar"/>
              </w:rPr>
              <w:t xml:space="preserve">-01</w:t>
            </w:r>
          </w:p>
        </w:tc>
      </w:tr>
      <w:tr>
        <w:tc>
          <w:tcPr>
            <w:tcW w:w="2340" w:type="dxa"/>
          </w:tcPr>
          <w:p>
            <w:pPr/>
            <w:r>
              <w:t xml:space="preserve">Bucket with replication</w:t>
            </w:r>
          </w:p>
        </w:tc>
        <w:tc>
          <w:tcPr>
            <w:tcW w:w="2340" w:type="dxa"/>
          </w:tcPr>
          <w:p>
            <w:pPr/>
            <w:del w:id="11949" w:author="Claude" w:date="2026-09-27T17:00:00Z">
              <w:r>
                <w:rPr>
                  <w:rStyle w:val="CodeChar"/>
                </w:rPr>
                <w:delText xml:space="preserve">cmr-prd-jnb-</w:delText>
              </w:r>
            </w:del>
            <w:ins w:id="11950" w:author="Claude" w:date="2026-09-27T17:00:00Z">
              <w:r>
                <w:rPr>
                  <w:rStyle w:val="CodeChar"/>
                </w:rPr>
                <w:t xml:space="preserve">cmr-prd-cas-</w:t>
              </w:r>
            </w:ins>
            <w:r>
              <w:rPr>
                <w:rStyle w:val="CodeChar"/>
              </w:rPr>
              <w:t xml:space="preserve">bkt-cbs-bkp-01</w:t>
            </w:r>
          </w:p>
        </w:tc>
        <w:tc>
          <w:tcPr>
            <w:tcW w:w="2340" w:type="dxa"/>
          </w:tcPr>
          <w:p>
            <w:pPr/>
            <w:del w:id="11951" w:author="Claude" w:date="2026-09-27T17:00:00Z">
              <w:r>
                <w:rPr>
                  <w:rStyle w:val="CodeChar"/>
                </w:rPr>
                <w:delText xml:space="preserve">cmr-prd-fra-</w:delText>
              </w:r>
            </w:del>
            <w:ins w:id="11952" w:author="Claude" w:date="2026-09-27T17:00:00Z">
              <w:r>
                <w:rPr>
                  <w:rStyle w:val="CodeChar"/>
                </w:rPr>
                <w:t xml:space="preserve">cmr-prd-jnb-</w:t>
              </w:r>
            </w:ins>
            <w:r>
              <w:rPr>
                <w:rStyle w:val="CodeChar"/>
              </w:rPr>
              <w:t xml:space="preserve">bkt-cbs-bkp-01</w:t>
            </w:r>
          </w:p>
        </w:tc>
        <w:tc>
          <w:tcPr>
            <w:tcW w:w="2340" w:type="dxa"/>
          </w:tcPr>
          <w:p>
            <w:pPr/>
            <w:r>
              <w:t xml:space="preserve">Replication policy</w:t>
            </w:r>
          </w:p>
        </w:tc>
      </w:tr>
      <w:tr>
        <w:tc>
          <w:tcPr>
            <w:tcW w:w="2340" w:type="dxa"/>
          </w:tcPr>
          <w:p>
            <w:pPr/>
            <w:r>
              <w:t xml:space="preserve">Volume group replica</w:t>
            </w:r>
          </w:p>
        </w:tc>
        <w:tc>
          <w:tcPr>
            <w:tcW w:w="2340" w:type="dxa"/>
          </w:tcPr>
          <w:p>
            <w:pPr/>
            <w:del w:id="11953" w:author="Claude" w:date="2026-09-27T17:00:00Z">
              <w:r>
                <w:rPr>
                  <w:rStyle w:val="CodeChar"/>
                </w:rPr>
                <w:delText xml:space="preserve">cmr-prd-jnb-</w:delText>
              </w:r>
            </w:del>
            <w:ins w:id="11954" w:author="Claude" w:date="2026-09-27T17:00:00Z">
              <w:r>
                <w:rPr>
                  <w:rStyle w:val="CodeChar"/>
                </w:rPr>
                <w:t xml:space="preserve">cmr-prd-cas-</w:t>
              </w:r>
            </w:ins>
            <w:r>
              <w:rPr>
                <w:rStyle w:val="CodeChar"/>
              </w:rPr>
              <w:t xml:space="preserve">vgp-cbs-01</w:t>
            </w:r>
          </w:p>
        </w:tc>
        <w:tc>
          <w:tcPr>
            <w:tcW w:w="2340" w:type="dxa"/>
          </w:tcPr>
          <w:p>
            <w:pPr/>
            <w:del w:id="11955" w:author="Claude" w:date="2026-09-27T17:00:00Z">
              <w:r>
                <w:rPr>
                  <w:rStyle w:val="CodeChar"/>
                </w:rPr>
                <w:delText xml:space="preserve">cmr-prd-fra-</w:delText>
              </w:r>
            </w:del>
            <w:ins w:id="11956" w:author="Claude" w:date="2026-09-27T17:00:00Z">
              <w:r>
                <w:rPr>
                  <w:rStyle w:val="CodeChar"/>
                </w:rPr>
                <w:t xml:space="preserve">cmr-prd-jnb-</w:t>
              </w:r>
            </w:ins>
            <w:r>
              <w:rPr>
                <w:rStyle w:val="CodeChar"/>
              </w:rPr>
              <w:t xml:space="preserve">vgp-cbs-01</w:t>
            </w:r>
          </w:p>
        </w:tc>
        <w:tc>
          <w:tcPr>
            <w:tcW w:w="2340" w:type="dxa"/>
          </w:tcPr>
          <w:p>
            <w:pPr/>
            <w:r>
              <w:t xml:space="preserve">Replica relationship</w:t>
            </w:r>
          </w:p>
        </w:tc>
      </w:tr>
      <w:tr>
        <w:tc>
          <w:tcPr>
            <w:tcW w:w="2340" w:type="dxa"/>
          </w:tcPr>
          <w:p>
            <w:pPr/>
            <w:r>
              <w:t xml:space="preserve">OKE cluster (active/passive)</w:t>
            </w:r>
          </w:p>
        </w:tc>
        <w:tc>
          <w:tcPr>
            <w:tcW w:w="2340" w:type="dxa"/>
          </w:tcPr>
          <w:p>
            <w:pPr/>
            <w:del w:id="11957" w:author="Claude" w:date="2026-09-27T17:00:00Z">
              <w:r>
                <w:rPr>
                  <w:rStyle w:val="CodeChar"/>
                </w:rPr>
                <w:delText xml:space="preserve">cmr-prd-jnb-</w:delText>
              </w:r>
            </w:del>
            <w:ins w:id="11958" w:author="Claude" w:date="2026-09-27T17:00:00Z">
              <w:r>
                <w:rPr>
                  <w:rStyle w:val="CodeChar"/>
                </w:rPr>
                <w:t xml:space="preserve">cmr-prd-cas-</w:t>
              </w:r>
            </w:ins>
            <w:r>
              <w:rPr>
                <w:rStyle w:val="CodeChar"/>
              </w:rPr>
              <w:t xml:space="preserve">oke-mob-01</w:t>
            </w:r>
          </w:p>
        </w:tc>
        <w:tc>
          <w:tcPr>
            <w:tcW w:w="2340" w:type="dxa"/>
          </w:tcPr>
          <w:p>
            <w:pPr/>
            <w:del w:id="11959" w:author="Claude" w:date="2026-09-27T17:00:00Z">
              <w:r>
                <w:rPr>
                  <w:rStyle w:val="CodeChar"/>
                </w:rPr>
                <w:delText xml:space="preserve">cmr-prd-fra-</w:delText>
              </w:r>
            </w:del>
            <w:ins w:id="11960" w:author="Claude" w:date="2026-09-27T17:00:00Z">
              <w:r>
                <w:rPr>
                  <w:rStyle w:val="CodeChar"/>
                </w:rPr>
                <w:t xml:space="preserve">cmr-prd-jnb-</w:t>
              </w:r>
            </w:ins>
            <w:r>
              <w:rPr>
                <w:rStyle w:val="CodeChar"/>
              </w:rPr>
              <w:t xml:space="preserve">oke-mob-01</w:t>
            </w:r>
          </w:p>
        </w:tc>
        <w:tc>
          <w:tcPr>
            <w:tcW w:w="2340" w:type="dxa"/>
          </w:tcPr>
          <w:p>
            <w:pPr/>
            <w:r>
              <w:t xml:space="preserve">GitOps repo deploys both</w:t>
            </w:r>
          </w:p>
        </w:tc>
      </w:tr>
      <w:tr>
        <w:tc>
          <w:tcPr>
            <w:tcW w:w="2340" w:type="dxa"/>
          </w:tcPr>
          <w:p>
            <w:pPr/>
            <w:r>
              <w:t xml:space="preserve">Vault (replicated)</w:t>
            </w:r>
          </w:p>
        </w:tc>
        <w:tc>
          <w:tcPr>
            <w:tcW w:w="2340" w:type="dxa"/>
          </w:tcPr>
          <w:p>
            <w:pPr/>
            <w:del w:id="11961" w:author="Claude" w:date="2026-09-27T17:00:00Z">
              <w:r>
                <w:rPr>
                  <w:rStyle w:val="CodeChar"/>
                </w:rPr>
                <w:delText xml:space="preserve">cmr-prd-jnb-</w:delText>
              </w:r>
            </w:del>
            <w:ins w:id="11962" w:author="Claude" w:date="2026-09-27T17:00:00Z">
              <w:r>
                <w:rPr>
                  <w:rStyle w:val="CodeChar"/>
                </w:rPr>
                <w:t xml:space="preserve">cmr-prd-cas-</w:t>
              </w:r>
            </w:ins>
            <w:r>
              <w:rPr>
                <w:rStyle w:val="CodeChar"/>
              </w:rPr>
              <w:t xml:space="preserve">vlt-kms-01</w:t>
            </w:r>
          </w:p>
        </w:tc>
        <w:tc>
          <w:tcPr>
            <w:tcW w:w="2340" w:type="dxa"/>
          </w:tcPr>
          <w:p>
            <w:pPr/>
            <w:del w:id="11963" w:author="Claude" w:date="2026-09-27T17:00:00Z">
              <w:r>
                <w:rPr>
                  <w:rStyle w:val="CodeChar"/>
                </w:rPr>
                <w:delText xml:space="preserve">cmr-prd-fra-</w:delText>
              </w:r>
            </w:del>
            <w:ins w:id="11964" w:author="Claude" w:date="2026-09-27T17:00:00Z">
              <w:r>
                <w:rPr>
                  <w:rStyle w:val="CodeChar"/>
                </w:rPr>
                <w:t xml:space="preserve">cmr-prd-jnb-</w:t>
              </w:r>
            </w:ins>
            <w:r>
              <w:rPr>
                <w:rStyle w:val="CodeChar"/>
              </w:rPr>
              <w:t xml:space="preserve">vlt-kms-01</w:t>
            </w:r>
          </w:p>
        </w:tc>
        <w:tc>
          <w:tcPr>
            <w:tcW w:w="2340" w:type="dxa"/>
          </w:tcPr>
          <w:p>
            <w:pPr/>
            <w:r>
              <w:t xml:space="preserve">Vault replication</w:t>
            </w:r>
          </w:p>
        </w:tc>
      </w:tr>
      <w:tr>
        <w:tc>
          <w:tcPr>
            <w:tcW w:w="2340" w:type="dxa"/>
          </w:tcPr>
          <w:p>
            <w:pPr/>
            <w:r>
              <w:t xml:space="preserve">Full Stack DR protection group</w:t>
            </w:r>
          </w:p>
        </w:tc>
        <w:tc>
          <w:tcPr>
            <w:tcW w:w="2340" w:type="dxa"/>
          </w:tcPr>
          <w:p>
            <w:pPr/>
            <w:del w:id="11965" w:author="Claude" w:date="2026-09-27T17:00:00Z">
              <w:r>
                <w:rPr>
                  <w:rStyle w:val="CodeChar"/>
                </w:rPr>
                <w:delText xml:space="preserve">cmr-prd-jnb-</w:delText>
              </w:r>
            </w:del>
            <w:ins w:id="11966" w:author="Claude" w:date="2026-09-27T17:00:00Z">
              <w:r>
                <w:rPr>
                  <w:rStyle w:val="CodeChar"/>
                </w:rPr>
                <w:t xml:space="preserve">cmr-prd-cas-</w:t>
              </w:r>
            </w:ins>
            <w:r>
              <w:rPr>
                <w:rStyle w:val="CodeChar"/>
              </w:rPr>
              <w:t xml:space="preserve">dpg-cbs-01</w:t>
            </w:r>
            <w:r>
              <w:t xml:space="preserve">*</w:t>
            </w:r>
          </w:p>
        </w:tc>
        <w:tc>
          <w:tcPr>
            <w:tcW w:w="2340" w:type="dxa"/>
          </w:tcPr>
          <w:p>
            <w:pPr/>
            <w:del w:id="11967" w:author="Claude" w:date="2026-09-27T17:00:00Z">
              <w:r>
                <w:rPr>
                  <w:rStyle w:val="CodeChar"/>
                </w:rPr>
                <w:delText xml:space="preserve">cmr-prd-fra-</w:delText>
              </w:r>
            </w:del>
            <w:ins w:id="11968" w:author="Claude" w:date="2026-09-27T17:00:00Z">
              <w:r>
                <w:rPr>
                  <w:rStyle w:val="CodeChar"/>
                </w:rPr>
                <w:t xml:space="preserve">cmr-prd-jnb-</w:t>
              </w:r>
            </w:ins>
            <w:r>
              <w:rPr>
                <w:rStyle w:val="CodeChar"/>
              </w:rPr>
              <w:t xml:space="preserve">dpg-cbs-01</w:t>
            </w:r>
            <w:r>
              <w:t xml:space="preserve">*</w:t>
            </w:r>
          </w:p>
        </w:tc>
        <w:tc>
          <w:tcPr>
            <w:tcW w:w="2340" w:type="dxa"/>
          </w:tcPr>
          <w:p>
            <w:pPr/>
            <w:r>
              <w:t xml:space="preserve">*</w:t>
            </w:r>
            <w:r>
              <w:rPr>
                <w:rStyle w:val="CodeChar"/>
              </w:rPr>
              <w:t xml:space="preserve">New type code dpg (DR protection group) to be added to the register</w:t>
            </w:r>
          </w:p>
        </w:tc>
      </w:tr>
    </w:tbl>
    <w:p>
      <w:pPr>
        <w:pStyle w:val="Heading3"/>
      </w:pPr>
      <w:r>
        <w:t xml:space="preserve">19.3 Backup naming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Backup</w:t>
            </w:r>
          </w:p>
        </w:tc>
        <w:tc>
          <w:tcPr>
            <w:tcW w:w="4680" w:type="dxa"/>
            <w:shd w:val="clear" w:color="auto" w:fill="F2F2F2"/>
          </w:tcPr>
          <w:p>
            <w:pPr/>
            <w:r>
              <w:t xml:space="preserve">Name</w:t>
            </w:r>
          </w:p>
        </w:tc>
      </w:tr>
      <w:tr>
        <w:tc>
          <w:tcPr>
            <w:tcW w:w="4680" w:type="dxa"/>
          </w:tcPr>
          <w:p>
            <w:pPr/>
            <w:r>
              <w:t xml:space="preserve">Backup bucket (RMAN, application exports)</w:t>
            </w:r>
          </w:p>
        </w:tc>
        <w:tc>
          <w:tcPr>
            <w:tcW w:w="4680" w:type="dxa"/>
          </w:tcPr>
          <w:p>
            <w:pPr/>
            <w:r>
              <w:rPr>
                <w:rStyle w:val="CodeChar"/>
              </w:rPr>
              <w:t xml:space="preserve">...-bkt-&lt;app&gt;-bkp-&lt;nn&gt;</w:t>
            </w:r>
          </w:p>
        </w:tc>
      </w:tr>
      <w:tr>
        <w:tc>
          <w:tcPr>
            <w:tcW w:w="4680" w:type="dxa"/>
          </w:tcPr>
          <w:p>
            <w:pPr/>
            <w:r>
              <w:t xml:space="preserve">Volume backups created by policy</w:t>
            </w:r>
          </w:p>
        </w:tc>
        <w:tc>
          <w:tcPr>
            <w:tcW w:w="4680" w:type="dxa"/>
          </w:tcPr>
          <w:p>
            <w:pPr/>
            <w:r>
              <w:t xml:space="preserve">OCI default name derived from the volume (accept)</w:t>
            </w:r>
          </w:p>
        </w:tc>
      </w:tr>
      <w:tr>
        <w:tc>
          <w:tcPr>
            <w:tcW w:w="4680" w:type="dxa"/>
          </w:tcPr>
          <w:p>
            <w:pPr/>
            <w:r>
              <w:t xml:space="preserve">Manual volume backup</w:t>
            </w:r>
          </w:p>
        </w:tc>
        <w:tc>
          <w:tcPr>
            <w:tcW w:w="4680" w:type="dxa"/>
          </w:tcPr>
          <w:p>
            <w:pPr/>
            <w:r>
              <w:rPr>
                <w:rStyle w:val="CodeChar"/>
              </w:rPr>
              <w:t xml:space="preserve">&lt;source name&gt;-&lt;yyyymmdd&gt;</w:t>
            </w:r>
            <w:r>
              <w:t xml:space="preserve"> (the one place a date suffix is allowed on a copy)</w:t>
            </w:r>
          </w:p>
        </w:tc>
      </w:tr>
      <w:tr>
        <w:tc>
          <w:tcPr>
            <w:tcW w:w="4680" w:type="dxa"/>
          </w:tcPr>
          <w:p>
            <w:pPr/>
            <w:r>
              <w:t xml:space="preserve">Database backups (automatic)</w:t>
            </w:r>
          </w:p>
        </w:tc>
        <w:tc>
          <w:tcPr>
            <w:tcW w:w="4680" w:type="dxa"/>
          </w:tcPr>
          <w:p>
            <w:pPr/>
            <w:r>
              <w:t xml:space="preserve">Service-managed; no naming action</w:t>
            </w:r>
          </w:p>
        </w:tc>
      </w:tr>
      <w:tr>
        <w:tc>
          <w:tcPr>
            <w:tcW w:w="4680" w:type="dxa"/>
          </w:tcPr>
          <w:p>
            <w:pPr/>
            <w:r>
              <w:t xml:space="preserve">Backup policy</w:t>
            </w:r>
          </w:p>
        </w:tc>
        <w:tc>
          <w:tcPr>
            <w:tcW w:w="4680" w:type="dxa"/>
          </w:tcPr>
          <w:p>
            <w:pPr/>
            <w:r>
              <w:rPr>
                <w:rStyle w:val="CodeChar"/>
              </w:rPr>
              <w:t xml:space="preserve">...-bvp-bkp-&lt;nn&gt;</w:t>
            </w:r>
          </w:p>
        </w:tc>
      </w:tr>
    </w:tbl>
    <w:p>
      <w:pPr>
        <w:pStyle w:val="Heading2"/>
        <w:rPr>
          <w:del w:id="11271" w:author="Claude" w:date="2026-09-27T17:00:00Z"/>
        </w:rPr>
      </w:pPr>
      <w:del w:id="11270" w:author="Claude" w:date="2026-09-27T17:00:00Z">
        <w:r>
          <w:delText xml:space="preserve">20. Multi-Region Naming</w:delText>
        </w:r>
      </w:del>
    </w:p>
    <w:p>
      <w:pPr>
        <w:rPr>
          <w:del w:id="11277" w:author="Claude" w:date="2026-09-27T17:00:00Z"/>
        </w:rPr>
      </w:pPr>
      <w:del w:id="11272" w:author="Claude" w:date="2026-09-27T17:00:00Z">
        <w:r>
          <w:delText xml:space="preserve">Region is </w:delText>
        </w:r>
      </w:del>
      <w:del w:id="11273" w:author="Claude" w:date="2026-09-27T17:00:00Z">
        <w:r>
          <w:rPr>
            <w:b/>
          </w:rPr>
          <w:delText xml:space="preserve">always</w:delText>
        </w:r>
      </w:del>
      <w:del w:id="11274" w:author="Claude" w:date="2026-09-27T17:00:00Z">
        <w:r>
          <w:delText xml:space="preserve"> in the name of a regional resource and </w:delText>
        </w:r>
      </w:del>
      <w:del w:id="11275" w:author="Claude" w:date="2026-09-27T17:00:00Z">
        <w:r>
          <w:rPr>
            <w:b/>
          </w:rPr>
          <w:delText xml:space="preserve">never</w:delText>
        </w:r>
      </w:del>
      <w:del w:id="11276" w:author="Claude" w:date="2026-09-27T17:00:00Z">
        <w:r>
          <w:delText xml:space="preserve"> in the name of a global one; the code is the official OCI region key, lowercased.</w:delText>
        </w:r>
      </w:del>
    </w:p>
    <w:p>
      <w:pPr>
        <w:pStyle w:val="Heading3"/>
        <w:rPr>
          <w:del w:id="11279" w:author="Claude" w:date="2026-09-27T17:00:00Z"/>
        </w:rPr>
      </w:pPr>
      <w:del w:id="11278" w:author="Claude" w:date="2026-09-27T17:00:00Z">
        <w:r>
          <w:delText xml:space="preserve">20.1 Always, or only when necessary?</w:delText>
        </w:r>
      </w:del>
    </w:p>
    <w:tbl>
      <w:tblPr>
        <w:tblStyle w:val="TableGrid"/>
        <w:tblW w:w="0" w:type="auto"/>
        <w:tblLayout w:type="fixed"/>
        <w:tblLook w:val="04A0" w:firstRow="1" w:lastRow="0" w:firstColumn="0" w:lastColumn="0" w:noHBand="0" w:noVBand="1"/>
      </w:tblPr>
      <w:tblGrid>
        <w:gridCol w:w="4680"/>
        <w:gridCol w:w="4680"/>
      </w:tblGrid>
      <w:tr>
        <w:trPr>
          <w:tblHeader/>
          <w:del w:id="11280" w:author="Claude" w:date="2026-09-27T17:00:00Z"/>
        </w:trPr>
        <w:tc>
          <w:tcPr>
            <w:tcW w:w="4680" w:type="dxa"/>
            <w:shd w:val="clear" w:color="auto" w:fill="F2F2F2"/>
          </w:tcPr>
          <w:p>
            <w:pPr/>
            <w:del w:id="11281" w:author="Claude" w:date="2026-09-27T17:00:00Z">
              <w:r>
                <w:delText xml:space="preserve">Option</w:delText>
              </w:r>
            </w:del>
          </w:p>
        </w:tc>
        <w:tc>
          <w:tcPr>
            <w:tcW w:w="4680" w:type="dxa"/>
            <w:shd w:val="clear" w:color="auto" w:fill="F2F2F2"/>
          </w:tcPr>
          <w:p>
            <w:pPr/>
            <w:del w:id="11282" w:author="Claude" w:date="2026-09-27T17:00:00Z">
              <w:r>
                <w:delText xml:space="preserve">Assessment</w:delText>
              </w:r>
            </w:del>
          </w:p>
        </w:tc>
      </w:tr>
      <w:tr>
        <w:trPr>
          <w:del w:id="11283" w:author="Claude" w:date="2026-09-27T17:00:00Z"/>
        </w:trPr>
        <w:tc>
          <w:tcPr>
            <w:tcW w:w="4680" w:type="dxa"/>
          </w:tcPr>
          <w:p>
            <w:pPr/>
            <w:del w:id="11284" w:author="Claude" w:date="2026-09-27T17:00:00Z">
              <w:r>
                <w:delText xml:space="preserve">Region only for multi-region workloads</w:delText>
              </w:r>
            </w:del>
          </w:p>
        </w:tc>
        <w:tc>
          <w:tcPr>
            <w:tcW w:w="4680" w:type="dxa"/>
          </w:tcPr>
          <w:p>
            <w:pPr/>
            <w:del w:id="11285" w:author="Claude" w:date="2026-09-27T17:00:00Z">
              <w:r>
                <w:delText xml:space="preserve">Rejected. “When necessary” is a judgement call, so two engineers name the same thing differently. A workload that is single-region today gets a DR site next year, and its names become inconsistent with the new ones.</w:delText>
              </w:r>
            </w:del>
          </w:p>
        </w:tc>
      </w:tr>
      <w:tr>
        <w:trPr>
          <w:del w:id="11286" w:author="Claude" w:date="2026-09-27T17:00:00Z"/>
        </w:trPr>
        <w:tc>
          <w:tcPr>
            <w:tcW w:w="4680" w:type="dxa"/>
          </w:tcPr>
          <w:p>
            <w:pPr/>
            <w:del w:id="11287" w:author="Claude" w:date="2026-09-27T17:00:00Z">
              <w:r>
                <w:delText xml:space="preserve">Region always, for regional resources</w:delText>
              </w:r>
            </w:del>
          </w:p>
        </w:tc>
        <w:tc>
          <w:tcPr>
            <w:tcW w:w="4680" w:type="dxa"/>
          </w:tcPr>
          <w:p>
            <w:pPr/>
            <w:del w:id="11288" w:author="Claude" w:date="2026-09-27T17:00:00Z">
              <w:r>
                <w:rPr>
                  <w:b/>
                </w:rPr>
                <w:delText xml:space="preserve">Recommended.</w:delText>
              </w:r>
            </w:del>
            <w:del w:id="11289" w:author="Claude" w:date="2026-09-27T17:00:00Z">
              <w:r>
                <w:delText xml:space="preserve"> Deterministic (scope is an OCI fact recorded in the Type Register), costs 4 characters, and makes every log line, cost row and alarm location-aware.</w:delText>
              </w:r>
            </w:del>
          </w:p>
        </w:tc>
      </w:tr>
      <w:tr>
        <w:trPr>
          <w:del w:id="11290" w:author="Claude" w:date="2026-09-27T17:00:00Z"/>
        </w:trPr>
        <w:tc>
          <w:tcPr>
            <w:tcW w:w="4680" w:type="dxa"/>
          </w:tcPr>
          <w:p>
            <w:pPr/>
            <w:del w:id="11291" w:author="Claude" w:date="2026-09-27T17:00:00Z">
              <w:r>
                <w:delText xml:space="preserve">Region always, including global resources</w:delText>
              </w:r>
            </w:del>
          </w:p>
        </w:tc>
        <w:tc>
          <w:tcPr>
            <w:tcW w:w="4680" w:type="dxa"/>
          </w:tcPr>
          <w:p>
            <w:pPr/>
            <w:del w:id="11292" w:author="Claude" w:date="2026-09-27T17:00:00Z">
              <w:r>
                <w:delText xml:space="preserve">Rejected. Compartments, policies and groups span regions; a region token on them would be false.</w:delText>
              </w:r>
            </w:del>
          </w:p>
        </w:tc>
      </w:tr>
    </w:tbl>
    <w:p>
      <w:pPr>
        <w:pStyle w:val="Heading3"/>
        <w:rPr>
          <w:del w:id="11294" w:author="Claude" w:date="2026-09-27T17:00:00Z"/>
        </w:rPr>
      </w:pPr>
      <w:del w:id="11293" w:author="Claude" w:date="2026-09-27T17:00:00Z">
        <w:r>
          <w:delText xml:space="preserve">20.2 Why official region keys</w:delText>
        </w:r>
      </w:del>
    </w:p>
    <w:p>
      <w:pPr>
        <w:pStyle w:val="ListParagraph"/>
        <w:numPr>
          <w:ilvl w:val="0"/>
          <w:numId w:val="14"/>
        </w:numPr>
        <w:rPr>
          <w:del w:id="11297" w:author="Claude" w:date="2026-09-27T17:00:00Z"/>
        </w:rPr>
      </w:pPr>
      <w:del w:id="11295" w:author="Claude" w:date="2026-09-27T17:00:00Z">
        <w:r>
          <w:rPr>
            <w:b/>
          </w:rPr>
          <w:delText xml:space="preserve">Deterministic:</w:delText>
        </w:r>
      </w:del>
      <w:del w:id="11296" w:author="Claude" w:date="2026-09-27T17:00:00Z">
        <w:r>
          <w:delText xml:space="preserve"> Oracle assigns exactly one key per region; nobody chooses.</w:delText>
        </w:r>
      </w:del>
    </w:p>
    <w:p>
      <w:pPr>
        <w:pStyle w:val="ListParagraph"/>
        <w:numPr>
          <w:ilvl w:val="0"/>
          <w:numId w:val="14"/>
        </w:numPr>
        <w:rPr>
          <w:del w:id="11306" w:author="Claude" w:date="2026-09-27T17:00:00Z"/>
        </w:rPr>
      </w:pPr>
      <w:del w:id="11298" w:author="Claude" w:date="2026-09-27T17:00:00Z">
        <w:r>
          <w:rPr>
            <w:b/>
          </w:rPr>
          <w:delText xml:space="preserve">Machine-derivable:</w:delText>
        </w:r>
      </w:del>
      <w:del w:id="11299" w:author="Claude" w:date="2026-09-27T17:00:00Z">
        <w:r>
          <w:delText xml:space="preserve"> Terraform's </w:delText>
        </w:r>
      </w:del>
      <w:del w:id="11300" w:author="Claude" w:date="2026-09-27T17:00:00Z">
        <w:r>
          <w:rPr>
            <w:rStyle w:val="CodeChar"/>
          </w:rPr>
          <w:delText xml:space="preserve">oci_identity_regions</w:delText>
        </w:r>
      </w:del>
      <w:del w:id="11301" w:author="Claude" w:date="2026-09-27T17:00:00Z">
        <w:r>
          <w:delText xml:space="preserve"> data source and </w:delText>
        </w:r>
      </w:del>
      <w:del w:id="11302" w:author="Claude" w:date="2026-09-27T17:00:00Z">
        <w:r>
          <w:rPr>
            <w:rStyle w:val="CodeChar"/>
          </w:rPr>
          <w:delText xml:space="preserve">oci iam region list</w:delText>
        </w:r>
      </w:del>
      <w:del w:id="11303" w:author="Claude" w:date="2026-09-27T17:00:00Z">
        <w:r>
          <w:delText xml:space="preserve"> return the key for any region identifier, so the module derives </w:delText>
        </w:r>
      </w:del>
      <w:del w:id="11304" w:author="Claude" w:date="2026-09-27T17:00:00Z">
        <w:r>
          <w:rPr>
            <w:rStyle w:val="CodeChar"/>
          </w:rPr>
          <w:delText xml:space="preserve">rgn</w:delText>
        </w:r>
      </w:del>
      <w:del w:id="11305" w:author="Claude" w:date="2026-09-27T17:00:00Z">
        <w:r>
          <w:delText xml:space="preserve"> from the provider region and nobody types it.</w:delText>
        </w:r>
      </w:del>
    </w:p>
    <w:p>
      <w:pPr>
        <w:pStyle w:val="ListParagraph"/>
        <w:numPr>
          <w:ilvl w:val="0"/>
          <w:numId w:val="14"/>
        </w:numPr>
        <w:rPr>
          <w:del w:id="11309" w:author="Claude" w:date="2026-09-27T17:00:00Z"/>
        </w:rPr>
      </w:pPr>
      <w:del w:id="11307" w:author="Claude" w:date="2026-09-27T17:00:00Z">
        <w:r>
          <w:rPr>
            <w:b/>
          </w:rPr>
          <w:delText xml:space="preserve">Consistent with OCI itself:</w:delText>
        </w:r>
      </w:del>
      <w:del w:id="11308" w:author="Claude" w:date="2026-09-27T17:00:00Z">
        <w:r>
          <w:delText xml:space="preserve"> region keys appear in OCI tooling and many OCIDs, so names and IDs agree.</w:delText>
        </w:r>
      </w:del>
    </w:p>
    <w:p>
      <w:pPr>
        <w:pStyle w:val="ListParagraph"/>
        <w:numPr>
          <w:ilvl w:val="0"/>
          <w:numId w:val="14"/>
        </w:numPr>
        <w:rPr>
          <w:del w:id="11326" w:author="Claude" w:date="2026-09-27T17:00:00Z"/>
        </w:rPr>
      </w:pPr>
      <w:del w:id="11310" w:author="Claude" w:date="2026-09-27T17:00:00Z">
        <w:r>
          <w:rPr>
            <w:b/>
          </w:rPr>
          <w:delText xml:space="preserve">Non-obvious keys prove the point:</w:delText>
        </w:r>
      </w:del>
      <w:del w:id="11311" w:author="Claude" w:date="2026-09-27T17:00:00Z">
        <w:r>
          <w:delText xml:space="preserve"> Paris is </w:delText>
        </w:r>
      </w:del>
      <w:del w:id="11312" w:author="Claude" w:date="2026-09-27T17:00:00Z">
        <w:r>
          <w:rPr>
            <w:rStyle w:val="CodeChar"/>
          </w:rPr>
          <w:delText xml:space="preserve">cdg</w:delText>
        </w:r>
      </w:del>
      <w:del w:id="11313" w:author="Claude" w:date="2026-09-27T17:00:00Z">
        <w:r>
          <w:delText xml:space="preserve">, Milan </w:delText>
        </w:r>
      </w:del>
      <w:del w:id="11314" w:author="Claude" w:date="2026-09-27T17:00:00Z">
        <w:r>
          <w:rPr>
            <w:rStyle w:val="CodeChar"/>
          </w:rPr>
          <w:delText xml:space="preserve">lin</w:delText>
        </w:r>
      </w:del>
      <w:del w:id="11315" w:author="Claude" w:date="2026-09-27T17:00:00Z">
        <w:r>
          <w:delText xml:space="preserve">, Stockholm </w:delText>
        </w:r>
      </w:del>
      <w:del w:id="11316" w:author="Claude" w:date="2026-09-27T17:00:00Z">
        <w:r>
          <w:rPr>
            <w:rStyle w:val="CodeChar"/>
          </w:rPr>
          <w:delText xml:space="preserve">arn</w:delText>
        </w:r>
      </w:del>
      <w:del w:id="11317" w:author="Claude" w:date="2026-09-27T17:00:00Z">
        <w:r>
          <w:delText xml:space="preserve">, Mumbai </w:delText>
        </w:r>
      </w:del>
      <w:del w:id="11318" w:author="Claude" w:date="2026-09-27T17:00:00Z">
        <w:r>
          <w:rPr>
            <w:rStyle w:val="CodeChar"/>
          </w:rPr>
          <w:delText xml:space="preserve">bom</w:delText>
        </w:r>
      </w:del>
      <w:del w:id="11319" w:author="Claude" w:date="2026-09-27T17:00:00Z">
        <w:r>
          <w:delText xml:space="preserve">. Invented abbreviations (</w:delText>
        </w:r>
      </w:del>
      <w:del w:id="11320" w:author="Claude" w:date="2026-09-27T17:00:00Z">
        <w:r>
          <w:rPr>
            <w:rStyle w:val="CodeChar"/>
          </w:rPr>
          <w:delText xml:space="preserve">par</w:delText>
        </w:r>
      </w:del>
      <w:del w:id="11321" w:author="Claude" w:date="2026-09-27T17:00:00Z">
        <w:r>
          <w:delText xml:space="preserve">, </w:delText>
        </w:r>
      </w:del>
      <w:del w:id="11322" w:author="Claude" w:date="2026-09-27T17:00:00Z">
        <w:r>
          <w:rPr>
            <w:rStyle w:val="CodeChar"/>
          </w:rPr>
          <w:delText xml:space="preserve">mil</w:delText>
        </w:r>
      </w:del>
      <w:del w:id="11323" w:author="Claude" w:date="2026-09-27T17:00:00Z">
        <w:r>
          <w:delText xml:space="preserve">, </w:delText>
        </w:r>
      </w:del>
      <w:del w:id="11324" w:author="Claude" w:date="2026-09-27T17:00:00Z">
        <w:r>
          <w:rPr>
            <w:rStyle w:val="CodeChar"/>
          </w:rPr>
          <w:delText xml:space="preserve">sto</w:delText>
        </w:r>
      </w:del>
      <w:del w:id="11325" w:author="Claude" w:date="2026-09-27T17:00:00Z">
        <w:r>
          <w:delText xml:space="preserve">) would collide or confuse.</w:delText>
        </w:r>
      </w:del>
    </w:p>
    <w:p>
      <w:pPr>
        <w:pStyle w:val="Heading3"/>
        <w:rPr>
          <w:del w:id="11328" w:author="Claude" w:date="2026-09-27T17:00:00Z"/>
        </w:rPr>
      </w:pPr>
      <w:del w:id="11327" w:author="Claude" w:date="2026-09-27T17:00:00Z">
        <w:r>
          <w:delText xml:space="preserve">20.3 Special cases</w:delText>
        </w:r>
      </w:del>
    </w:p>
    <w:tbl>
      <w:tblPr>
        <w:tblStyle w:val="TableGrid"/>
        <w:tblW w:w="0" w:type="auto"/>
        <w:tblLayout w:type="fixed"/>
        <w:tblLook w:val="04A0" w:firstRow="1" w:lastRow="0" w:firstColumn="0" w:lastColumn="0" w:noHBand="0" w:noVBand="1"/>
      </w:tblPr>
      <w:tblGrid>
        <w:gridCol w:w="4680"/>
        <w:gridCol w:w="4680"/>
      </w:tblGrid>
      <w:tr>
        <w:trPr>
          <w:tblHeader/>
          <w:del w:id="11329" w:author="Claude" w:date="2026-09-27T17:00:00Z"/>
        </w:trPr>
        <w:tc>
          <w:tcPr>
            <w:tcW w:w="4680" w:type="dxa"/>
            <w:shd w:val="clear" w:color="auto" w:fill="F2F2F2"/>
          </w:tcPr>
          <w:p>
            <w:pPr/>
            <w:del w:id="11330" w:author="Claude" w:date="2026-09-27T17:00:00Z">
              <w:r>
                <w:delText xml:space="preserve">Case</w:delText>
              </w:r>
            </w:del>
          </w:p>
        </w:tc>
        <w:tc>
          <w:tcPr>
            <w:tcW w:w="4680" w:type="dxa"/>
            <w:shd w:val="clear" w:color="auto" w:fill="F2F2F2"/>
          </w:tcPr>
          <w:p>
            <w:pPr/>
            <w:del w:id="11331" w:author="Claude" w:date="2026-09-27T17:00:00Z">
              <w:r>
                <w:delText xml:space="preserve">Rule</w:delText>
              </w:r>
            </w:del>
          </w:p>
        </w:tc>
      </w:tr>
      <w:tr>
        <w:trPr>
          <w:del w:id="11332" w:author="Claude" w:date="2026-09-27T17:00:00Z"/>
        </w:trPr>
        <w:tc>
          <w:tcPr>
            <w:tcW w:w="4680" w:type="dxa"/>
          </w:tcPr>
          <w:p>
            <w:pPr/>
            <w:del w:id="11333" w:author="Claude" w:date="2026-09-27T17:00:00Z">
              <w:r>
                <w:delText xml:space="preserve">Resources that span regions (cross-region dashboards, global DNS steering policies)</w:delText>
              </w:r>
            </w:del>
          </w:p>
        </w:tc>
        <w:tc>
          <w:tcPr>
            <w:tcW w:w="4680" w:type="dxa"/>
          </w:tcPr>
          <w:p>
            <w:pPr/>
            <w:del w:id="11334" w:author="Claude" w:date="2026-09-27T17:00:00Z">
              <w:r>
                <w:delText xml:space="preserve">Use the region where the resource is created (its home), never </w:delText>
              </w:r>
            </w:del>
            <w:del w:id="11335" w:author="Claude" w:date="2026-09-27T17:00:00Z">
              <w:r>
                <w:rPr>
                  <w:rStyle w:val="CodeChar"/>
                </w:rPr>
                <w:delText xml:space="preserve">all</w:delText>
              </w:r>
            </w:del>
            <w:del w:id="11336" w:author="Claude" w:date="2026-09-27T17:00:00Z">
              <w:r>
                <w:delText xml:space="preserve"> or </w:delText>
              </w:r>
            </w:del>
            <w:del w:id="11337" w:author="Claude" w:date="2026-09-27T17:00:00Z">
              <w:r>
                <w:rPr>
                  <w:rStyle w:val="CodeChar"/>
                </w:rPr>
                <w:delText xml:space="preserve">glb</w:delText>
              </w:r>
            </w:del>
          </w:p>
        </w:tc>
      </w:tr>
      <w:tr>
        <w:trPr>
          <w:del w:id="11338" w:author="Claude" w:date="2026-09-27T17:00:00Z"/>
        </w:trPr>
        <w:tc>
          <w:tcPr>
            <w:tcW w:w="4680" w:type="dxa"/>
          </w:tcPr>
          <w:p>
            <w:pPr/>
            <w:del w:id="11339" w:author="Claude" w:date="2026-09-27T17:00:00Z">
              <w:r>
                <w:delText xml:space="preserve">Home-region-only services (IAM writes, budgets)</w:delText>
              </w:r>
            </w:del>
          </w:p>
        </w:tc>
        <w:tc>
          <w:tcPr>
            <w:tcW w:w="4680" w:type="dxa"/>
          </w:tcPr>
          <w:p>
            <w:pPr/>
            <w:del w:id="11340" w:author="Claude" w:date="2026-09-27T17:00:00Z">
              <w:r>
                <w:delText xml:space="preserve">Global form, no region</w:delText>
              </w:r>
            </w:del>
          </w:p>
        </w:tc>
      </w:tr>
      <w:tr>
        <w:trPr>
          <w:del w:id="11341" w:author="Claude" w:date="2026-09-27T17:00:00Z"/>
        </w:trPr>
        <w:tc>
          <w:tcPr>
            <w:tcW w:w="4680" w:type="dxa"/>
          </w:tcPr>
          <w:p>
            <w:pPr/>
            <w:del w:id="11342" w:author="Claude" w:date="2026-09-27T17:00:00Z">
              <w:r>
                <w:delText xml:space="preserve">New OCI regions, Dedicated Region Cloud@Customer, sovereign or Alloy regions</w:delText>
              </w:r>
            </w:del>
          </w:p>
        </w:tc>
        <w:tc>
          <w:tcPr>
            <w:tcW w:w="4680" w:type="dxa"/>
          </w:tcPr>
          <w:p>
            <w:pPr/>
            <w:del w:id="11343" w:author="Claude" w:date="2026-09-27T17:00:00Z">
              <w:r>
                <w:delText xml:space="preserve">Take the key Oracle assigns; add it to the registry by pull request</w:delText>
              </w:r>
            </w:del>
          </w:p>
        </w:tc>
      </w:tr>
      <w:tr>
        <w:trPr>
          <w:del w:id="11344" w:author="Claude" w:date="2026-09-27T17:00:00Z"/>
        </w:trPr>
        <w:tc>
          <w:tcPr>
            <w:tcW w:w="4680" w:type="dxa"/>
          </w:tcPr>
          <w:p>
            <w:pPr/>
            <w:del w:id="11345" w:author="Claude" w:date="2026-09-27T17:00:00Z">
              <w:r>
                <w:delText xml:space="preserve">On-premises or other clouds (hybrid naming)</w:delText>
              </w:r>
            </w:del>
          </w:p>
        </w:tc>
        <w:tc>
          <w:tcPr>
            <w:tcW w:w="4680" w:type="dxa"/>
          </w:tcPr>
          <w:p>
            <w:pPr/>
            <w:del w:id="11346" w:author="Claude" w:date="2026-09-27T17:00:00Z">
              <w:r>
                <w:delText xml:space="preserve">Reserve site codes that cannot collide with OCI keys, for example </w:delText>
              </w:r>
            </w:del>
            <w:del w:id="11347" w:author="Claude" w:date="2026-09-27T17:00:00Z">
              <w:r>
                <w:rPr>
                  <w:rStyle w:val="CodeChar"/>
                </w:rPr>
                <w:delText xml:space="preserve">dc1</w:delText>
              </w:r>
            </w:del>
            <w:del w:id="11348" w:author="Claude" w:date="2026-09-27T17:00:00Z">
              <w:r>
                <w:delText xml:space="preserve">, </w:delText>
              </w:r>
            </w:del>
            <w:del w:id="11349" w:author="Claude" w:date="2026-09-27T17:00:00Z">
              <w:r>
                <w:rPr>
                  <w:rStyle w:val="CodeChar"/>
                </w:rPr>
                <w:delText xml:space="preserve">dc2</w:delText>
              </w:r>
            </w:del>
            <w:del w:id="11350" w:author="Claude" w:date="2026-09-27T17:00:00Z">
              <w:r>
                <w:delText xml:space="preserve"> [DEC-15]</w:delText>
              </w:r>
            </w:del>
          </w:p>
        </w:tc>
      </w:tr>
      <w:tr>
        <w:trPr>
          <w:del w:id="11351" w:author="Claude" w:date="2026-09-27T17:00:00Z"/>
        </w:trPr>
        <w:tc>
          <w:tcPr>
            <w:tcW w:w="4680" w:type="dxa"/>
          </w:tcPr>
          <w:p>
            <w:pPr/>
            <w:del w:id="11352" w:author="Claude" w:date="2026-09-27T17:00:00Z">
              <w:r>
                <w:delText xml:space="preserve">Data residency</w:delText>
              </w:r>
            </w:del>
          </w:p>
        </w:tc>
        <w:tc>
          <w:tcPr>
            <w:tcW w:w="4680" w:type="dxa"/>
          </w:tcPr>
          <w:p>
            <w:pPr/>
            <w:del w:id="11353" w:author="Claude" w:date="2026-09-27T17:00:00Z">
              <w:r>
                <w:delText xml:space="preserve">Region choice per entity is a regulatory decision, not a naming one. The registry can restrict which </w:delText>
              </w:r>
            </w:del>
            <w:del w:id="11354" w:author="Claude" w:date="2026-09-27T17:00:00Z">
              <w:r>
                <w:rPr>
                  <w:rStyle w:val="CodeChar"/>
                </w:rPr>
                <w:delText xml:space="preserve">rgn</w:delText>
              </w:r>
            </w:del>
            <w:del w:id="11355" w:author="Claude" w:date="2026-09-27T17:00:00Z">
              <w:r>
                <w:delText xml:space="preserve"> values an </w:delText>
              </w:r>
            </w:del>
            <w:del w:id="11356" w:author="Claude" w:date="2026-09-27T17:00:00Z">
              <w:r>
                <w:rPr>
                  <w:rStyle w:val="CodeChar"/>
                </w:rPr>
                <w:delText xml:space="preserve">org</w:delText>
              </w:r>
            </w:del>
            <w:del w:id="11357" w:author="Claude" w:date="2026-09-27T17:00:00Z">
              <w:r>
                <w:delText xml:space="preserve"> may use, so a Cameroon workload cannot be named (or, with quotas, created) in a non-approved region [DEC-2]</w:delText>
              </w:r>
            </w:del>
          </w:p>
        </w:tc>
      </w:tr>
    </w:tbl>
    <w:p>
      <w:pPr>
        <w:rPr>
          <w:del w:id="11362" w:author="Claude" w:date="2026-09-27T17:00:00Z"/>
        </w:rPr>
      </w:pPr>
      <w:del w:id="11358" w:author="Claude" w:date="2026-09-27T17:00:00Z">
        <w:r>
          <w:rPr>
            <w:b/>
          </w:rPr>
          <w:delText xml:space="preserve">Quotas as a guardrail [OCI] + [REC]:</w:delText>
        </w:r>
      </w:del>
      <w:del w:id="11359" w:author="Claude" w:date="2026-09-27T17:00:00Z">
        <w:r>
          <w:delText xml:space="preserve"> OCI compartment quotas can be scoped per region, so each entity compartment can set zero quota in regions its regulator does not approve. The naming registry mirrors that list, so the validator rejects </w:delText>
        </w:r>
      </w:del>
      <w:del w:id="11360" w:author="Claude" w:date="2026-09-27T17:00:00Z">
        <w:r>
          <w:rPr>
            <w:rStyle w:val="CodeChar"/>
          </w:rPr>
          <w:delText xml:space="preserve">cmr-prd-iad-...</w:delText>
        </w:r>
      </w:del>
      <w:del w:id="11361" w:author="Claude" w:date="2026-09-27T17:00:00Z">
        <w:r>
          <w:delText xml:space="preserve"> before a plan is ever applied.</w:delText>
        </w:r>
      </w:del>
    </w:p>
    <w:p>
      <w:pPr>
        <w:pStyle w:val="Heading2"/>
        <w:rPr>
          <w:ins w:id="11363" w:author="Claude" w:date="2026-09-27T17:00:00Z"/>
        </w:rPr>
      </w:pPr>
      <w:ins w:id="11364" w:author="Claude" w:date="2026-09-27T17:00:00Z">
        <w:r>
          <w:t xml:space="preserve">20. Multi-Region Naming</w:t>
        </w:r>
      </w:ins>
    </w:p>
    <w:p>
      <w:pPr>
        <w:pStyle w:val="Normal"/>
        <w:rPr>
          <w:ins w:id="11365" w:author="Claude" w:date="2026-09-27T17:00:00Z"/>
        </w:rPr>
      </w:pPr>
      <w:ins w:id="11366" w:author="Claude" w:date="2026-09-27T17:00:00Z">
        <w:r>
          <w:t xml:space="preserve">Only two regions are used, and the region field is </w:t>
        </w:r>
        <w:r>
          <w:rPr>
            <w:b/>
          </w:rPr>
          <w:t xml:space="preserve">always</w:t>
        </w:r>
        <w:r>
          <w:t xml:space="preserve"> present in the name of a regional resource and </w:t>
        </w:r>
        <w:r>
          <w:rPr>
            <w:b/>
          </w:rPr>
          <w:t xml:space="preserve">never</w:t>
        </w:r>
        <w:r>
          <w:t xml:space="preserve"> in the name of a global one: </w:t>
        </w:r>
        <w:r>
          <w:rPr>
            <w:rStyle w:val="CodeChar"/>
          </w:rPr>
          <w:t xml:space="preserve">cas</w:t>
        </w:r>
        <w:r>
          <w:t xml:space="preserve"> for Morocco West (Casablanca) and </w:t>
        </w:r>
        <w:r>
          <w:rPr>
            <w:rStyle w:val="CodeChar"/>
          </w:rPr>
          <w:t xml:space="preserve">jnb</w:t>
        </w:r>
        <w:r>
          <w:t xml:space="preserve"> for South Africa Central (Johannesburg).</w:t>
        </w:r>
      </w:ins>
    </w:p>
    <w:p>
      <w:pPr>
        <w:pStyle w:val="Heading3"/>
        <w:rPr>
          <w:ins w:id="11367" w:author="Claude" w:date="2026-09-27T17:00:00Z"/>
        </w:rPr>
      </w:pPr>
      <w:ins w:id="11368" w:author="Claude" w:date="2026-09-27T17:00:00Z">
        <w:r>
          <w:t xml:space="preserve">20.1 Always, or only when necessary?</w:t>
        </w:r>
      </w:ins>
    </w:p>
    <w:tbl>
      <w:tblPr>
        <w:tblStyle w:val="TableGrid"/>
        <w:tblW w:w="9360" w:type="dxa"/>
        <w:tblInd w:w="113" w:type="dxa"/>
        <w:tblLayout w:type="fixed"/>
        <w:tblLook w:val="04a0" w:firstRow="1"/>
      </w:tblPr>
      <w:tblGrid>
        <w:gridCol w:w="4001"/>
        <w:gridCol w:w="5359"/>
      </w:tblGrid>
      <w:tr>
        <w:trPr>
          <w:tblHeader w:val="true"/>
          <w:ins w:id="11369" w:author="Claude" w:date="2026-09-27T17:00:00Z"/>
        </w:trPr>
        <w:tc>
          <w:tcPr>
            <w:tcW w:w="4001" w:type="dxa"/>
            <w:shd w:val="clear" w:color="auto" w:fill="F2F2F2"/>
          </w:tcPr>
          <w:p>
            <w:pPr>
              <w:pStyle w:val="Normal"/>
              <w:rPr>
                <w:ins w:id="11370" w:author="Claude" w:date="2026-09-27T17:00:00Z"/>
              </w:rPr>
            </w:pPr>
            <w:ins w:id="11371" w:author="Claude" w:date="2026-09-27T17:00:00Z">
              <w:r>
                <w:t xml:space="preserve">Option</w:t>
              </w:r>
            </w:ins>
          </w:p>
        </w:tc>
        <w:tc>
          <w:tcPr>
            <w:tcW w:w="5359" w:type="dxa"/>
            <w:shd w:val="clear" w:color="auto" w:fill="F2F2F2"/>
          </w:tcPr>
          <w:p>
            <w:pPr>
              <w:pStyle w:val="Normal"/>
              <w:rPr>
                <w:ins w:id="11372" w:author="Claude" w:date="2026-09-27T17:00:00Z"/>
              </w:rPr>
            </w:pPr>
            <w:ins w:id="11373" w:author="Claude" w:date="2026-09-27T17:00:00Z">
              <w:r>
                <w:t xml:space="preserve">Assessment</w:t>
              </w:r>
            </w:ins>
          </w:p>
        </w:tc>
      </w:tr>
      <w:tr>
        <w:trPr>
          <w:ins w:id="11374" w:author="Claude" w:date="2026-09-27T17:00:00Z"/>
        </w:trPr>
        <w:tc>
          <w:tcPr>
            <w:tcW w:w="4001" w:type="dxa"/>
          </w:tcPr>
          <w:p>
            <w:pPr>
              <w:pStyle w:val="Normal"/>
              <w:rPr>
                <w:ins w:id="11375" w:author="Claude" w:date="2026-09-27T17:00:00Z"/>
              </w:rPr>
            </w:pPr>
            <w:ins w:id="11376" w:author="Claude" w:date="2026-09-27T17:00:00Z">
              <w:r>
                <w:t xml:space="preserve">Region only for multi-region workloads</w:t>
              </w:r>
            </w:ins>
          </w:p>
        </w:tc>
        <w:tc>
          <w:tcPr>
            <w:tcW w:w="5359" w:type="dxa"/>
          </w:tcPr>
          <w:p>
            <w:pPr>
              <w:pStyle w:val="Normal"/>
              <w:rPr>
                <w:ins w:id="11377" w:author="Claude" w:date="2026-09-27T17:00:00Z"/>
              </w:rPr>
            </w:pPr>
            <w:ins w:id="11378" w:author="Claude" w:date="2026-09-27T17:00:00Z">
              <w:r>
                <w:t xml:space="preserve">Rejected. "When necessary" is a judgement call, so two engineers name the same thing differently. A workload that is single-region today gets a DR site next year, and its names become inconsistent with the new ones.</w:t>
              </w:r>
            </w:ins>
          </w:p>
        </w:tc>
      </w:tr>
      <w:tr>
        <w:trPr>
          <w:ins w:id="11379" w:author="Claude" w:date="2026-09-27T17:00:00Z"/>
        </w:trPr>
        <w:tc>
          <w:tcPr>
            <w:tcW w:w="4001" w:type="dxa"/>
          </w:tcPr>
          <w:p>
            <w:pPr>
              <w:pStyle w:val="Normal"/>
              <w:rPr>
                <w:ins w:id="11380" w:author="Claude" w:date="2026-09-27T17:00:00Z"/>
              </w:rPr>
            </w:pPr>
            <w:ins w:id="11381" w:author="Claude" w:date="2026-09-27T17:00:00Z">
              <w:r>
                <w:t xml:space="preserve">Region always, for regional resources</w:t>
              </w:r>
            </w:ins>
          </w:p>
        </w:tc>
        <w:tc>
          <w:tcPr>
            <w:tcW w:w="5359" w:type="dxa"/>
          </w:tcPr>
          <w:p>
            <w:pPr>
              <w:pStyle w:val="Normal"/>
              <w:rPr>
                <w:ins w:id="11382" w:author="Claude" w:date="2026-09-27T17:00:00Z"/>
              </w:rPr>
            </w:pPr>
            <w:ins w:id="11383" w:author="Claude" w:date="2026-09-27T17:00:00Z">
              <w:r>
                <w:rPr>
                  <w:b/>
                </w:rPr>
                <w:t xml:space="preserve">Adopted.</w:t>
              </w:r>
              <w:r>
                <w:t xml:space="preserve"> Deterministic (scope is recorded for every type in section 8), costs 4 characters, and makes every log line, cost row and alarm location-aware.</w:t>
              </w:r>
            </w:ins>
          </w:p>
        </w:tc>
      </w:tr>
      <w:tr>
        <w:trPr>
          <w:ins w:id="11384" w:author="Claude" w:date="2026-09-27T17:00:00Z"/>
        </w:trPr>
        <w:tc>
          <w:tcPr>
            <w:tcW w:w="4001" w:type="dxa"/>
          </w:tcPr>
          <w:p>
            <w:pPr>
              <w:pStyle w:val="Normal"/>
              <w:rPr>
                <w:ins w:id="11385" w:author="Claude" w:date="2026-09-27T17:00:00Z"/>
              </w:rPr>
            </w:pPr>
            <w:ins w:id="11386" w:author="Claude" w:date="2026-09-27T17:00:00Z">
              <w:r>
                <w:t xml:space="preserve">Region always, including global resources</w:t>
              </w:r>
            </w:ins>
          </w:p>
        </w:tc>
        <w:tc>
          <w:tcPr>
            <w:tcW w:w="5359" w:type="dxa"/>
          </w:tcPr>
          <w:p>
            <w:pPr>
              <w:pStyle w:val="Normal"/>
              <w:rPr>
                <w:ins w:id="11387" w:author="Claude" w:date="2026-09-27T17:00:00Z"/>
              </w:rPr>
            </w:pPr>
            <w:ins w:id="11388" w:author="Claude" w:date="2026-09-27T17:00:00Z">
              <w:r>
                <w:t xml:space="preserve">Rejected. Compartments, policies and groups span both regions; a region field on them would be false.</w:t>
              </w:r>
            </w:ins>
          </w:p>
        </w:tc>
      </w:tr>
    </w:tbl>
    <w:p>
      <w:pPr>
        <w:pStyle w:val="Heading3"/>
        <w:rPr>
          <w:ins w:id="11389" w:author="Claude" w:date="2026-09-27T17:00:00Z"/>
        </w:rPr>
      </w:pPr>
      <w:ins w:id="11390" w:author="Claude" w:date="2026-09-27T17:00:00Z">
        <w:r>
          <w:t xml:space="preserve">20.2 Region codes</w:t>
        </w:r>
      </w:ins>
    </w:p>
    <w:tbl>
      <w:tblPr>
        <w:tblStyle w:val="TableGrid"/>
        <w:tblW w:w="9360" w:type="dxa"/>
        <w:tblInd w:w="113" w:type="dxa"/>
        <w:tblLayout w:type="fixed"/>
        <w:tblLook w:val="04a0" w:firstRow="1"/>
      </w:tblPr>
      <w:tblGrid>
        <w:gridCol w:w="1249"/>
        <w:gridCol w:w="3161"/>
        <w:gridCol w:w="3211"/>
        <w:gridCol w:w="1739"/>
      </w:tblGrid>
      <w:tr>
        <w:trPr>
          <w:tblHeader w:val="true"/>
          <w:ins w:id="11391" w:author="Claude" w:date="2026-09-27T17:00:00Z"/>
        </w:trPr>
        <w:tc>
          <w:tcPr>
            <w:tcW w:w="1249" w:type="dxa"/>
            <w:shd w:val="clear" w:color="auto" w:fill="F2F2F2"/>
          </w:tcPr>
          <w:p>
            <w:pPr>
              <w:pStyle w:val="Normal"/>
              <w:rPr>
                <w:ins w:id="11392" w:author="Claude" w:date="2026-09-27T17:00:00Z"/>
              </w:rPr>
            </w:pPr>
            <w:ins w:id="11393" w:author="Claude" w:date="2026-09-27T17:00:00Z">
              <w:r>
                <w:t xml:space="preserve">Code</w:t>
              </w:r>
            </w:ins>
          </w:p>
        </w:tc>
        <w:tc>
          <w:tcPr>
            <w:tcW w:w="3161" w:type="dxa"/>
            <w:shd w:val="clear" w:color="auto" w:fill="F2F2F2"/>
          </w:tcPr>
          <w:p>
            <w:pPr>
              <w:pStyle w:val="Normal"/>
              <w:rPr>
                <w:ins w:id="11394" w:author="Claude" w:date="2026-09-27T17:00:00Z"/>
              </w:rPr>
            </w:pPr>
            <w:ins w:id="11395" w:author="Claude" w:date="2026-09-27T17:00:00Z">
              <w:r>
                <w:t xml:space="preserve">OCI region</w:t>
              </w:r>
            </w:ins>
          </w:p>
        </w:tc>
        <w:tc>
          <w:tcPr>
            <w:tcW w:w="3211" w:type="dxa"/>
            <w:shd w:val="clear" w:color="auto" w:fill="F2F2F2"/>
          </w:tcPr>
          <w:p>
            <w:pPr>
              <w:pStyle w:val="Normal"/>
              <w:rPr>
                <w:ins w:id="11396" w:author="Claude" w:date="2026-09-27T17:00:00Z"/>
              </w:rPr>
            </w:pPr>
            <w:ins w:id="11397" w:author="Claude" w:date="2026-09-27T17:00:00Z">
              <w:r>
                <w:t xml:space="preserve">Region identifier</w:t>
              </w:r>
            </w:ins>
          </w:p>
        </w:tc>
        <w:tc>
          <w:tcPr>
            <w:tcW w:w="1739" w:type="dxa"/>
            <w:shd w:val="clear" w:color="auto" w:fill="F2F2F2"/>
          </w:tcPr>
          <w:p>
            <w:pPr>
              <w:pStyle w:val="Normal"/>
              <w:rPr>
                <w:ins w:id="11398" w:author="Claude" w:date="2026-09-27T17:00:00Z"/>
              </w:rPr>
            </w:pPr>
            <w:ins w:id="11399" w:author="Claude" w:date="2026-09-27T17:00:00Z">
              <w:r>
                <w:t xml:space="preserve">Role</w:t>
              </w:r>
            </w:ins>
          </w:p>
        </w:tc>
      </w:tr>
      <w:tr>
        <w:trPr>
          <w:ins w:id="11400" w:author="Claude" w:date="2026-09-27T17:00:00Z"/>
        </w:trPr>
        <w:tc>
          <w:tcPr>
            <w:tcW w:w="1249" w:type="dxa"/>
          </w:tcPr>
          <w:p>
            <w:pPr>
              <w:pStyle w:val="Normal"/>
              <w:rPr>
                <w:ins w:id="11401" w:author="Claude" w:date="2026-09-27T17:00:00Z"/>
              </w:rPr>
            </w:pPr>
            <w:ins w:id="11402" w:author="Claude" w:date="2026-09-27T17:00:00Z">
              <w:r>
                <w:rPr>
                  <w:rStyle w:val="CodeChar"/>
                </w:rPr>
                <w:t xml:space="preserve">cas</w:t>
              </w:r>
            </w:ins>
          </w:p>
        </w:tc>
        <w:tc>
          <w:tcPr>
            <w:tcW w:w="3161" w:type="dxa"/>
          </w:tcPr>
          <w:p>
            <w:pPr>
              <w:pStyle w:val="Normal"/>
              <w:rPr>
                <w:ins w:id="11403" w:author="Claude" w:date="2026-09-27T17:00:00Z"/>
              </w:rPr>
            </w:pPr>
            <w:ins w:id="11404" w:author="Claude" w:date="2026-09-27T17:00:00Z">
              <w:r>
                <w:t xml:space="preserve">Morocco West (Casablanca)</w:t>
              </w:r>
            </w:ins>
          </w:p>
        </w:tc>
        <w:tc>
          <w:tcPr>
            <w:tcW w:w="3211" w:type="dxa"/>
          </w:tcPr>
          <w:p>
            <w:pPr>
              <w:pStyle w:val="Normal"/>
              <w:rPr>
                <w:ins w:id="11405" w:author="Claude" w:date="2026-09-27T17:00:00Z"/>
              </w:rPr>
            </w:pPr>
            <w:ins w:id="11406" w:author="Claude" w:date="2026-09-27T17:00:00Z">
              <w:r>
                <w:rPr>
                  <w:rStyle w:val="CodeChar"/>
                </w:rPr>
                <w:t xml:space="preserve">af-casablanca-1</w:t>
              </w:r>
            </w:ins>
          </w:p>
        </w:tc>
        <w:tc>
          <w:tcPr>
            <w:tcW w:w="1739" w:type="dxa"/>
          </w:tcPr>
          <w:p>
            <w:pPr>
              <w:pStyle w:val="Normal"/>
              <w:rPr>
                <w:ins w:id="11407" w:author="Claude" w:date="2026-09-27T17:00:00Z"/>
              </w:rPr>
            </w:pPr>
            <w:ins w:id="11408" w:author="Claude" w:date="2026-09-27T17:00:00Z">
              <w:r>
                <w:t xml:space="preserve">Primary site</w:t>
              </w:r>
            </w:ins>
          </w:p>
        </w:tc>
      </w:tr>
      <w:tr>
        <w:trPr>
          <w:ins w:id="11409" w:author="Claude" w:date="2026-09-27T17:00:00Z"/>
        </w:trPr>
        <w:tc>
          <w:tcPr>
            <w:tcW w:w="1249" w:type="dxa"/>
          </w:tcPr>
          <w:p>
            <w:pPr>
              <w:pStyle w:val="Normal"/>
              <w:rPr>
                <w:ins w:id="11410" w:author="Claude" w:date="2026-09-27T17:00:00Z"/>
              </w:rPr>
            </w:pPr>
            <w:ins w:id="11411" w:author="Claude" w:date="2026-09-27T17:00:00Z">
              <w:r>
                <w:rPr>
                  <w:rStyle w:val="CodeChar"/>
                </w:rPr>
                <w:t xml:space="preserve">jnb</w:t>
              </w:r>
            </w:ins>
          </w:p>
        </w:tc>
        <w:tc>
          <w:tcPr>
            <w:tcW w:w="3161" w:type="dxa"/>
          </w:tcPr>
          <w:p>
            <w:pPr>
              <w:pStyle w:val="Normal"/>
              <w:rPr>
                <w:ins w:id="11412" w:author="Claude" w:date="2026-09-27T17:00:00Z"/>
              </w:rPr>
            </w:pPr>
            <w:ins w:id="11413" w:author="Claude" w:date="2026-09-27T17:00:00Z">
              <w:r>
                <w:t xml:space="preserve">South Africa Central (Johannesburg)</w:t>
              </w:r>
            </w:ins>
          </w:p>
        </w:tc>
        <w:tc>
          <w:tcPr>
            <w:tcW w:w="3211" w:type="dxa"/>
          </w:tcPr>
          <w:p>
            <w:pPr>
              <w:pStyle w:val="Normal"/>
              <w:rPr>
                <w:ins w:id="11414" w:author="Claude" w:date="2026-09-27T17:00:00Z"/>
              </w:rPr>
            </w:pPr>
            <w:ins w:id="11415" w:author="Claude" w:date="2026-09-27T17:00:00Z">
              <w:r>
                <w:rPr>
                  <w:rStyle w:val="CodeChar"/>
                </w:rPr>
                <w:t xml:space="preserve">af-johannesburg-1</w:t>
              </w:r>
            </w:ins>
          </w:p>
        </w:tc>
        <w:tc>
          <w:tcPr>
            <w:tcW w:w="1739" w:type="dxa"/>
          </w:tcPr>
          <w:p>
            <w:pPr>
              <w:pStyle w:val="Normal"/>
              <w:rPr>
                <w:ins w:id="11416" w:author="Claude" w:date="2026-09-27T17:00:00Z"/>
              </w:rPr>
            </w:pPr>
            <w:ins w:id="11417" w:author="Claude" w:date="2026-09-27T17:00:00Z">
              <w:r>
                <w:t xml:space="preserve">Recovery site</w:t>
              </w:r>
            </w:ins>
          </w:p>
        </w:tc>
      </w:tr>
    </w:tbl>
    <w:p>
      <w:pPr>
        <w:pStyle w:val="ListParagraph"/>
        <w:numPr>
          <w:ilvl w:val="0"/>
          <w:numId w:val="1"/>
        </w:numPr>
        <w:rPr>
          <w:ins w:id="11418" w:author="Claude" w:date="2026-09-27T17:00:00Z"/>
        </w:rPr>
      </w:pPr>
      <w:ins w:id="11419" w:author="Claude" w:date="2026-09-27T17:00:00Z">
        <w:r>
          <w:rPr>
            <w:b/>
          </w:rPr>
          <w:t xml:space="preserve">Readable:</w:t>
        </w:r>
        <w:r>
          <w:t xml:space="preserve"> both codes are city abbreviations engineers recognise without a lookup.</w:t>
        </w:r>
      </w:ins>
    </w:p>
    <w:p>
      <w:pPr>
        <w:pStyle w:val="ListParagraph"/>
        <w:numPr>
          <w:ilvl w:val="0"/>
          <w:numId w:val="1"/>
        </w:numPr>
        <w:rPr>
          <w:ins w:id="11420" w:author="Claude" w:date="2026-09-27T17:00:00Z"/>
        </w:rPr>
      </w:pPr>
      <w:ins w:id="11421" w:author="Claude" w:date="2026-09-27T17:00:00Z">
        <w:r>
          <w:rPr>
            <w:b/>
          </w:rPr>
          <w:t xml:space="preserve">Consistent with OCI where possible:</w:t>
        </w:r>
        <w:r>
          <w:t xml:space="preserve"> </w:t>
        </w:r>
        <w:r>
          <w:rPr>
            <w:rStyle w:val="CodeChar"/>
          </w:rPr>
          <w:t xml:space="preserve">jnb</w:t>
        </w:r>
        <w:r>
          <w:t xml:space="preserve"> is also Oracle's own region key for Johannesburg.</w:t>
        </w:r>
      </w:ins>
    </w:p>
    <w:p>
      <w:pPr>
        <w:pStyle w:val="ListParagraph"/>
        <w:numPr>
          <w:ilvl w:val="0"/>
          <w:numId w:val="1"/>
        </w:numPr>
        <w:rPr>
          <w:ins w:id="11422" w:author="Claude" w:date="2026-09-27T17:00:00Z"/>
        </w:rPr>
      </w:pPr>
      <w:ins w:id="11423" w:author="Claude" w:date="2026-09-27T17:00:00Z">
        <w:r>
          <w:rPr>
            <w:b/>
          </w:rPr>
          <w:t xml:space="preserve">Never typed from memory:</w:t>
        </w:r>
        <w:r>
          <w:t xml:space="preserve"> the naming module maps the Terraform provider region (</w:t>
        </w:r>
        <w:r>
          <w:rPr>
            <w:rStyle w:val="CodeChar"/>
          </w:rPr>
          <w:t xml:space="preserve">af-casablanca-1</w:t>
        </w:r>
        <w:r>
          <w:t xml:space="preserve">, </w:t>
        </w:r>
        <w:r>
          <w:rPr>
            <w:rStyle w:val="CodeChar"/>
          </w:rPr>
          <w:t xml:space="preserve">af-johannesburg-1</w:t>
        </w:r>
        <w:r>
          <w:t xml:space="preserve">) to </w:t>
        </w:r>
        <w:r>
          <w:rPr>
            <w:rStyle w:val="CodeChar"/>
          </w:rPr>
          <w:t xml:space="preserve">cas</w:t>
        </w:r>
        <w:r>
          <w:t xml:space="preserve"> or </w:t>
        </w:r>
        <w:r>
          <w:rPr>
            <w:rStyle w:val="CodeChar"/>
          </w:rPr>
          <w:t xml:space="preserve">jnb</w:t>
        </w:r>
        <w:r>
          <w:t xml:space="preserve"> automatically.</w:t>
        </w:r>
      </w:ins>
    </w:p>
    <w:p>
      <w:pPr>
        <w:pStyle w:val="ListParagraph"/>
        <w:numPr>
          <w:ilvl w:val="0"/>
          <w:numId w:val="1"/>
        </w:numPr>
        <w:rPr>
          <w:ins w:id="11424" w:author="Claude" w:date="2026-09-27T17:00:00Z"/>
        </w:rPr>
      </w:pPr>
      <w:ins w:id="11425" w:author="Claude" w:date="2026-09-27T17:00:00Z">
        <w:r>
          <w:rPr>
            <w:b/>
          </w:rPr>
          <w:t xml:space="preserve">Rule:</w:t>
        </w:r>
        <w:r>
          <w:t xml:space="preserve"> the code is the region where the resource physically lives. A DR copy in Johannesburg is </w:t>
        </w:r>
        <w:r>
          <w:rPr>
            <w:rStyle w:val="CodeChar"/>
          </w:rPr>
          <w:t xml:space="preserve">jnb</w:t>
        </w:r>
        <w:r>
          <w:t xml:space="preserve">, even though it protects a Casablanca workload.</w:t>
        </w:r>
      </w:ins>
    </w:p>
    <w:p>
      <w:pPr>
        <w:pStyle w:val="Heading3"/>
        <w:rPr>
          <w:ins w:id="11426" w:author="Claude" w:date="2026-09-27T17:00:00Z"/>
        </w:rPr>
      </w:pPr>
      <w:ins w:id="11427" w:author="Claude" w:date="2026-09-27T17:00:00Z">
        <w:r>
          <w:t xml:space="preserve">20.3 Special cases</w:t>
        </w:r>
      </w:ins>
    </w:p>
    <w:tbl>
      <w:tblPr>
        <w:tblStyle w:val="TableGrid"/>
        <w:tblW w:w="9360" w:type="dxa"/>
        <w:tblInd w:w="113" w:type="dxa"/>
        <w:tblLayout w:type="fixed"/>
        <w:tblLook w:val="04a0" w:firstRow="1"/>
      </w:tblPr>
      <w:tblGrid>
        <w:gridCol w:w="4880"/>
        <w:gridCol w:w="4480"/>
      </w:tblGrid>
      <w:tr>
        <w:trPr>
          <w:tblHeader w:val="true"/>
          <w:ins w:id="11428" w:author="Claude" w:date="2026-09-27T17:00:00Z"/>
        </w:trPr>
        <w:tc>
          <w:tcPr>
            <w:tcW w:w="4880" w:type="dxa"/>
            <w:shd w:val="clear" w:color="auto" w:fill="F2F2F2"/>
          </w:tcPr>
          <w:p>
            <w:pPr>
              <w:pStyle w:val="Normal"/>
              <w:rPr>
                <w:ins w:id="11429" w:author="Claude" w:date="2026-09-27T17:00:00Z"/>
              </w:rPr>
            </w:pPr>
            <w:ins w:id="11430" w:author="Claude" w:date="2026-09-27T17:00:00Z">
              <w:r>
                <w:t xml:space="preserve">Case</w:t>
              </w:r>
            </w:ins>
          </w:p>
        </w:tc>
        <w:tc>
          <w:tcPr>
            <w:tcW w:w="4480" w:type="dxa"/>
            <w:shd w:val="clear" w:color="auto" w:fill="F2F2F2"/>
          </w:tcPr>
          <w:p>
            <w:pPr>
              <w:pStyle w:val="Normal"/>
              <w:rPr>
                <w:ins w:id="11431" w:author="Claude" w:date="2026-09-27T17:00:00Z"/>
              </w:rPr>
            </w:pPr>
            <w:ins w:id="11432" w:author="Claude" w:date="2026-09-27T17:00:00Z">
              <w:r>
                <w:t xml:space="preserve">Rule</w:t>
              </w:r>
            </w:ins>
          </w:p>
        </w:tc>
      </w:tr>
      <w:tr>
        <w:trPr>
          <w:ins w:id="11433" w:author="Claude" w:date="2026-09-27T17:00:00Z"/>
        </w:trPr>
        <w:tc>
          <w:tcPr>
            <w:tcW w:w="4880" w:type="dxa"/>
          </w:tcPr>
          <w:p>
            <w:pPr>
              <w:pStyle w:val="Normal"/>
              <w:rPr>
                <w:ins w:id="11434" w:author="Claude" w:date="2026-09-27T17:00:00Z"/>
              </w:rPr>
            </w:pPr>
            <w:ins w:id="11435" w:author="Claude" w:date="2026-09-27T17:00:00Z">
              <w:r>
                <w:t xml:space="preserve">Resources that span regions (cross-region dashboards, DNS steering policies)</w:t>
              </w:r>
            </w:ins>
          </w:p>
        </w:tc>
        <w:tc>
          <w:tcPr>
            <w:tcW w:w="4480" w:type="dxa"/>
          </w:tcPr>
          <w:p>
            <w:pPr>
              <w:pStyle w:val="Normal"/>
              <w:rPr>
                <w:ins w:id="11436" w:author="Claude" w:date="2026-09-27T17:00:00Z"/>
              </w:rPr>
            </w:pPr>
            <w:ins w:id="11437" w:author="Claude" w:date="2026-09-27T17:00:00Z">
              <w:r>
                <w:t xml:space="preserve">Use the region where the resource is created (its home region)</w:t>
              </w:r>
            </w:ins>
          </w:p>
        </w:tc>
      </w:tr>
      <w:tr>
        <w:trPr>
          <w:ins w:id="11438" w:author="Claude" w:date="2026-09-27T17:00:00Z"/>
        </w:trPr>
        <w:tc>
          <w:tcPr>
            <w:tcW w:w="4880" w:type="dxa"/>
          </w:tcPr>
          <w:p>
            <w:pPr>
              <w:pStyle w:val="Normal"/>
              <w:rPr>
                <w:ins w:id="11439" w:author="Claude" w:date="2026-09-27T17:00:00Z"/>
              </w:rPr>
            </w:pPr>
            <w:ins w:id="11440" w:author="Claude" w:date="2026-09-27T17:00:00Z">
              <w:r>
                <w:t xml:space="preserve">Home-region-only services (IAM, budgets)</w:t>
              </w:r>
            </w:ins>
          </w:p>
        </w:tc>
        <w:tc>
          <w:tcPr>
            <w:tcW w:w="4480" w:type="dxa"/>
          </w:tcPr>
          <w:p>
            <w:pPr>
              <w:pStyle w:val="Normal"/>
              <w:rPr>
                <w:ins w:id="11441" w:author="Claude" w:date="2026-09-27T17:00:00Z"/>
              </w:rPr>
            </w:pPr>
            <w:ins w:id="11442" w:author="Claude" w:date="2026-09-27T17:00:00Z">
              <w:r>
                <w:t xml:space="preserve">Global form, no region field</w:t>
              </w:r>
            </w:ins>
          </w:p>
        </w:tc>
      </w:tr>
      <w:tr>
        <w:trPr>
          <w:ins w:id="11443" w:author="Claude" w:date="2026-09-27T17:00:00Z"/>
        </w:trPr>
        <w:tc>
          <w:tcPr>
            <w:tcW w:w="4880" w:type="dxa"/>
          </w:tcPr>
          <w:p>
            <w:pPr>
              <w:pStyle w:val="Normal"/>
              <w:rPr>
                <w:ins w:id="11444" w:author="Claude" w:date="2026-09-27T17:00:00Z"/>
              </w:rPr>
            </w:pPr>
            <w:ins w:id="11445" w:author="Claude" w:date="2026-09-27T17:00:00Z">
              <w:r>
                <w:t xml:space="preserve">A third region is approved in the future</w:t>
              </w:r>
            </w:ins>
          </w:p>
        </w:tc>
        <w:tc>
          <w:tcPr>
            <w:tcW w:w="4480" w:type="dxa"/>
          </w:tcPr>
          <w:p>
            <w:pPr>
              <w:pStyle w:val="Normal"/>
              <w:rPr>
                <w:ins w:id="11446" w:author="Claude" w:date="2026-09-27T17:00:00Z"/>
              </w:rPr>
            </w:pPr>
            <w:ins w:id="11447" w:author="Claude" w:date="2026-09-27T17:00:00Z">
              <w:r>
                <w:t xml:space="preserve">The architecture board assigns a new code in the registry; existing names never change</w:t>
              </w:r>
            </w:ins>
          </w:p>
        </w:tc>
      </w:tr>
      <w:tr>
        <w:trPr>
          <w:ins w:id="11448" w:author="Claude" w:date="2026-09-27T17:00:00Z"/>
        </w:trPr>
        <w:tc>
          <w:tcPr>
            <w:tcW w:w="4880" w:type="dxa"/>
          </w:tcPr>
          <w:p>
            <w:pPr>
              <w:pStyle w:val="Normal"/>
              <w:rPr>
                <w:ins w:id="11449" w:author="Claude" w:date="2026-09-27T17:00:00Z"/>
              </w:rPr>
            </w:pPr>
            <w:ins w:id="11450" w:author="Claude" w:date="2026-09-27T17:00:00Z">
              <w:r>
                <w:t xml:space="preserve">On-premises data centres</w:t>
              </w:r>
            </w:ins>
          </w:p>
        </w:tc>
        <w:tc>
          <w:tcPr>
            <w:tcW w:w="4480" w:type="dxa"/>
          </w:tcPr>
          <w:p>
            <w:pPr>
              <w:pStyle w:val="Normal"/>
              <w:rPr>
                <w:ins w:id="11451" w:author="Claude" w:date="2026-09-27T17:00:00Z"/>
              </w:rPr>
            </w:pPr>
            <w:ins w:id="11452" w:author="Claude" w:date="2026-09-27T17:00:00Z">
              <w:r>
                <w:t xml:space="preserve">Use </w:t>
              </w:r>
              <w:r>
                <w:rPr>
                  <w:rStyle w:val="CodeChar"/>
                </w:rPr>
                <w:t xml:space="preserve">op1</w:t>
              </w:r>
              <w:r>
                <w:t xml:space="preserve">, </w:t>
              </w:r>
              <w:r>
                <w:rPr>
                  <w:rStyle w:val="CodeChar"/>
                </w:rPr>
                <w:t xml:space="preserve">op2</w:t>
              </w:r>
              <w:r>
                <w:t xml:space="preserve">… so a name never leaves doubt about whether a resource is in OCI or on-premises</w:t>
              </w:r>
            </w:ins>
          </w:p>
        </w:tc>
      </w:tr>
      <w:tr>
        <w:trPr>
          <w:ins w:id="11453" w:author="Claude" w:date="2026-09-27T17:00:00Z"/>
        </w:trPr>
        <w:tc>
          <w:tcPr>
            <w:tcW w:w="4880" w:type="dxa"/>
          </w:tcPr>
          <w:p>
            <w:pPr>
              <w:pStyle w:val="Normal"/>
              <w:rPr>
                <w:ins w:id="11454" w:author="Claude" w:date="2026-09-27T17:00:00Z"/>
              </w:rPr>
            </w:pPr>
            <w:ins w:id="11455" w:author="Claude" w:date="2026-09-27T17:00:00Z">
              <w:r>
                <w:t xml:space="preserve">Data residency</w:t>
              </w:r>
            </w:ins>
          </w:p>
        </w:tc>
        <w:tc>
          <w:tcPr>
            <w:tcW w:w="4480" w:type="dxa"/>
          </w:tcPr>
          <w:p>
            <w:pPr>
              <w:pStyle w:val="Normal"/>
              <w:rPr>
                <w:ins w:id="11456" w:author="Claude" w:date="2026-09-27T17:00:00Z"/>
              </w:rPr>
            </w:pPr>
            <w:ins w:id="11457" w:author="Claude" w:date="2026-09-27T17:00:00Z">
              <w:r>
                <w:t xml:space="preserve">Only Casablanca and Johannesburg are approved. Compartment quotas set zero quota in every other OCI region.</w:t>
              </w:r>
            </w:ins>
          </w:p>
        </w:tc>
      </w:tr>
    </w:tbl>
    <w:p>
      <w:pPr>
        <w:pStyle w:val="Normal"/>
        <w:rPr>
          <w:ins w:id="11458" w:author="Claude" w:date="2026-09-27T17:00:00Z"/>
        </w:rPr>
      </w:pPr>
      <w:ins w:id="11459" w:author="Claude" w:date="2026-09-27T17:00:00Z">
        <w:r>
          <w:rPr>
            <w:b/>
          </w:rPr>
          <w:t xml:space="preserve">Quotas as a guardrail:</w:t>
        </w:r>
        <w:r>
          <w:t xml:space="preserve"> because compartment quotas block every other region, and the validator accepts only </w:t>
        </w:r>
        <w:r>
          <w:rPr>
            <w:rStyle w:val="CodeChar"/>
          </w:rPr>
          <w:t xml:space="preserve">cas</w:t>
        </w:r>
        <w:r>
          <w:t xml:space="preserve"> and </w:t>
        </w:r>
        <w:r>
          <w:rPr>
            <w:rStyle w:val="CodeChar"/>
          </w:rPr>
          <w:t xml:space="preserve">jnb</w:t>
        </w:r>
        <w:r>
          <w:t xml:space="preserve">, a name such as </w:t>
        </w:r>
        <w:r>
          <w:rPr>
            <w:rStyle w:val="CodeChar"/>
          </w:rPr>
          <w:t xml:space="preserve">cmr-prd-fra-...</w:t>
        </w:r>
        <w:r>
          <w:t xml:space="preserve"> is rejected before a plan is ever applied.</w:t>
        </w:r>
      </w:ins>
    </w:p>
    <w:p>
      <w:pPr>
        <w:pStyle w:val="Heading2"/>
        <w:rPr>
          <w:del w:id="3902" w:author="Claude" w:date="2026-09-27T17:00:00Z"/>
        </w:rPr>
      </w:pPr>
      <w:del w:id="3901" w:author="Claude" w:date="2026-09-27T17:00:00Z">
        <w:r>
          <w:delText xml:space="preserve">21. Terraform / IaC Implementation</w:delText>
        </w:r>
      </w:del>
    </w:p>
    <w:p>
      <w:pPr>
        <w:rPr>
          <w:del w:id="3906" w:author="Claude" w:date="2026-09-27T17:00:00Z"/>
        </w:rPr>
      </w:pPr>
      <w:del w:id="3903" w:author="Claude" w:date="2026-09-27T17:00:00Z">
        <w:r>
          <w:delText xml:space="preserve">Engineers never concatenate names: they pass six values to a versioned naming module, which reads the central registry, </w:delText>
        </w:r>
      </w:del>
      <w:del w:id="3904" w:author="Claude" w:date="2026-09-27T17:00:00Z">
        <w:r>
          <w:delText xml:space="preserve">maps the provider region to its site code</w:delText>
        </w:r>
      </w:del>
      <w:del w:id="3905" w:author="Claude" w:date="2026-09-27T17:00:00Z">
        <w:r>
          <w:delText xml:space="preserve">, validates everything, and returns all four name forms plus the mandatory tags.</w:delText>
        </w:r>
      </w:del>
    </w:p>
    <w:p>
      <w:pPr>
        <w:pStyle w:val="Heading3"/>
        <w:rPr>
          <w:del w:id="3908" w:author="Claude" w:date="2026-09-27T17:00:00Z"/>
        </w:rPr>
      </w:pPr>
      <w:del w:id="3907" w:author="Claude" w:date="2026-09-27T17:00:00Z">
        <w:r>
          <w:delText xml:space="preserve">21.1 Components</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3909" w:author="Claude" w:date="2026-09-27T17:00:00Z"/>
        </w:trPr>
        <w:tc>
          <w:tcPr>
            <w:tcW w:w="3120" w:type="dxa"/>
            <w:shd w:val="clear" w:color="auto" w:fill="F2F2F2"/>
          </w:tcPr>
          <w:p>
            <w:pPr/>
            <w:del w:id="3910" w:author="Claude" w:date="2026-09-27T17:00:00Z">
              <w:r>
                <w:delText xml:space="preserve">Component</w:delText>
              </w:r>
            </w:del>
          </w:p>
        </w:tc>
        <w:tc>
          <w:tcPr>
            <w:tcW w:w="3120" w:type="dxa"/>
            <w:shd w:val="clear" w:color="auto" w:fill="F2F2F2"/>
          </w:tcPr>
          <w:p>
            <w:pPr/>
            <w:del w:id="3911" w:author="Claude" w:date="2026-09-27T17:00:00Z">
              <w:r>
                <w:delText xml:space="preserve">Repository</w:delText>
              </w:r>
            </w:del>
          </w:p>
        </w:tc>
        <w:tc>
          <w:tcPr>
            <w:tcW w:w="3120" w:type="dxa"/>
            <w:shd w:val="clear" w:color="auto" w:fill="F2F2F2"/>
          </w:tcPr>
          <w:p>
            <w:pPr/>
            <w:del w:id="3912" w:author="Claude" w:date="2026-09-27T17:00:00Z">
              <w:r>
                <w:delText xml:space="preserve">Owner</w:delText>
              </w:r>
            </w:del>
          </w:p>
        </w:tc>
      </w:tr>
      <w:tr>
        <w:trPr>
          <w:del w:id="3913" w:author="Claude" w:date="2026-09-27T17:00:00Z"/>
        </w:trPr>
        <w:tc>
          <w:tcPr>
            <w:tcW w:w="3120" w:type="dxa"/>
          </w:tcPr>
          <w:p>
            <w:pPr/>
            <w:del w:id="3914" w:author="Claude" w:date="2026-09-27T17:00:00Z">
              <w:r>
                <w:rPr>
                  <w:rStyle w:val="CodeChar"/>
                </w:rPr>
                <w:delText xml:space="preserve">registry.yaml</w:delText>
              </w:r>
            </w:del>
            <w:del w:id="3915" w:author="Claude" w:date="2026-09-27T17:00:00Z">
              <w:r>
                <w:delText xml:space="preserve">: entities, environments, regions, types, applications, qualifier vocabularies</w:delText>
              </w:r>
            </w:del>
          </w:p>
        </w:tc>
        <w:tc>
          <w:tcPr>
            <w:tcW w:w="3120" w:type="dxa"/>
          </w:tcPr>
          <w:p>
            <w:pPr/>
            <w:del w:id="3916" w:author="Claude" w:date="2026-09-27T17:00:00Z">
              <w:r>
                <w:rPr>
                  <w:rStyle w:val="CodeChar"/>
                </w:rPr>
                <w:delText xml:space="preserve">oci-naming-registry</w:delText>
              </w:r>
            </w:del>
            <w:del w:id="3917" w:author="Claude" w:date="2026-09-27T17:00:00Z">
              <w:r>
                <w:delText xml:space="preserve"> (Git, protected branch, CODEOWNERS = Cloud CoE)</w:delText>
              </w:r>
            </w:del>
          </w:p>
        </w:tc>
        <w:tc>
          <w:tcPr>
            <w:tcW w:w="3120" w:type="dxa"/>
          </w:tcPr>
          <w:p>
            <w:pPr/>
            <w:del w:id="3918" w:author="Claude" w:date="2026-09-27T17:00:00Z">
              <w:r>
                <w:delText xml:space="preserve">Cloud CoE</w:delText>
              </w:r>
            </w:del>
          </w:p>
        </w:tc>
      </w:tr>
      <w:tr>
        <w:trPr>
          <w:del w:id="3919" w:author="Claude" w:date="2026-09-27T17:00:00Z"/>
        </w:trPr>
        <w:tc>
          <w:tcPr>
            <w:tcW w:w="3120" w:type="dxa"/>
          </w:tcPr>
          <w:p>
            <w:pPr/>
            <w:del w:id="3920" w:author="Claude" w:date="2026-09-27T17:00:00Z">
              <w:r>
                <w:rPr>
                  <w:rStyle w:val="CodeChar"/>
                </w:rPr>
                <w:delText xml:space="preserve">tf-oci-naming</w:delText>
              </w:r>
            </w:del>
            <w:del w:id="3921" w:author="Claude" w:date="2026-09-27T17:00:00Z">
              <w:r>
                <w:delText xml:space="preserve"> module: pure Terraform, no resources except a guard</w:delText>
              </w:r>
            </w:del>
          </w:p>
        </w:tc>
        <w:tc>
          <w:tcPr>
            <w:tcW w:w="3120" w:type="dxa"/>
          </w:tcPr>
          <w:p>
            <w:pPr/>
            <w:del w:id="3922" w:author="Claude" w:date="2026-09-27T17:00:00Z">
              <w:r>
                <w:rPr>
                  <w:rStyle w:val="CodeChar"/>
                </w:rPr>
                <w:delText xml:space="preserve">tf-oci-naming</w:delText>
              </w:r>
            </w:del>
            <w:del w:id="3923" w:author="Claude" w:date="2026-09-27T17:00:00Z">
              <w:r>
                <w:delText xml:space="preserve">, semantic versioning</w:delText>
              </w:r>
            </w:del>
          </w:p>
        </w:tc>
        <w:tc>
          <w:tcPr>
            <w:tcW w:w="3120" w:type="dxa"/>
          </w:tcPr>
          <w:p>
            <w:pPr/>
            <w:del w:id="3924" w:author="Claude" w:date="2026-09-27T17:00:00Z">
              <w:r>
                <w:delText xml:space="preserve">Platform engineering</w:delText>
              </w:r>
            </w:del>
          </w:p>
        </w:tc>
      </w:tr>
      <w:tr>
        <w:trPr>
          <w:del w:id="3925" w:author="Claude" w:date="2026-09-27T17:00:00Z"/>
        </w:trPr>
        <w:tc>
          <w:tcPr>
            <w:tcW w:w="3120" w:type="dxa"/>
          </w:tcPr>
          <w:p>
            <w:pPr/>
            <w:del w:id="3926" w:author="Claude" w:date="2026-09-27T17:00:00Z">
              <w:r>
                <w:delText xml:space="preserve">Service modules (</w:delText>
              </w:r>
            </w:del>
            <w:del w:id="3927" w:author="Claude" w:date="2026-09-27T17:00:00Z">
              <w:r>
                <w:rPr>
                  <w:rStyle w:val="CodeChar"/>
                </w:rPr>
                <w:delText xml:space="preserve">tf-oci-vm</w:delText>
              </w:r>
            </w:del>
            <w:del w:id="3928" w:author="Claude" w:date="2026-09-27T17:00:00Z">
              <w:r>
                <w:delText xml:space="preserve">, </w:delText>
              </w:r>
            </w:del>
            <w:del w:id="3929" w:author="Claude" w:date="2026-09-27T17:00:00Z">
              <w:r>
                <w:rPr>
                  <w:rStyle w:val="CodeChar"/>
                </w:rPr>
                <w:delText xml:space="preserve">tf-oci-adb</w:delText>
              </w:r>
            </w:del>
            <w:del w:id="3930" w:author="Claude" w:date="2026-09-27T17:00:00Z">
              <w:r>
                <w:delText xml:space="preserve">, ...) that call the naming module internally</w:delText>
              </w:r>
            </w:del>
          </w:p>
        </w:tc>
        <w:tc>
          <w:tcPr>
            <w:tcW w:w="3120" w:type="dxa"/>
          </w:tcPr>
          <w:p>
            <w:pPr/>
            <w:del w:id="3931" w:author="Claude" w:date="2026-09-27T17:00:00Z">
              <w:r>
                <w:delText xml:space="preserve">Platform module catalogue; published as Resource Manager private templates</w:delText>
              </w:r>
            </w:del>
          </w:p>
        </w:tc>
        <w:tc>
          <w:tcPr>
            <w:tcW w:w="3120" w:type="dxa"/>
          </w:tcPr>
          <w:p>
            <w:pPr/>
            <w:del w:id="3932" w:author="Claude" w:date="2026-09-27T17:00:00Z">
              <w:r>
                <w:delText xml:space="preserve">Platform engineering</w:delText>
              </w:r>
            </w:del>
          </w:p>
        </w:tc>
      </w:tr>
      <w:tr>
        <w:trPr>
          <w:del w:id="3933" w:author="Claude" w:date="2026-09-27T17:00:00Z"/>
        </w:trPr>
        <w:tc>
          <w:tcPr>
            <w:tcW w:w="3120" w:type="dxa"/>
          </w:tcPr>
          <w:p>
            <w:pPr/>
            <w:del w:id="3934" w:author="Claude" w:date="2026-09-27T17:00:00Z">
              <w:r>
                <w:delText xml:space="preserve">CI validator (section 22) using the same registry</w:delText>
              </w:r>
            </w:del>
          </w:p>
        </w:tc>
        <w:tc>
          <w:tcPr>
            <w:tcW w:w="3120" w:type="dxa"/>
          </w:tcPr>
          <w:p>
            <w:pPr/>
            <w:del w:id="3935" w:author="Claude" w:date="2026-09-27T17:00:00Z">
              <w:r>
                <w:rPr>
                  <w:rStyle w:val="CodeChar"/>
                </w:rPr>
                <w:delText xml:space="preserve">oci-naming-validator</w:delText>
              </w:r>
            </w:del>
          </w:p>
        </w:tc>
        <w:tc>
          <w:tcPr>
            <w:tcW w:w="3120" w:type="dxa"/>
          </w:tcPr>
          <w:p>
            <w:pPr/>
            <w:del w:id="3936" w:author="Claude" w:date="2026-09-27T17:00:00Z">
              <w:r>
                <w:delText xml:space="preserve">Cloud CoE</w:delText>
              </w:r>
            </w:del>
          </w:p>
        </w:tc>
      </w:tr>
    </w:tbl>
    <w:p>
      <w:pPr>
        <w:pStyle w:val="Heading3"/>
        <w:rPr>
          <w:del w:id="3938" w:author="Claude" w:date="2026-09-27T17:00:00Z"/>
        </w:rPr>
      </w:pPr>
      <w:del w:id="3937" w:author="Claude" w:date="2026-09-27T17:00:00Z">
        <w:r>
          <w:delText xml:space="preserve">21.2 Registry excerpt</w:delText>
        </w:r>
      </w:del>
    </w:p>
    <w:p>
      <w:pPr>
        <w:pStyle w:val="Code"/>
        <w:rPr>
          <w:del w:id="3992" w:author="Claude" w:date="2026-09-27T17:00:00Z"/>
        </w:rPr>
      </w:pPr>
      <w:bookmarkStart w:id="2" w:name="bongo_lang_yaml_2"/>
      <w:bookmarkEnd w:id="2"/>
      <w:del w:id="3939" w:author="Claude" w:date="2026-09-27T17:00:00Z">
        <w:r>
          <w:delText xml:space="preserve">version: 1.0.0</w:delText>
        </w:r>
      </w:del>
      <w:del w:id="3940" w:author="Claude" w:date="2026-09-27T17:00:00Z">
        <w:r>
          <w:br/>
        </w:r>
      </w:del>
      <w:del w:id="3941" w:author="Claude" w:date="2026-09-27T17:00:00Z">
        <w:r>
          <w:delText xml:space="preserve">regions:</w:delText>
        </w:r>
      </w:del>
      <w:del w:id="3942" w:author="Claude" w:date="2026-09-27T17:00:00Z">
        <w:r>
          <w:br/>
        </w:r>
      </w:del>
      <w:del w:id="3943" w:author="Claude" w:date="2026-09-27T17:00:00Z">
        <w:r>
          <w:delText xml:space="preserve">  dc1: af-casablanca-1     # Morocco West (Casablanca), primary</w:delText>
        </w:r>
      </w:del>
      <w:del w:id="3944" w:author="Claude" w:date="2026-09-27T17:00:00Z">
        <w:r>
          <w:br/>
        </w:r>
      </w:del>
      <w:del w:id="3945" w:author="Claude" w:date="2026-09-27T17:00:00Z">
        <w:r>
          <w:delText xml:space="preserve">  dc2: af-johannesburg-1   # South Africa Central (Johannesburg), recovery</w:delText>
        </w:r>
      </w:del>
      <w:del w:id="3946" w:author="Claude" w:date="2026-09-27T17:00:00Z">
        <w:r>
          <w:br/>
        </w:r>
      </w:del>
      <w:del w:id="3947" w:author="Claude" w:date="2026-09-27T17:00:00Z">
        <w:r>
          <w:delText xml:space="preserve">entities:</w:delText>
        </w:r>
      </w:del>
      <w:del w:id="3948" w:author="Claude" w:date="2026-09-27T17:00:00Z">
        <w:r>
          <w:br/>
        </w:r>
      </w:del>
      <w:del w:id="3949" w:author="Claude" w:date="2026-09-27T17:00:00Z">
        <w:r>
          <w:delText xml:space="preserve">  abc: { country: null, allowed_regions: [</w:delText>
        </w:r>
      </w:del>
      <w:del w:id="3950" w:author="Claude" w:date="2026-09-27T17:00:00Z">
        <w:r>
          <w:delText xml:space="preserve">dc1</w:delText>
        </w:r>
      </w:del>
      <w:del w:id="3951" w:author="Claude" w:date="2026-09-27T17:00:00Z">
        <w:r>
          <w:delText xml:space="preserve">, </w:delText>
        </w:r>
      </w:del>
      <w:del w:id="3952" w:author="Claude" w:date="2026-09-27T17:00:00Z">
        <w:r>
          <w:delText xml:space="preserve">dc2</w:delText>
        </w:r>
      </w:del>
      <w:del w:id="3953" w:author="Claude" w:date="2026-09-27T17:00:00Z">
        <w:r>
          <w:delText xml:space="preserve">] }</w:delText>
        </w:r>
      </w:del>
      <w:del w:id="3954" w:author="Claude" w:date="2026-09-27T17:00:00Z">
        <w:r>
          <w:br/>
        </w:r>
      </w:del>
      <w:del w:id="3955" w:author="Claude" w:date="2026-09-27T17:00:00Z">
        <w:r>
          <w:delText xml:space="preserve">  cmr: { country: CMR,  allowed_regions: [</w:delText>
        </w:r>
      </w:del>
      <w:del w:id="3956" w:author="Claude" w:date="2026-09-27T17:00:00Z">
        <w:r>
          <w:delText xml:space="preserve">dc1</w:delText>
        </w:r>
      </w:del>
      <w:del w:id="3957" w:author="Claude" w:date="2026-09-27T17:00:00Z">
        <w:r>
          <w:delText xml:space="preserve">, </w:delText>
        </w:r>
      </w:del>
      <w:del w:id="3958" w:author="Claude" w:date="2026-09-27T17:00:00Z">
        <w:r>
          <w:delText xml:space="preserve">dc2</w:delText>
        </w:r>
      </w:del>
      <w:del w:id="3959" w:author="Claude" w:date="2026-09-27T17:00:00Z">
        <w:r>
          <w:delText xml:space="preserve">] }</w:delText>
        </w:r>
      </w:del>
      <w:del w:id="3960" w:author="Claude" w:date="2026-09-27T17:00:00Z">
        <w:r>
          <w:br/>
        </w:r>
      </w:del>
      <w:del w:id="3961" w:author="Claude" w:date="2026-09-27T17:00:00Z">
        <w:r>
          <w:delText xml:space="preserve">environments:</w:delText>
        </w:r>
      </w:del>
      <w:del w:id="3962" w:author="Claude" w:date="2026-09-27T17:00:00Z">
        <w:r>
          <w:br/>
        </w:r>
      </w:del>
      <w:del w:id="3963" w:author="Claude" w:date="2026-09-27T17:00:00Z">
        <w:r>
          <w:delText xml:space="preserve">  prd: { compact: p, tier: prod }</w:delText>
        </w:r>
      </w:del>
      <w:del w:id="3964" w:author="Claude" w:date="2026-09-27T17:00:00Z">
        <w:r>
          <w:br/>
        </w:r>
      </w:del>
      <w:del w:id="3965" w:author="Claude" w:date="2026-09-27T17:00:00Z">
        <w:r>
          <w:delText xml:space="preserve">  stg: { compact: s, tier: prod }      # per DEC-3</w:delText>
        </w:r>
      </w:del>
      <w:del w:id="3966" w:author="Claude" w:date="2026-09-27T17:00:00Z">
        <w:r>
          <w:br/>
        </w:r>
      </w:del>
      <w:del w:id="3967" w:author="Claude" w:date="2026-09-27T17:00:00Z">
        <w:r>
          <w:delText xml:space="preserve">  uat: { compact: u, tier: nonprod }</w:delText>
        </w:r>
      </w:del>
      <w:del w:id="3968" w:author="Claude" w:date="2026-09-27T17:00:00Z">
        <w:r>
          <w:br/>
        </w:r>
      </w:del>
      <w:del w:id="3969" w:author="Claude" w:date="2026-09-27T17:00:00Z">
        <w:r>
          <w:delText xml:space="preserve">  sit: { compact: i, tier: nonprod }</w:delText>
        </w:r>
      </w:del>
      <w:del w:id="3970" w:author="Claude" w:date="2026-09-27T17:00:00Z">
        <w:r>
          <w:br/>
        </w:r>
      </w:del>
      <w:del w:id="3971" w:author="Claude" w:date="2026-09-27T17:00:00Z">
        <w:r>
          <w:delText xml:space="preserve">  dev: { compact: d, tier: nonprod }</w:delText>
        </w:r>
      </w:del>
      <w:del w:id="3972" w:author="Claude" w:date="2026-09-27T17:00:00Z">
        <w:r>
          <w:br/>
        </w:r>
      </w:del>
      <w:del w:id="3973" w:author="Claude" w:date="2026-09-27T17:00:00Z">
        <w:r>
          <w:delText xml:space="preserve">types:</w:delText>
        </w:r>
      </w:del>
      <w:del w:id="3974" w:author="Claude" w:date="2026-09-27T17:00:00Z">
        <w:r>
          <w:br/>
        </w:r>
      </w:del>
      <w:del w:id="3975" w:author="Claude" w:date="2026-09-27T17:00:00Z">
        <w:r>
          <w:delText xml:space="preserve">  vm:   { scope: regional, qualifier: required,  vocab: os }</w:delText>
        </w:r>
      </w:del>
      <w:del w:id="3976" w:author="Claude" w:date="2026-09-27T17:00:00Z">
        <w:r>
          <w:br/>
        </w:r>
      </w:del>
      <w:del w:id="3977" w:author="Claude" w:date="2026-09-27T17:00:00Z">
        <w:r>
          <w:delText xml:space="preserve">  adb:  { scope: regional, qualifier: required,  vocab: adb_workload }</w:delText>
        </w:r>
      </w:del>
      <w:del w:id="3978" w:author="Claude" w:date="2026-09-27T17:00:00Z">
        <w:r>
          <w:br/>
        </w:r>
      </w:del>
      <w:del w:id="3979" w:author="Claude" w:date="2026-09-27T17:00:00Z">
        <w:r>
          <w:delText xml:space="preserve">  vcn:  { scope: regional, qualifier: forbidden }</w:delText>
        </w:r>
      </w:del>
      <w:del w:id="3980" w:author="Claude" w:date="2026-09-27T17:00:00Z">
        <w:r>
          <w:br/>
        </w:r>
      </w:del>
      <w:del w:id="3981" w:author="Claude" w:date="2026-09-27T17:00:00Z">
        <w:r>
          <w:delText xml:space="preserve">  pol:  { scope: global,   qualifier: required,  vocab: iam_role }</w:delText>
        </w:r>
      </w:del>
      <w:del w:id="3982" w:author="Claude" w:date="2026-09-27T17:00:00Z">
        <w:r>
          <w:br/>
        </w:r>
      </w:del>
      <w:del w:id="3983" w:author="Claude" w:date="2026-09-27T17:00:00Z">
        <w:r>
          <w:delText xml:space="preserve">vocab:</w:delText>
        </w:r>
      </w:del>
      <w:del w:id="3984" w:author="Claude" w:date="2026-09-27T17:00:00Z">
        <w:r>
          <w:br/>
        </w:r>
      </w:del>
      <w:del w:id="3985" w:author="Claude" w:date="2026-09-27T17:00:00Z">
        <w:r>
          <w:delText xml:space="preserve">  os:           [ol, rhel, win, ubu]</w:delText>
        </w:r>
      </w:del>
      <w:del w:id="3986" w:author="Claude" w:date="2026-09-27T17:00:00Z">
        <w:r>
          <w:br/>
        </w:r>
      </w:del>
      <w:del w:id="3987" w:author="Claude" w:date="2026-09-27T17:00:00Z">
        <w:r>
          <w:delText xml:space="preserve">  adb_workload: [atp, adw, ajd, apx]</w:delText>
        </w:r>
      </w:del>
      <w:del w:id="3988" w:author="Claude" w:date="2026-09-27T17:00:00Z">
        <w:r>
          <w:br/>
        </w:r>
      </w:del>
      <w:del w:id="3989" w:author="Claude" w:date="2026-09-27T17:00:00Z">
        <w:r>
          <w:delText xml:space="preserve">  iam_role:     [admin, oper, read, audit, deploy, brkgl]</w:delText>
        </w:r>
      </w:del>
      <w:del w:id="3990" w:author="Claude" w:date="2026-09-27T17:00:00Z">
        <w:r>
          <w:br/>
        </w:r>
      </w:del>
      <w:del w:id="3991" w:author="Claude" w:date="2026-09-27T17:00:00Z">
        <w:r>
          <w:delText xml:space="preserve">apps: [cbs, pay, ibk, ibkap, mob, crm, dwh, risk, aml, hub, net, soc, obs, kms, dbp, cicd, bkp, gold, itg, plat]</w:delText>
        </w:r>
      </w:del>
    </w:p>
    <w:p>
      <w:pPr>
        <w:pStyle w:val="Heading3"/>
        <w:rPr>
          <w:del w:id="3994" w:author="Claude" w:date="2026-09-27T17:00:00Z"/>
        </w:rPr>
      </w:pPr>
      <w:del w:id="3993" w:author="Claude" w:date="2026-09-27T17:00:00Z">
        <w:r>
          <w:delText xml:space="preserve">21.3 Naming module (core)</w:delText>
        </w:r>
      </w:del>
    </w:p>
    <w:p>
      <w:pPr>
        <w:pStyle w:val="Code"/>
        <w:rPr>
          <w:del w:id="4142" w:author="Claude" w:date="2026-09-27T17:00:00Z"/>
        </w:rPr>
      </w:pPr>
      <w:bookmarkStart w:id="3" w:name="bongo_lang_hcl_3"/>
      <w:bookmarkEnd w:id="3"/>
      <w:del w:id="3995" w:author="Claude" w:date="2026-09-27T17:00:00Z">
        <w:r>
          <w:delText xml:space="preserve">variable "org"       { type = string }</w:delText>
        </w:r>
      </w:del>
      <w:del w:id="3996" w:author="Claude" w:date="2026-09-27T17:00:00Z">
        <w:r>
          <w:br/>
        </w:r>
      </w:del>
      <w:del w:id="3997" w:author="Claude" w:date="2026-09-27T17:00:00Z">
        <w:r>
          <w:delText xml:space="preserve">variable "env"       { type = string }              # prd, sit2 ...</w:delText>
        </w:r>
      </w:del>
      <w:del w:id="3998" w:author="Claude" w:date="2026-09-27T17:00:00Z">
        <w:r>
          <w:br/>
        </w:r>
      </w:del>
      <w:del w:id="3999" w:author="Claude" w:date="2026-09-27T17:00:00Z">
        <w:r>
          <w:delText xml:space="preserve">variable "region"    { type = string }              # provider region identifier, e.g. af-johannesburg-1</w:delText>
        </w:r>
      </w:del>
      <w:del w:id="4000" w:author="Claude" w:date="2026-09-27T17:00:00Z">
        <w:r>
          <w:br/>
        </w:r>
      </w:del>
      <w:del w:id="4001" w:author="Claude" w:date="2026-09-27T17:00:00Z">
        <w:r>
          <w:delText xml:space="preserve">variable "type"      { type = string }</w:delText>
        </w:r>
      </w:del>
      <w:del w:id="4002" w:author="Claude" w:date="2026-09-27T17:00:00Z">
        <w:r>
          <w:br/>
        </w:r>
      </w:del>
      <w:del w:id="4003" w:author="Claude" w:date="2026-09-27T17:00:00Z">
        <w:r>
          <w:delText xml:space="preserve">variable "app"       { type = string }</w:delText>
        </w:r>
      </w:del>
      <w:del w:id="4004" w:author="Claude" w:date="2026-09-27T17:00:00Z">
        <w:r>
          <w:br/>
        </w:r>
      </w:del>
      <w:del w:id="4005" w:author="Claude" w:date="2026-09-27T17:00:00Z">
        <w:r>
          <w:delText xml:space="preserve">variable "qualifier" {</w:delText>
        </w:r>
      </w:del>
      <w:del w:id="4006" w:author="Claude" w:date="2026-09-27T17:00:00Z">
        <w:r>
          <w:br/>
        </w:r>
      </w:del>
      <w:del w:id="4007" w:author="Claude" w:date="2026-09-27T17:00:00Z">
        <w:r>
          <w:delText xml:space="preserve">  type    = string</w:delText>
        </w:r>
      </w:del>
      <w:del w:id="4008" w:author="Claude" w:date="2026-09-27T17:00:00Z">
        <w:r>
          <w:br/>
        </w:r>
      </w:del>
      <w:del w:id="4009" w:author="Claude" w:date="2026-09-27T17:00:00Z">
        <w:r>
          <w:delText xml:space="preserve">  default = null</w:delText>
        </w:r>
      </w:del>
      <w:del w:id="4010" w:author="Claude" w:date="2026-09-27T17:00:00Z">
        <w:r>
          <w:br/>
        </w:r>
      </w:del>
      <w:del w:id="4011" w:author="Claude" w:date="2026-09-27T17:00:00Z">
        <w:r>
          <w:delText xml:space="preserve">}</w:delText>
        </w:r>
      </w:del>
      <w:del w:id="4012" w:author="Claude" w:date="2026-09-27T17:00:00Z">
        <w:r>
          <w:br/>
        </w:r>
      </w:del>
      <w:del w:id="4013" w:author="Claude" w:date="2026-09-27T17:00:00Z">
        <w:r>
          <w:delText xml:space="preserve">variable "seq"       {</w:delText>
        </w:r>
      </w:del>
      <w:del w:id="4014" w:author="Claude" w:date="2026-09-27T17:00:00Z">
        <w:r>
          <w:br/>
        </w:r>
      </w:del>
      <w:del w:id="4015" w:author="Claude" w:date="2026-09-27T17:00:00Z">
        <w:r>
          <w:delText xml:space="preserve">  type    = number</w:delText>
        </w:r>
      </w:del>
      <w:del w:id="4016" w:author="Claude" w:date="2026-09-27T17:00:00Z">
        <w:r>
          <w:br/>
        </w:r>
      </w:del>
      <w:del w:id="4017" w:author="Claude" w:date="2026-09-27T17:00:00Z">
        <w:r>
          <w:delText xml:space="preserve">  default = 1</w:delText>
        </w:r>
      </w:del>
      <w:del w:id="4018" w:author="Claude" w:date="2026-09-27T17:00:00Z">
        <w:r>
          <w:br/>
        </w:r>
      </w:del>
      <w:del w:id="4019" w:author="Claude" w:date="2026-09-27T17:00:00Z">
        <w:r>
          <w:delText xml:space="preserve">  validation {</w:delText>
        </w:r>
      </w:del>
      <w:del w:id="4020" w:author="Claude" w:date="2026-09-27T17:00:00Z">
        <w:r>
          <w:br/>
        </w:r>
      </w:del>
      <w:del w:id="4021" w:author="Claude" w:date="2026-09-27T17:00:00Z">
        <w:r>
          <w:delText xml:space="preserve">    condition     = var.seq &gt;= 1 &amp;&amp; var.seq &lt;= 99 &amp;&amp; floor(var.seq) == var.seq</w:delText>
        </w:r>
      </w:del>
      <w:del w:id="4022" w:author="Claude" w:date="2026-09-27T17:00:00Z">
        <w:r>
          <w:br/>
        </w:r>
      </w:del>
      <w:del w:id="4023" w:author="Claude" w:date="2026-09-27T17:00:00Z">
        <w:r>
          <w:delText xml:space="preserve">    error_message = "seq must be an integer from 1 to 99."</w:delText>
        </w:r>
      </w:del>
      <w:del w:id="4024" w:author="Claude" w:date="2026-09-27T17:00:00Z">
        <w:r>
          <w:br/>
        </w:r>
      </w:del>
      <w:del w:id="4025" w:author="Claude" w:date="2026-09-27T17:00:00Z">
        <w:r>
          <w:delText xml:space="preserve">  }</w:delText>
        </w:r>
      </w:del>
      <w:del w:id="4026" w:author="Claude" w:date="2026-09-27T17:00:00Z">
        <w:r>
          <w:br/>
        </w:r>
      </w:del>
      <w:del w:id="4027" w:author="Claude" w:date="2026-09-27T17:00:00Z">
        <w:r>
          <w:delText xml:space="preserve">}</w:delText>
        </w:r>
      </w:del>
      <w:del w:id="4028" w:author="Claude" w:date="2026-09-27T17:00:00Z">
        <w:r>
          <w:br/>
        </w:r>
      </w:del>
      <w:del w:id="4029" w:author="Claude" w:date="2026-09-27T17:00:00Z">
        <w:r>
          <w:br/>
        </w:r>
      </w:del>
      <w:del w:id="4030" w:author="Claude" w:date="2026-09-27T17:00:00Z">
        <w:r>
          <w:delText xml:space="preserve">locals {</w:delText>
        </w:r>
      </w:del>
      <w:del w:id="4031" w:author="Claude" w:date="2026-09-27T17:00:00Z">
        <w:r>
          <w:br/>
        </w:r>
      </w:del>
      <w:del w:id="4032" w:author="Claude" w:date="2026-09-27T17:00:00Z">
        <w:r>
          <w:delText xml:space="preserve">  reg     = yamldecode(file("${path.module}/registry.yaml"))</w:delText>
        </w:r>
      </w:del>
      <w:del w:id="4033" w:author="Claude" w:date="2026-09-27T17:00:00Z">
        <w:r>
          <w:br/>
        </w:r>
      </w:del>
      <w:del w:id="4034" w:author="Claude" w:date="2026-09-27T17:00:00Z">
        <w:r>
          <w:delText xml:space="preserve">  t       = try(local.reg.types[var.type], null)</w:delText>
        </w:r>
      </w:del>
      <w:del w:id="4035" w:author="Claude" w:date="2026-09-27T17:00:00Z">
        <w:r>
          <w:br/>
        </w:r>
      </w:del>
      <w:del w:id="4036" w:author="Claude" w:date="2026-09-27T17:00:00Z">
        <w:r>
          <w:delText xml:space="preserve">  envp    = regex("^([a-z]{3})([2-9]?)$", var.env)          # ["sit", "2"]</w:delText>
        </w:r>
      </w:del>
      <w:del w:id="4037" w:author="Claude" w:date="2026-09-27T17:00:00Z">
        <w:r>
          <w:br/>
        </w:r>
      </w:del>
      <w:del w:id="4038" w:author="Claude" w:date="2026-09-27T17:00:00Z">
        <w:r>
          <w:delText xml:space="preserve">  e       = "${try(local.reg.environments[local.envp[0]].compact, "?")}${local.envp[1]}"</w:delText>
        </w:r>
      </w:del>
      <w:del w:id="4039" w:author="Claude" w:date="2026-09-27T17:00:00Z">
        <w:r>
          <w:br/>
        </w:r>
      </w:del>
      <w:del w:id="4040" w:author="Claude" w:date="2026-09-27T17:00:00Z">
        <w:r>
          <w:delText xml:space="preserve">  sites   = { for code, id in local.reg.regions : id =&gt; code }   # af-casablanca-1 =&gt; dc1</w:delText>
        </w:r>
      </w:del>
      <w:del w:id="4041" w:author="Claude" w:date="2026-09-27T17:00:00Z">
        <w:r>
          <w:br/>
        </w:r>
      </w:del>
      <w:del w:id="4042" w:author="Claude" w:date="2026-09-27T17:00:00Z">
        <w:r>
          <w:delText xml:space="preserve">  rgn_key = try(local.sites[var.region], "")</w:delText>
        </w:r>
      </w:del>
      <w:del w:id="4043" w:author="Claude" w:date="2026-09-27T17:00:00Z">
        <w:r>
          <w:br/>
        </w:r>
      </w:del>
      <w:del w:id="4044" w:author="Claude" w:date="2026-09-27T17:00:00Z">
        <w:r>
          <w:delText xml:space="preserve">  rgn     = try(local.t.scope, "") == "regional" ? local.rgn_key : ""</w:delText>
        </w:r>
      </w:del>
      <w:del w:id="4045" w:author="Claude" w:date="2026-09-27T17:00:00Z">
        <w:r>
          <w:br/>
        </w:r>
      </w:del>
      <w:del w:id="4046" w:author="Claude" w:date="2026-09-27T17:00:00Z">
        <w:r>
          <w:delText xml:space="preserve">  nn      = format("%02d", var.seq)</w:delText>
        </w:r>
      </w:del>
      <w:del w:id="4047" w:author="Claude" w:date="2026-09-27T17:00:00Z">
        <w:r>
          <w:br/>
        </w:r>
      </w:del>
      <w:del w:id="4048" w:author="Claude" w:date="2026-09-27T17:00:00Z">
        <w:r>
          <w:delText xml:space="preserve">  parts   = [var.org, var.env, local.rgn, var.type, var.app, coalesce(var.qualifier, ""), local.nn]</w:delText>
        </w:r>
      </w:del>
      <w:del w:id="4049" w:author="Claude" w:date="2026-09-27T17:00:00Z">
        <w:r>
          <w:br/>
        </w:r>
      </w:del>
      <w:del w:id="4050" w:author="Claude" w:date="2026-09-27T17:00:00Z">
        <w:r>
          <w:br/>
        </w:r>
      </w:del>
      <w:del w:id="4051" w:author="Claude" w:date="2026-09-27T17:00:00Z">
        <w:r>
          <w:delText xml:space="preserve">  standard = join("-", [for p in local.parts : p if p != ""])</w:delText>
        </w:r>
      </w:del>
      <w:del w:id="4052" w:author="Claude" w:date="2026-09-27T17:00:00Z">
        <w:r>
          <w:br/>
        </w:r>
      </w:del>
      <w:del w:id="4053" w:author="Claude" w:date="2026-09-27T17:00:00Z">
        <w:r>
          <w:delText xml:space="preserve">  joined   = replace(local.standard, "-", "")</w:delText>
        </w:r>
      </w:del>
      <w:del w:id="4054" w:author="Claude" w:date="2026-09-27T17:00:00Z">
        <w:r>
          <w:br/>
        </w:r>
      </w:del>
      <w:del w:id="4055" w:author="Claude" w:date="2026-09-27T17:00:00Z">
        <w:r>
          <w:delText xml:space="preserve">  compact  = "${var.org}${local.e}${local.rgn_key}${var.app}${local.nn}"</w:delText>
        </w:r>
      </w:del>
      <w:del w:id="4056" w:author="Claude" w:date="2026-09-27T17:00:00Z">
        <w:r>
          <w:br/>
        </w:r>
      </w:del>
      <w:del w:id="4057" w:author="Claude" w:date="2026-09-27T17:00:00Z">
        <w:r>
          <w:delText xml:space="preserve">  db_short = "${var.app}${local.e}${var.seq}"</w:delText>
        </w:r>
      </w:del>
      <w:del w:id="4058" w:author="Claude" w:date="2026-09-27T17:00:00Z">
        <w:r>
          <w:br/>
        </w:r>
      </w:del>
      <w:del w:id="4059" w:author="Claude" w:date="2026-09-27T17:00:00Z">
        <w:r>
          <w:delText xml:space="preserve">}</w:delText>
        </w:r>
      </w:del>
      <w:del w:id="4060" w:author="Claude" w:date="2026-09-27T17:00:00Z">
        <w:r>
          <w:br/>
        </w:r>
      </w:del>
      <w:del w:id="4061" w:author="Claude" w:date="2026-09-27T17:00:00Z">
        <w:r>
          <w:br/>
        </w:r>
      </w:del>
      <w:del w:id="4062" w:author="Claude" w:date="2026-09-27T17:00:00Z">
        <w:r>
          <w:delText xml:space="preserve">resource "terraform_data" "guard" {</w:delText>
        </w:r>
      </w:del>
      <w:del w:id="4063" w:author="Claude" w:date="2026-09-27T17:00:00Z">
        <w:r>
          <w:br/>
        </w:r>
      </w:del>
      <w:del w:id="4064" w:author="Claude" w:date="2026-09-27T17:00:00Z">
        <w:r>
          <w:delText xml:space="preserve">  lifecycle {</w:delText>
        </w:r>
      </w:del>
      <w:del w:id="4065" w:author="Claude" w:date="2026-09-27T17:00:00Z">
        <w:r>
          <w:br/>
        </w:r>
      </w:del>
      <w:del w:id="4066" w:author="Claude" w:date="2026-09-27T17:00:00Z">
        <w:r>
          <w:delText xml:space="preserve">    precondition {</w:delText>
        </w:r>
      </w:del>
      <w:del w:id="4067" w:author="Claude" w:date="2026-09-27T17:00:00Z">
        <w:r>
          <w:br/>
        </w:r>
      </w:del>
      <w:del w:id="4068" w:author="Claude" w:date="2026-09-27T17:00:00Z">
        <w:r>
          <w:delText xml:space="preserve">      condition     = contains(keys(local.reg.entities), var.org)</w:delText>
        </w:r>
      </w:del>
      <w:del w:id="4069" w:author="Claude" w:date="2026-09-27T17:00:00Z">
        <w:r>
          <w:br/>
        </w:r>
      </w:del>
      <w:del w:id="4070" w:author="Claude" w:date="2026-09-27T17:00:00Z">
        <w:r>
          <w:delText xml:space="preserve">      error_message = "Unknown org '${var.org}'. See registry.yaml."</w:delText>
        </w:r>
      </w:del>
      <w:del w:id="4071" w:author="Claude" w:date="2026-09-27T17:00:00Z">
        <w:r>
          <w:br/>
        </w:r>
      </w:del>
      <w:del w:id="4072" w:author="Claude" w:date="2026-09-27T17:00:00Z">
        <w:r>
          <w:delText xml:space="preserve">    }</w:delText>
        </w:r>
      </w:del>
      <w:del w:id="4073" w:author="Claude" w:date="2026-09-27T17:00:00Z">
        <w:r>
          <w:br/>
        </w:r>
      </w:del>
      <w:del w:id="4074" w:author="Claude" w:date="2026-09-27T17:00:00Z">
        <w:r>
          <w:delText xml:space="preserve">    precondition {</w:delText>
        </w:r>
      </w:del>
      <w:del w:id="4075" w:author="Claude" w:date="2026-09-27T17:00:00Z">
        <w:r>
          <w:br/>
        </w:r>
      </w:del>
      <w:del w:id="4076" w:author="Claude" w:date="2026-09-27T17:00:00Z">
        <w:r>
          <w:delText xml:space="preserve">      condition     = local.t != null</w:delText>
        </w:r>
      </w:del>
      <w:del w:id="4077" w:author="Claude" w:date="2026-09-27T17:00:00Z">
        <w:r>
          <w:br/>
        </w:r>
      </w:del>
      <w:del w:id="4078" w:author="Claude" w:date="2026-09-27T17:00:00Z">
        <w:r>
          <w:delText xml:space="preserve">      error_message = "Unknown resource type '${var.type}'."</w:delText>
        </w:r>
      </w:del>
      <w:del w:id="4079" w:author="Claude" w:date="2026-09-27T17:00:00Z">
        <w:r>
          <w:br/>
        </w:r>
      </w:del>
      <w:del w:id="4080" w:author="Claude" w:date="2026-09-27T17:00:00Z">
        <w:r>
          <w:delText xml:space="preserve">    }</w:delText>
        </w:r>
      </w:del>
      <w:del w:id="4081" w:author="Claude" w:date="2026-09-27T17:00:00Z">
        <w:r>
          <w:br/>
        </w:r>
      </w:del>
      <w:del w:id="4082" w:author="Claude" w:date="2026-09-27T17:00:00Z">
        <w:r>
          <w:delText xml:space="preserve">    precondition {</w:delText>
        </w:r>
      </w:del>
      <w:del w:id="4083" w:author="Claude" w:date="2026-09-27T17:00:00Z">
        <w:r>
          <w:br/>
        </w:r>
      </w:del>
      <w:del w:id="4084" w:author="Claude" w:date="2026-09-27T17:00:00Z">
        <w:r>
          <w:delText xml:space="preserve">      condition     = contains(local.reg.apps, var.app)</w:delText>
        </w:r>
      </w:del>
      <w:del w:id="4085" w:author="Claude" w:date="2026-09-27T17:00:00Z">
        <w:r>
          <w:br/>
        </w:r>
      </w:del>
      <w:del w:id="4086" w:author="Claude" w:date="2026-09-27T17:00:00Z">
        <w:r>
          <w:delText xml:space="preserve">      error_message = "App code '${var.app}' is not registered."</w:delText>
        </w:r>
      </w:del>
      <w:del w:id="4087" w:author="Claude" w:date="2026-09-27T17:00:00Z">
        <w:r>
          <w:br/>
        </w:r>
      </w:del>
      <w:del w:id="4088" w:author="Claude" w:date="2026-09-27T17:00:00Z">
        <w:r>
          <w:delText xml:space="preserve">    }</w:delText>
        </w:r>
      </w:del>
      <w:del w:id="4089" w:author="Claude" w:date="2026-09-27T17:00:00Z">
        <w:r>
          <w:br/>
        </w:r>
      </w:del>
      <w:del w:id="4090" w:author="Claude" w:date="2026-09-27T17:00:00Z">
        <w:r>
          <w:delText xml:space="preserve">    precondition {</w:delText>
        </w:r>
      </w:del>
      <w:del w:id="4091" w:author="Claude" w:date="2026-09-27T17:00:00Z">
        <w:r>
          <w:br/>
        </w:r>
      </w:del>
      <w:del w:id="4092" w:author="Claude" w:date="2026-09-27T17:00:00Z">
        <w:r>
          <w:delText xml:space="preserve">      condition     = try(local.t.qualifier, "") != "required" || var.qualifier != null</w:delText>
        </w:r>
      </w:del>
      <w:del w:id="4093" w:author="Claude" w:date="2026-09-27T17:00:00Z">
        <w:r>
          <w:br/>
        </w:r>
      </w:del>
      <w:del w:id="4094" w:author="Claude" w:date="2026-09-27T17:00:00Z">
        <w:r>
          <w:delText xml:space="preserve">      error_message = "Type '${var.type}' requires a qualifier."</w:delText>
        </w:r>
      </w:del>
      <w:del w:id="4095" w:author="Claude" w:date="2026-09-27T17:00:00Z">
        <w:r>
          <w:br/>
        </w:r>
      </w:del>
      <w:del w:id="4096" w:author="Claude" w:date="2026-09-27T17:00:00Z">
        <w:r>
          <w:delText xml:space="preserve">    }</w:delText>
        </w:r>
      </w:del>
      <w:del w:id="4097" w:author="Claude" w:date="2026-09-27T17:00:00Z">
        <w:r>
          <w:br/>
        </w:r>
      </w:del>
      <w:del w:id="4098" w:author="Claude" w:date="2026-09-27T17:00:00Z">
        <w:r>
          <w:delText xml:space="preserve">    precondition {</w:delText>
        </w:r>
      </w:del>
      <w:del w:id="4099" w:author="Claude" w:date="2026-09-27T17:00:00Z">
        <w:r>
          <w:br/>
        </w:r>
      </w:del>
      <w:del w:id="4100" w:author="Claude" w:date="2026-09-27T17:00:00Z">
        <w:r>
          <w:delText xml:space="preserve">      condition     = try(local.t.qualifier, "") != "forbidden" || var.qualifier == null</w:delText>
        </w:r>
      </w:del>
      <w:del w:id="4101" w:author="Claude" w:date="2026-09-27T17:00:00Z">
        <w:r>
          <w:br/>
        </w:r>
      </w:del>
      <w:del w:id="4102" w:author="Claude" w:date="2026-09-27T17:00:00Z">
        <w:r>
          <w:delText xml:space="preserve">      error_message = "Type '${var.type}' does not take a qualifier."</w:delText>
        </w:r>
      </w:del>
      <w:del w:id="4103" w:author="Claude" w:date="2026-09-27T17:00:00Z">
        <w:r>
          <w:br/>
        </w:r>
      </w:del>
      <w:del w:id="4104" w:author="Claude" w:date="2026-09-27T17:00:00Z">
        <w:r>
          <w:delText xml:space="preserve">    }</w:delText>
        </w:r>
      </w:del>
      <w:del w:id="4105" w:author="Claude" w:date="2026-09-27T17:00:00Z">
        <w:r>
          <w:br/>
        </w:r>
      </w:del>
      <w:del w:id="4106" w:author="Claude" w:date="2026-09-27T17:00:00Z">
        <w:r>
          <w:delText xml:space="preserve">    precondition {</w:delText>
        </w:r>
      </w:del>
      <w:del w:id="4107" w:author="Claude" w:date="2026-09-27T17:00:00Z">
        <w:r>
          <w:br/>
        </w:r>
      </w:del>
      <w:del w:id="4108" w:author="Claude" w:date="2026-09-27T17:00:00Z">
        <w:r>
          <w:delText xml:space="preserve">      condition     = var.qualifier == null || contains(try(local.reg.vocab[local.t.vocab], []), var.qualifier)</w:delText>
        </w:r>
      </w:del>
      <w:del w:id="4109" w:author="Claude" w:date="2026-09-27T17:00:00Z">
        <w:r>
          <w:br/>
        </w:r>
      </w:del>
      <w:del w:id="4110" w:author="Claude" w:date="2026-09-27T17:00:00Z">
        <w:r>
          <w:delText xml:space="preserve">      error_message = "Qualifier '${coalesce(var.qualifier, "")}' is not allowed for type '${var.type}'."</w:delText>
        </w:r>
      </w:del>
      <w:del w:id="4111" w:author="Claude" w:date="2026-09-27T17:00:00Z">
        <w:r>
          <w:br/>
        </w:r>
      </w:del>
      <w:del w:id="4112" w:author="Claude" w:date="2026-09-27T17:00:00Z">
        <w:r>
          <w:delText xml:space="preserve">    }</w:delText>
        </w:r>
      </w:del>
      <w:del w:id="4113" w:author="Claude" w:date="2026-09-27T17:00:00Z">
        <w:r>
          <w:br/>
        </w:r>
      </w:del>
      <w:del w:id="4114" w:author="Claude" w:date="2026-09-27T17:00:00Z">
        <w:r>
          <w:delText xml:space="preserve">    precondition {</w:delText>
        </w:r>
      </w:del>
      <w:del w:id="4115" w:author="Claude" w:date="2026-09-27T17:00:00Z">
        <w:r>
          <w:br/>
        </w:r>
      </w:del>
      <w:del w:id="4116" w:author="Claude" w:date="2026-09-27T17:00:00Z">
        <w:r>
          <w:delText xml:space="preserve">      condition     = contains(local.reg.entities[var.org].allowed_regions, local.rgn_key)</w:delText>
        </w:r>
      </w:del>
      <w:del w:id="4117" w:author="Claude" w:date="2026-09-27T17:00:00Z">
        <w:r>
          <w:br/>
        </w:r>
      </w:del>
      <w:del w:id="4118" w:author="Claude" w:date="2026-09-27T17:00:00Z">
        <w:r>
          <w:delText xml:space="preserve">      error_message = "Region '${local.rgn_key}' is not approved for '${var.org}'."</w:delText>
        </w:r>
      </w:del>
      <w:del w:id="4119" w:author="Claude" w:date="2026-09-27T17:00:00Z">
        <w:r>
          <w:br/>
        </w:r>
      </w:del>
      <w:del w:id="4120" w:author="Claude" w:date="2026-09-27T17:00:00Z">
        <w:r>
          <w:delText xml:space="preserve">    }</w:delText>
        </w:r>
      </w:del>
      <w:del w:id="4121" w:author="Claude" w:date="2026-09-27T17:00:00Z">
        <w:r>
          <w:br/>
        </w:r>
      </w:del>
      <w:del w:id="4122" w:author="Claude" w:date="2026-09-27T17:00:00Z">
        <w:r>
          <w:delText xml:space="preserve">    precondition {</w:delText>
        </w:r>
      </w:del>
      <w:del w:id="4123" w:author="Claude" w:date="2026-09-27T17:00:00Z">
        <w:r>
          <w:br/>
        </w:r>
      </w:del>
      <w:del w:id="4124" w:author="Claude" w:date="2026-09-27T17:00:00Z">
        <w:r>
          <w:delText xml:space="preserve">      condition     = length(local.standard) &lt;= 40 &amp;&amp; length(local.compact) &lt;= 15</w:delText>
        </w:r>
      </w:del>
      <w:del w:id="4125" w:author="Claude" w:date="2026-09-27T17:00:00Z">
        <w:r>
          <w:br/>
        </w:r>
      </w:del>
      <w:del w:id="4126" w:author="Claude" w:date="2026-09-27T17:00:00Z">
        <w:r>
          <w:delText xml:space="preserve">      error_message = "Name too long: ${local.standard}"</w:delText>
        </w:r>
      </w:del>
      <w:del w:id="4127" w:author="Claude" w:date="2026-09-27T17:00:00Z">
        <w:r>
          <w:br/>
        </w:r>
      </w:del>
      <w:del w:id="4128" w:author="Claude" w:date="2026-09-27T17:00:00Z">
        <w:r>
          <w:delText xml:space="preserve">    }</w:delText>
        </w:r>
      </w:del>
      <w:del w:id="4129" w:author="Claude" w:date="2026-09-27T17:00:00Z">
        <w:r>
          <w:br/>
        </w:r>
      </w:del>
      <w:del w:id="4130" w:author="Claude" w:date="2026-09-27T17:00:00Z">
        <w:r>
          <w:delText xml:space="preserve">  }</w:delText>
        </w:r>
      </w:del>
      <w:del w:id="4131" w:author="Claude" w:date="2026-09-27T17:00:00Z">
        <w:r>
          <w:br/>
        </w:r>
      </w:del>
      <w:del w:id="4132" w:author="Claude" w:date="2026-09-27T17:00:00Z">
        <w:r>
          <w:delText xml:space="preserve">}</w:delText>
        </w:r>
      </w:del>
      <w:del w:id="4133" w:author="Claude" w:date="2026-09-27T17:00:00Z">
        <w:r>
          <w:br/>
        </w:r>
      </w:del>
      <w:del w:id="4134" w:author="Claude" w:date="2026-09-27T17:00:00Z">
        <w:r>
          <w:br/>
        </w:r>
      </w:del>
      <w:del w:id="4135" w:author="Claude" w:date="2026-09-27T17:00:00Z">
        <w:r>
          <w:delText xml:space="preserve">output "standard" { value = local.standard }   # display names, Linux hostnames</w:delText>
        </w:r>
      </w:del>
      <w:del w:id="4136" w:author="Claude" w:date="2026-09-27T17:00:00Z">
        <w:r>
          <w:br/>
        </w:r>
      </w:del>
      <w:del w:id="4137" w:author="Claude" w:date="2026-09-27T17:00:00Z">
        <w:r>
          <w:delText xml:space="preserve">output "joined"   { value = local.joined }     # bastion, ADB db_name</w:delText>
        </w:r>
      </w:del>
      <w:del w:id="4138" w:author="Claude" w:date="2026-09-27T17:00:00Z">
        <w:r>
          <w:br/>
        </w:r>
      </w:del>
      <w:del w:id="4139" w:author="Claude" w:date="2026-09-27T17:00:00Z">
        <w:r>
          <w:delText xml:space="preserve">output "compact"  { value = local.compact }    # DNS labels, Windows hostnames, DB host prefix</w:delText>
        </w:r>
      </w:del>
      <w:del w:id="4140" w:author="Claude" w:date="2026-09-27T17:00:00Z">
        <w:r>
          <w:br/>
        </w:r>
      </w:del>
      <w:del w:id="4141" w:author="Claude" w:date="2026-09-27T17:00:00Z">
        <w:r>
          <w:delText xml:space="preserve">output "db_short" { value = local.db_short }   # Oracle DB_NAME</w:delText>
        </w:r>
      </w:del>
    </w:p>
    <w:p>
      <w:pPr>
        <w:pStyle w:val="Heading3"/>
        <w:rPr>
          <w:del w:id="4144" w:author="Claude" w:date="2026-09-27T17:00:00Z"/>
        </w:rPr>
      </w:pPr>
      <w:del w:id="4143" w:author="Claude" w:date="2026-09-27T17:00:00Z">
        <w:r>
          <w:delText xml:space="preserve">21.4 Using it</w:delText>
        </w:r>
      </w:del>
    </w:p>
    <w:p>
      <w:pPr>
        <w:pStyle w:val="Code"/>
        <w:rPr>
          <w:del w:id="4191" w:author="Claude" w:date="2026-09-27T17:00:00Z"/>
        </w:rPr>
      </w:pPr>
      <w:bookmarkStart w:id="4" w:name="bongo_lang_hcl_4"/>
      <w:bookmarkEnd w:id="4"/>
      <w:del w:id="4145" w:author="Claude" w:date="2026-09-27T17:00:00Z">
        <w:r>
          <w:delText xml:space="preserve">module "name_cbs_vm" {</w:delText>
        </w:r>
      </w:del>
      <w:del w:id="4146" w:author="Claude" w:date="2026-09-27T17:00:00Z">
        <w:r>
          <w:br/>
        </w:r>
      </w:del>
      <w:del w:id="4147" w:author="Claude" w:date="2026-09-27T17:00:00Z">
        <w:r>
          <w:delText xml:space="preserve">  source    = "git::https://git.bank.internal/platform/tf-oci-naming.git?ref=v1.0.0"</w:delText>
        </w:r>
      </w:del>
      <w:del w:id="4148" w:author="Claude" w:date="2026-09-27T17:00:00Z">
        <w:r>
          <w:br/>
        </w:r>
      </w:del>
      <w:del w:id="4149" w:author="Claude" w:date="2026-09-27T17:00:00Z">
        <w:r>
          <w:delText xml:space="preserve">  count     = 3</w:delText>
        </w:r>
      </w:del>
      <w:del w:id="4150" w:author="Claude" w:date="2026-09-27T17:00:00Z">
        <w:r>
          <w:br/>
        </w:r>
      </w:del>
      <w:del w:id="4151" w:author="Claude" w:date="2026-09-27T17:00:00Z">
        <w:r>
          <w:delText xml:space="preserve">  org       = "cmr"</w:delText>
        </w:r>
      </w:del>
      <w:del w:id="4152" w:author="Claude" w:date="2026-09-27T17:00:00Z">
        <w:r>
          <w:br/>
        </w:r>
      </w:del>
      <w:del w:id="4153" w:author="Claude" w:date="2026-09-27T17:00:00Z">
        <w:r>
          <w:delText xml:space="preserve">  env       = "prd"</w:delText>
        </w:r>
      </w:del>
      <w:del w:id="4154" w:author="Claude" w:date="2026-09-27T17:00:00Z">
        <w:r>
          <w:br/>
        </w:r>
      </w:del>
      <w:del w:id="4155" w:author="Claude" w:date="2026-09-27T17:00:00Z">
        <w:r>
          <w:delText xml:space="preserve">  region    = var.region            # same variable the provider uses</w:delText>
        </w:r>
      </w:del>
      <w:del w:id="4156" w:author="Claude" w:date="2026-09-27T17:00:00Z">
        <w:r>
          <w:br/>
        </w:r>
      </w:del>
      <w:del w:id="4157" w:author="Claude" w:date="2026-09-27T17:00:00Z">
        <w:r>
          <w:delText xml:space="preserve">  type      = "vm"</w:delText>
        </w:r>
      </w:del>
      <w:del w:id="4158" w:author="Claude" w:date="2026-09-27T17:00:00Z">
        <w:r>
          <w:br/>
        </w:r>
      </w:del>
      <w:del w:id="4159" w:author="Claude" w:date="2026-09-27T17:00:00Z">
        <w:r>
          <w:delText xml:space="preserve">  app       = "cbs"</w:delText>
        </w:r>
      </w:del>
      <w:del w:id="4160" w:author="Claude" w:date="2026-09-27T17:00:00Z">
        <w:r>
          <w:br/>
        </w:r>
      </w:del>
      <w:del w:id="4161" w:author="Claude" w:date="2026-09-27T17:00:00Z">
        <w:r>
          <w:delText xml:space="preserve">  qualifier = "ol"</w:delText>
        </w:r>
      </w:del>
      <w:del w:id="4162" w:author="Claude" w:date="2026-09-27T17:00:00Z">
        <w:r>
          <w:br/>
        </w:r>
      </w:del>
      <w:del w:id="4163" w:author="Claude" w:date="2026-09-27T17:00:00Z">
        <w:r>
          <w:delText xml:space="preserve">  seq       = count.index + 1</w:delText>
        </w:r>
      </w:del>
      <w:del w:id="4164" w:author="Claude" w:date="2026-09-27T17:00:00Z">
        <w:r>
          <w:br/>
        </w:r>
      </w:del>
      <w:del w:id="4165" w:author="Claude" w:date="2026-09-27T17:00:00Z">
        <w:r>
          <w:delText xml:space="preserve">}</w:delText>
        </w:r>
      </w:del>
      <w:del w:id="4166" w:author="Claude" w:date="2026-09-27T17:00:00Z">
        <w:r>
          <w:br/>
        </w:r>
      </w:del>
      <w:del w:id="4167" w:author="Claude" w:date="2026-09-27T17:00:00Z">
        <w:r>
          <w:br/>
        </w:r>
      </w:del>
      <w:del w:id="4168" w:author="Claude" w:date="2026-09-27T17:00:00Z">
        <w:r>
          <w:delText xml:space="preserve">resource "oci_core_instance" "cbs" {</w:delText>
        </w:r>
      </w:del>
      <w:del w:id="4169" w:author="Claude" w:date="2026-09-27T17:00:00Z">
        <w:r>
          <w:br/>
        </w:r>
      </w:del>
      <w:del w:id="4170" w:author="Claude" w:date="2026-09-27T17:00:00Z">
        <w:r>
          <w:delText xml:space="preserve">  count          = 3</w:delText>
        </w:r>
      </w:del>
      <w:del w:id="4171" w:author="Claude" w:date="2026-09-27T17:00:00Z">
        <w:r>
          <w:br/>
        </w:r>
      </w:del>
      <w:del w:id="4172" w:author="Claude" w:date="2026-09-27T17:00:00Z">
        <w:r>
          <w:delText xml:space="preserve">  display_name   = module.name_cbs_vm[count.index].standard   # cmr-prd-</w:delText>
        </w:r>
      </w:del>
      <w:del w:id="4173" w:author="Claude" w:date="2026-09-27T17:00:00Z">
        <w:r>
          <w:delText xml:space="preserve">dc1</w:delText>
        </w:r>
      </w:del>
      <w:del w:id="4174" w:author="Claude" w:date="2026-09-27T17:00:00Z">
        <w:r>
          <w:delText xml:space="preserve">-vm-cbs-ol-01..03</w:delText>
        </w:r>
      </w:del>
      <w:del w:id="4175" w:author="Claude" w:date="2026-09-27T17:00:00Z">
        <w:r>
          <w:br/>
        </w:r>
      </w:del>
      <w:del w:id="4176" w:author="Claude" w:date="2026-09-27T17:00:00Z">
        <w:r>
          <w:delText xml:space="preserve">  compartment_id = var.compartment_ocid</w:delText>
        </w:r>
      </w:del>
      <w:del w:id="4177" w:author="Claude" w:date="2026-09-27T17:00:00Z">
        <w:r>
          <w:br/>
        </w:r>
      </w:del>
      <w:del w:id="4178" w:author="Claude" w:date="2026-09-27T17:00:00Z">
        <w:r>
          <w:delText xml:space="preserve">  create_vnic_details {</w:delText>
        </w:r>
      </w:del>
      <w:del w:id="4179" w:author="Claude" w:date="2026-09-27T17:00:00Z">
        <w:r>
          <w:br/>
        </w:r>
      </w:del>
      <w:del w:id="4180" w:author="Claude" w:date="2026-09-27T17:00:00Z">
        <w:r>
          <w:delText xml:space="preserve">    hostname_label = module.name_cbs_vm[count.index].standard</w:delText>
        </w:r>
      </w:del>
      <w:del w:id="4181" w:author="Claude" w:date="2026-09-27T17:00:00Z">
        <w:r>
          <w:br/>
        </w:r>
      </w:del>
      <w:del w:id="4182" w:author="Claude" w:date="2026-09-27T17:00:00Z">
        <w:r>
          <w:delText xml:space="preserve">    subnet_id      = var.subnet_ocid</w:delText>
        </w:r>
      </w:del>
      <w:del w:id="4183" w:author="Claude" w:date="2026-09-27T17:00:00Z">
        <w:r>
          <w:br/>
        </w:r>
      </w:del>
      <w:del w:id="4184" w:author="Claude" w:date="2026-09-27T17:00:00Z">
        <w:r>
          <w:delText xml:space="preserve">  }</w:delText>
        </w:r>
      </w:del>
      <w:del w:id="4185" w:author="Claude" w:date="2026-09-27T17:00:00Z">
        <w:r>
          <w:br/>
        </w:r>
      </w:del>
      <w:del w:id="4186" w:author="Claude" w:date="2026-09-27T17:00:00Z">
        <w:r>
          <w:delText xml:space="preserve">  defined_tags = module.tags.defined_tags                      # from tf-oci-tags module</w:delText>
        </w:r>
      </w:del>
      <w:del w:id="4187" w:author="Claude" w:date="2026-09-27T17:00:00Z">
        <w:r>
          <w:br/>
        </w:r>
      </w:del>
      <w:del w:id="4188" w:author="Claude" w:date="2026-09-27T17:00:00Z">
        <w:r>
          <w:delText xml:space="preserve">  # ...</w:delText>
        </w:r>
      </w:del>
      <w:del w:id="4189" w:author="Claude" w:date="2026-09-27T17:00:00Z">
        <w:r>
          <w:br/>
        </w:r>
      </w:del>
      <w:del w:id="4190" w:author="Claude" w:date="2026-09-27T17:00:00Z">
        <w:r>
          <w:delText xml:space="preserve">}</w:delText>
        </w:r>
      </w:del>
    </w:p>
    <w:p>
      <w:pPr>
        <w:rPr>
          <w:del w:id="4193" w:author="Claude" w:date="2026-09-27T17:00:00Z"/>
        </w:rPr>
      </w:pPr>
      <w:del w:id="4192" w:author="Claude" w:date="2026-09-27T17:00:00Z">
        <w:r>
          <w:rPr>
            <w:b/>
          </w:rPr>
          <w:delText xml:space="preserve">Implementation rules [REC]:</w:delText>
        </w:r>
      </w:del>
    </w:p>
    <w:p>
      <w:pPr>
        <w:pStyle w:val="ListParagraph"/>
        <w:numPr>
          <w:ilvl w:val="0"/>
          <w:numId w:val="15"/>
        </w:numPr>
        <w:rPr>
          <w:del w:id="4200" w:author="Claude" w:date="2026-09-27T17:00:00Z"/>
        </w:rPr>
      </w:pPr>
      <w:del w:id="4194" w:author="Claude" w:date="2026-09-27T17:00:00Z">
        <w:r>
          <w:rPr>
            <w:rStyle w:val="CodeChar"/>
          </w:rPr>
          <w:delText xml:space="preserve">seq</w:delText>
        </w:r>
      </w:del>
      <w:del w:id="4195" w:author="Claude" w:date="2026-09-27T17:00:00Z">
        <w:r>
          <w:delText xml:space="preserve"> is allocated </w:delText>
        </w:r>
      </w:del>
      <w:del w:id="4196" w:author="Claude" w:date="2026-09-27T17:00:00Z">
        <w:r>
          <w:rPr>
            <w:b/>
          </w:rPr>
          <w:delText xml:space="preserve">explicitly in code</w:delText>
        </w:r>
      </w:del>
      <w:del w:id="4197" w:author="Claude" w:date="2026-09-27T17:00:00Z">
        <w:r>
          <w:delText xml:space="preserve"> (</w:delText>
        </w:r>
      </w:del>
      <w:del w:id="4198" w:author="Claude" w:date="2026-09-27T17:00:00Z">
        <w:r>
          <w:rPr>
            <w:rStyle w:val="CodeChar"/>
          </w:rPr>
          <w:delText xml:space="preserve">count.index + 1</w:delText>
        </w:r>
      </w:del>
      <w:del w:id="4199" w:author="Claude" w:date="2026-09-27T17:00:00Z">
        <w:r>
          <w:delText xml:space="preserve">, a map key, or a fixed value), never by querying OCI for the next free number: that is non-deterministic and races between pipelines.</w:delText>
        </w:r>
      </w:del>
    </w:p>
    <w:p>
      <w:pPr>
        <w:pStyle w:val="ListParagraph"/>
        <w:numPr>
          <w:ilvl w:val="0"/>
          <w:numId w:val="15"/>
        </w:numPr>
        <w:rPr>
          <w:del w:id="4208" w:author="Claude" w:date="2026-09-27T17:00:00Z"/>
        </w:rPr>
      </w:pPr>
      <w:del w:id="4201" w:author="Claude" w:date="2026-09-27T17:00:00Z">
        <w:r>
          <w:delText xml:space="preserve">Service modules take </w:delText>
        </w:r>
      </w:del>
      <w:del w:id="4202" w:author="Claude" w:date="2026-09-27T17:00:00Z">
        <w:r>
          <w:rPr>
            <w:rStyle w:val="CodeChar"/>
          </w:rPr>
          <w:delText xml:space="preserve">app</w:delText>
        </w:r>
      </w:del>
      <w:del w:id="4203" w:author="Claude" w:date="2026-09-27T17:00:00Z">
        <w:r>
          <w:delText xml:space="preserve">, </w:delText>
        </w:r>
      </w:del>
      <w:del w:id="4204" w:author="Claude" w:date="2026-09-27T17:00:00Z">
        <w:r>
          <w:rPr>
            <w:rStyle w:val="CodeChar"/>
          </w:rPr>
          <w:delText xml:space="preserve">env</w:delText>
        </w:r>
      </w:del>
      <w:del w:id="4205" w:author="Claude" w:date="2026-09-27T17:00:00Z">
        <w:r>
          <w:delText xml:space="preserve"> and </w:delText>
        </w:r>
      </w:del>
      <w:del w:id="4206" w:author="Claude" w:date="2026-09-27T17:00:00Z">
        <w:r>
          <w:rPr>
            <w:rStyle w:val="CodeChar"/>
          </w:rPr>
          <w:delText xml:space="preserve">qualifier</w:delText>
        </w:r>
      </w:del>
      <w:del w:id="4207" w:author="Claude" w:date="2026-09-27T17:00:00Z">
        <w:r>
          <w:delText xml:space="preserve"> as inputs and call the naming module internally; application teams never see or pass a display name.</w:delText>
        </w:r>
      </w:del>
    </w:p>
    <w:p>
      <w:pPr>
        <w:pStyle w:val="ListParagraph"/>
        <w:numPr>
          <w:ilvl w:val="0"/>
          <w:numId w:val="15"/>
        </w:numPr>
        <w:rPr>
          <w:del w:id="4212" w:author="Claude" w:date="2026-09-27T17:00:00Z"/>
        </w:rPr>
      </w:pPr>
      <w:del w:id="4209" w:author="Claude" w:date="2026-09-27T17:00:00Z">
        <w:r>
          <w:delText xml:space="preserve">A companion </w:delText>
        </w:r>
      </w:del>
      <w:del w:id="4210" w:author="Claude" w:date="2026-09-27T17:00:00Z">
        <w:r>
          <w:rPr>
            <w:rStyle w:val="CodeChar"/>
          </w:rPr>
          <w:delText xml:space="preserve">tf-oci-tags</w:delText>
        </w:r>
      </w:del>
      <w:del w:id="4211" w:author="Claude" w:date="2026-09-27T17:00:00Z">
        <w:r>
          <w:delText xml:space="preserve"> module builds the mandatory defined tags from the same inputs plus owner and cost values, so the name and tags cannot disagree on entity or environment.</w:delText>
        </w:r>
      </w:del>
    </w:p>
    <w:p>
      <w:pPr>
        <w:pStyle w:val="ListParagraph"/>
        <w:numPr>
          <w:ilvl w:val="0"/>
          <w:numId w:val="15"/>
        </w:numPr>
        <w:rPr>
          <w:del w:id="4216" w:author="Claude" w:date="2026-09-27T17:00:00Z"/>
        </w:rPr>
      </w:pPr>
      <w:del w:id="4213" w:author="Claude" w:date="2026-09-27T17:00:00Z">
        <w:r>
          <w:delText xml:space="preserve">The same module is published as an </w:delText>
        </w:r>
      </w:del>
      <w:del w:id="4214" w:author="Claude" w:date="2026-09-27T17:00:00Z">
        <w:r>
          <w:rPr>
            <w:b/>
          </w:rPr>
          <w:delText xml:space="preserve">OCI Resource Manager private template</w:delText>
        </w:r>
      </w:del>
      <w:del w:id="4215" w:author="Claude" w:date="2026-09-27T17:00:00Z">
        <w:r>
          <w:delText xml:space="preserve">, so teams using ORM through the Console also get generated names.</w:delText>
        </w:r>
      </w:del>
    </w:p>
    <w:p>
      <w:pPr>
        <w:pStyle w:val="Heading2"/>
        <w:rPr>
          <w:del w:id="4218" w:author="Claude" w:date="2026-09-27T17:00:00Z"/>
        </w:rPr>
      </w:pPr>
      <w:del w:id="4217" w:author="Claude" w:date="2026-09-27T17:00:00Z">
        <w:r>
          <w:delText xml:space="preserve">22. Automated Validation</w:delText>
        </w:r>
      </w:del>
    </w:p>
    <w:p>
      <w:pPr>
        <w:rPr>
          <w:del w:id="4226" w:author="Claude" w:date="2026-09-27T17:00:00Z"/>
        </w:rPr>
      </w:pPr>
      <w:del w:id="4219" w:author="Claude" w:date="2026-09-27T17:00:00Z">
        <w:r>
          <w:delText xml:space="preserve">One validator library (regex + registry lookups + per-type length rules) runs in four places: the Terraform module, the CI pipeline, a pre-commit hook, and a nightly tenancy scan. A regex alone is not enough: </w:delText>
        </w:r>
      </w:del>
      <w:del w:id="4220" w:author="Claude" w:date="2026-09-27T17:00:00Z">
        <w:r>
          <w:rPr>
            <w:rStyle w:val="CodeChar"/>
          </w:rPr>
          <w:delText xml:space="preserve">cmr-prd-</w:delText>
        </w:r>
      </w:del>
      <w:del w:id="4221" w:author="Claude" w:date="2026-09-27T17:00:00Z">
        <w:r>
          <w:rPr>
            <w:rStyle w:val="CodeChar"/>
          </w:rPr>
          <w:delText xml:space="preserve">dc1</w:delText>
        </w:r>
      </w:del>
      <w:del w:id="4222" w:author="Claude" w:date="2026-09-27T17:00:00Z">
        <w:r>
          <w:rPr>
            <w:rStyle w:val="CodeChar"/>
          </w:rPr>
          <w:delText xml:space="preserve">-vm-zzz-ol-01</w:delText>
        </w:r>
      </w:del>
      <w:del w:id="4223" w:author="Claude" w:date="2026-09-27T17:00:00Z">
        <w:r>
          <w:delText xml:space="preserve"> matches the shape but </w:delText>
        </w:r>
      </w:del>
      <w:del w:id="4224" w:author="Claude" w:date="2026-09-27T17:00:00Z">
        <w:r>
          <w:rPr>
            <w:rStyle w:val="CodeChar"/>
          </w:rPr>
          <w:delText xml:space="preserve">zzz</w:delText>
        </w:r>
      </w:del>
      <w:del w:id="4225" w:author="Claude" w:date="2026-09-27T17:00:00Z">
        <w:r>
          <w:delText xml:space="preserve"> is not a registered application.</w:delText>
        </w:r>
      </w:del>
    </w:p>
    <w:p>
      <w:pPr>
        <w:pStyle w:val="Heading3"/>
        <w:rPr>
          <w:del w:id="4228" w:author="Claude" w:date="2026-09-27T17:00:00Z"/>
        </w:rPr>
      </w:pPr>
      <w:del w:id="4227" w:author="Claude" w:date="2026-09-27T17:00:00Z">
        <w:r>
          <w:delText xml:space="preserve">22.1 Regular expressions</w:delText>
        </w:r>
      </w:del>
    </w:p>
    <w:p>
      <w:pPr>
        <w:rPr>
          <w:del w:id="4230" w:author="Claude" w:date="2026-09-27T17:00:00Z"/>
        </w:rPr>
      </w:pPr>
      <w:del w:id="4229" w:author="Claude" w:date="2026-09-27T17:00:00Z">
        <w:r>
          <w:rPr>
            <w:b/>
          </w:rPr>
          <w:delText xml:space="preserve">Standard Name, regional:</w:delText>
        </w:r>
      </w:del>
    </w:p>
    <w:p>
      <w:pPr>
        <w:pStyle w:val="Code"/>
        <w:rPr>
          <w:del w:id="4234" w:author="Claude" w:date="2026-09-27T17:00:00Z"/>
        </w:rPr>
      </w:pPr>
      <w:del w:id="4231" w:author="Claude" w:date="2026-09-27T17:00:00Z">
        <w:r>
          <w:delText xml:space="preserve">^(?&lt;org&gt;[a-z][a-z0-9]{2})-(?&lt;env&gt;(prd|stg|uat|sit|prf|dev|trn|sbx|npd)[2-9]?)-</w:delText>
        </w:r>
      </w:del>
      <w:del w:id="4232" w:author="Claude" w:date="2026-09-27T17:00:00Z">
        <w:r>
          <w:delText xml:space="preserve">(?&lt;rgn&gt;dc[1-9])</w:delText>
        </w:r>
      </w:del>
      <w:del w:id="4233" w:author="Claude" w:date="2026-09-27T17:00:00Z">
        <w:r>
          <w:delText xml:space="preserve">-(?&lt;type&gt;[a-z]{2,4})-(?&lt;app&gt;[a-z][a-z0-9]{2,4})(-(?&lt;qual&gt;[a-z][a-z0-9]{1,5}))?-(?&lt;nn&gt;0[1-9]|[1-9][0-9])$</w:delText>
        </w:r>
      </w:del>
    </w:p>
    <w:p>
      <w:pPr>
        <w:rPr>
          <w:del w:id="4239" w:author="Claude" w:date="2026-09-27T17:00:00Z"/>
        </w:rPr>
      </w:pPr>
      <w:del w:id="4235" w:author="Claude" w:date="2026-09-27T17:00:00Z">
        <w:r>
          <w:rPr>
            <w:b/>
          </w:rPr>
          <w:delText xml:space="preserve">Standard Name, global</w:delText>
        </w:r>
      </w:del>
      <w:del w:id="4236" w:author="Claude" w:date="2026-09-27T17:00:00Z">
        <w:r>
          <w:delText xml:space="preserve"> (IAM and governance): the same without the </w:delText>
        </w:r>
      </w:del>
      <w:del w:id="4237" w:author="Claude" w:date="2026-09-27T17:00:00Z">
        <w:r>
          <w:rPr>
            <w:rStyle w:val="CodeChar"/>
          </w:rPr>
          <w:delText xml:space="preserve">rgn</w:delText>
        </w:r>
      </w:del>
      <w:del w:id="4238" w:author="Claude" w:date="2026-09-27T17:00:00Z">
        <w:r>
          <w:delText xml:space="preserve"> group.</w:delText>
        </w:r>
      </w:del>
    </w:p>
    <w:p>
      <w:pPr>
        <w:pStyle w:val="Code"/>
        <w:rPr>
          <w:del w:id="4241" w:author="Claude" w:date="2026-09-27T17:00:00Z"/>
        </w:rPr>
      </w:pPr>
      <w:del w:id="4240" w:author="Claude" w:date="2026-09-27T17:00:00Z">
        <w:r>
          <w:delText xml:space="preserve">^(?&lt;org&gt;[a-z][a-z0-9]{2})-(?&lt;env&gt;(prd|stg|uat|sit|prf|dev|trn|sbx|npd)[2-9]?)-(?&lt;type&gt;[a-z]{2,4})-(?&lt;app&gt;[a-z][a-z0-9]{2,4})(-(?&lt;qual&gt;[a-z][a-z0-9]{1,5}))?-(?&lt;nn&gt;0[1-9]|[1-9][0-9])$</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4242" w:author="Claude" w:date="2026-09-27T17:00:00Z"/>
        </w:trPr>
        <w:tc>
          <w:tcPr>
            <w:tcW w:w="3120" w:type="dxa"/>
            <w:shd w:val="clear" w:color="auto" w:fill="F2F2F2"/>
          </w:tcPr>
          <w:p>
            <w:pPr/>
            <w:del w:id="4243" w:author="Claude" w:date="2026-09-27T17:00:00Z">
              <w:r>
                <w:delText xml:space="preserve">Form</w:delText>
              </w:r>
            </w:del>
          </w:p>
        </w:tc>
        <w:tc>
          <w:tcPr>
            <w:tcW w:w="3120" w:type="dxa"/>
            <w:shd w:val="clear" w:color="auto" w:fill="F2F2F2"/>
          </w:tcPr>
          <w:p>
            <w:pPr/>
            <w:del w:id="4244" w:author="Claude" w:date="2026-09-27T17:00:00Z">
              <w:r>
                <w:delText xml:space="preserve">Regex</w:delText>
              </w:r>
            </w:del>
          </w:p>
        </w:tc>
        <w:tc>
          <w:tcPr>
            <w:tcW w:w="3120" w:type="dxa"/>
            <w:shd w:val="clear" w:color="auto" w:fill="F2F2F2"/>
          </w:tcPr>
          <w:p>
            <w:pPr/>
            <w:del w:id="4245" w:author="Claude" w:date="2026-09-27T17:00:00Z">
              <w:r>
                <w:delText xml:space="preserve">Max</w:delText>
              </w:r>
            </w:del>
          </w:p>
        </w:tc>
      </w:tr>
      <w:tr>
        <w:trPr>
          <w:del w:id="4246" w:author="Claude" w:date="2026-09-27T17:00:00Z"/>
        </w:trPr>
        <w:tc>
          <w:tcPr>
            <w:tcW w:w="3120" w:type="dxa"/>
          </w:tcPr>
          <w:p>
            <w:pPr/>
            <w:del w:id="4247" w:author="Claude" w:date="2026-09-27T17:00:00Z">
              <w:r>
                <w:delText xml:space="preserve">Custom image (exception)</w:delText>
              </w:r>
            </w:del>
          </w:p>
        </w:tc>
        <w:tc>
          <w:tcPr>
            <w:tcW w:w="3120" w:type="dxa"/>
          </w:tcPr>
          <w:p>
            <w:pPr/>
            <w:del w:id="4248" w:author="Claude" w:date="2026-09-27T17:00:00Z">
              <w:r>
                <w:rPr>
                  <w:rStyle w:val="CodeChar"/>
                </w:rPr>
                <w:delText xml:space="preserve">^[a-z][a-z0-9]{2}-(prd|npd)</w:delText>
              </w:r>
            </w:del>
            <w:del w:id="4249" w:author="Claude" w:date="2026-09-27T17:00:00Z">
              <w:r>
                <w:rPr>
                  <w:rStyle w:val="CodeChar"/>
                </w:rPr>
                <w:delText xml:space="preserve">-dc[1-9]-img-</w:delText>
              </w:r>
            </w:del>
            <w:del w:id="4250" w:author="Claude" w:date="2026-09-27T17:00:00Z">
              <w:r>
                <w:rPr>
                  <w:rStyle w:val="CodeChar"/>
                </w:rPr>
                <w:delText xml:space="preserve">[a-z][a-z0-9]{2,4}-[a-z][a-z0-9]{1,5}-20[0-9]{6}$</w:delText>
              </w:r>
            </w:del>
          </w:p>
        </w:tc>
        <w:tc>
          <w:tcPr>
            <w:tcW w:w="3120" w:type="dxa"/>
          </w:tcPr>
          <w:p>
            <w:pPr/>
            <w:del w:id="4251" w:author="Claude" w:date="2026-09-27T17:00:00Z">
              <w:r>
                <w:delText xml:space="preserve">40</w:delText>
              </w:r>
            </w:del>
          </w:p>
        </w:tc>
      </w:tr>
      <w:tr>
        <w:trPr>
          <w:del w:id="4252" w:author="Claude" w:date="2026-09-27T17:00:00Z"/>
        </w:trPr>
        <w:tc>
          <w:tcPr>
            <w:tcW w:w="3120" w:type="dxa"/>
          </w:tcPr>
          <w:p>
            <w:pPr/>
            <w:del w:id="4253" w:author="Claude" w:date="2026-09-27T17:00:00Z">
              <w:r>
                <w:delText xml:space="preserve">Compartment</w:delText>
              </w:r>
            </w:del>
          </w:p>
        </w:tc>
        <w:tc>
          <w:tcPr>
            <w:tcW w:w="3120" w:type="dxa"/>
          </w:tcPr>
          <w:p>
            <w:pPr/>
            <w:del w:id="4254" w:author="Claude" w:date="2026-09-27T17:00:00Z">
              <w:r>
                <w:rPr>
                  <w:rStyle w:val="CodeChar"/>
                </w:rPr>
                <w:delText xml:space="preserve">^[a-z][a-z0-9]{1,4}(-[a-z][a-z0-9]{1,4}){0,4}$</w:delText>
              </w:r>
            </w:del>
          </w:p>
        </w:tc>
        <w:tc>
          <w:tcPr>
            <w:tcW w:w="3120" w:type="dxa"/>
          </w:tcPr>
          <w:p>
            <w:pPr/>
            <w:del w:id="4255" w:author="Claude" w:date="2026-09-27T17:00:00Z">
              <w:r>
                <w:delText xml:space="preserve">100 [OCI]</w:delText>
              </w:r>
            </w:del>
          </w:p>
        </w:tc>
      </w:tr>
      <w:tr>
        <w:trPr>
          <w:del w:id="4256" w:author="Claude" w:date="2026-09-27T17:00:00Z"/>
        </w:trPr>
        <w:tc>
          <w:tcPr>
            <w:tcW w:w="3120" w:type="dxa"/>
          </w:tcPr>
          <w:p>
            <w:pPr/>
            <w:del w:id="4257" w:author="Claude" w:date="2026-09-27T17:00:00Z">
              <w:r>
                <w:delText xml:space="preserve">Compact Name</w:delText>
              </w:r>
            </w:del>
          </w:p>
        </w:tc>
        <w:tc>
          <w:tcPr>
            <w:tcW w:w="3120" w:type="dxa"/>
          </w:tcPr>
          <w:p>
            <w:pPr/>
            <w:del w:id="4258" w:author="Claude" w:date="2026-09-27T17:00:00Z">
              <w:r>
                <w:rPr>
                  <w:rStyle w:val="CodeChar"/>
                </w:rPr>
                <w:delText xml:space="preserve">^[a-z][a-z0-9]{2}</w:delText>
              </w:r>
            </w:del>
            <w:del w:id="4259" w:author="Claude" w:date="2026-09-27T17:00:00Z">
              <w:r>
                <w:rPr>
                  <w:rStyle w:val="CodeChar"/>
                </w:rPr>
                <w:delText xml:space="preserve">[a-z][2-9]?dc[1-9][a-z]</w:delText>
              </w:r>
            </w:del>
            <w:del w:id="4260" w:author="Claude" w:date="2026-09-27T17:00:00Z">
              <w:r>
                <w:rPr>
                  <w:rStyle w:val="CodeChar"/>
                </w:rPr>
                <w:delText xml:space="preserve">[a-z0-9]{2,4}[0-9]{2}$</w:delText>
              </w:r>
            </w:del>
          </w:p>
        </w:tc>
        <w:tc>
          <w:tcPr>
            <w:tcW w:w="3120" w:type="dxa"/>
          </w:tcPr>
          <w:p>
            <w:pPr/>
            <w:del w:id="4261" w:author="Claude" w:date="2026-09-27T17:00:00Z">
              <w:r>
                <w:delText xml:space="preserve">15</w:delText>
              </w:r>
            </w:del>
          </w:p>
        </w:tc>
      </w:tr>
      <w:tr>
        <w:trPr>
          <w:del w:id="4262" w:author="Claude" w:date="2026-09-27T17:00:00Z"/>
        </w:trPr>
        <w:tc>
          <w:tcPr>
            <w:tcW w:w="3120" w:type="dxa"/>
          </w:tcPr>
          <w:p>
            <w:pPr/>
            <w:del w:id="4263" w:author="Claude" w:date="2026-09-27T17:00:00Z">
              <w:r>
                <w:delText xml:space="preserve">Joined Name</w:delText>
              </w:r>
            </w:del>
          </w:p>
        </w:tc>
        <w:tc>
          <w:tcPr>
            <w:tcW w:w="3120" w:type="dxa"/>
          </w:tcPr>
          <w:p>
            <w:pPr/>
            <w:del w:id="4264" w:author="Claude" w:date="2026-09-27T17:00:00Z">
              <w:r>
                <w:rPr>
                  <w:rStyle w:val="CodeChar"/>
                </w:rPr>
                <w:delText xml:space="preserve">^[a-z][a-z0-9]{9,29}$</w:delText>
              </w:r>
            </w:del>
          </w:p>
        </w:tc>
        <w:tc>
          <w:tcPr>
            <w:tcW w:w="3120" w:type="dxa"/>
          </w:tcPr>
          <w:p>
            <w:pPr/>
            <w:del w:id="4265" w:author="Claude" w:date="2026-09-27T17:00:00Z">
              <w:r>
                <w:delText xml:space="preserve">30</w:delText>
              </w:r>
            </w:del>
          </w:p>
        </w:tc>
      </w:tr>
      <w:tr>
        <w:trPr>
          <w:del w:id="4266" w:author="Claude" w:date="2026-09-27T17:00:00Z"/>
        </w:trPr>
        <w:tc>
          <w:tcPr>
            <w:tcW w:w="3120" w:type="dxa"/>
          </w:tcPr>
          <w:p>
            <w:pPr/>
            <w:del w:id="4267" w:author="Claude" w:date="2026-09-27T17:00:00Z">
              <w:r>
                <w:delText xml:space="preserve">DB Short Name</w:delText>
              </w:r>
            </w:del>
          </w:p>
        </w:tc>
        <w:tc>
          <w:tcPr>
            <w:tcW w:w="3120" w:type="dxa"/>
          </w:tcPr>
          <w:p>
            <w:pPr/>
            <w:del w:id="4268" w:author="Claude" w:date="2026-09-27T17:00:00Z">
              <w:r>
                <w:rPr>
                  <w:rStyle w:val="CodeChar"/>
                </w:rPr>
                <w:delText xml:space="preserve">^[a-z][a-z0-9]{2,4}[a-z][2-9]?[1-9]$</w:delText>
              </w:r>
            </w:del>
          </w:p>
        </w:tc>
        <w:tc>
          <w:tcPr>
            <w:tcW w:w="3120" w:type="dxa"/>
          </w:tcPr>
          <w:p>
            <w:pPr/>
            <w:del w:id="4269" w:author="Claude" w:date="2026-09-27T17:00:00Z">
              <w:r>
                <w:delText xml:space="preserve">8</w:delText>
              </w:r>
            </w:del>
          </w:p>
        </w:tc>
      </w:tr>
      <w:tr>
        <w:trPr>
          <w:del w:id="4270" w:author="Claude" w:date="2026-09-27T17:00:00Z"/>
        </w:trPr>
        <w:tc>
          <w:tcPr>
            <w:tcW w:w="3120" w:type="dxa"/>
          </w:tcPr>
          <w:p>
            <w:pPr/>
            <w:del w:id="4271" w:author="Claude" w:date="2026-09-27T17:00:00Z">
              <w:r>
                <w:delText xml:space="preserve">DB_UNIQUE_NAME</w:delText>
              </w:r>
            </w:del>
          </w:p>
        </w:tc>
        <w:tc>
          <w:tcPr>
            <w:tcW w:w="3120" w:type="dxa"/>
          </w:tcPr>
          <w:p>
            <w:pPr/>
            <w:del w:id="4272" w:author="Claude" w:date="2026-09-27T17:00:00Z">
              <w:r>
                <w:rPr>
                  <w:rStyle w:val="CodeChar"/>
                </w:rPr>
                <w:delText xml:space="preserve">^[a-z][a-z0-9]{3,7}_[a-z][a-z0-9]{2}</w:delText>
              </w:r>
            </w:del>
            <w:del w:id="4273" w:author="Claude" w:date="2026-09-27T17:00:00Z">
              <w:r>
                <w:rPr>
                  <w:rStyle w:val="CodeChar"/>
                </w:rPr>
                <w:delText xml:space="preserve">_dc[1-9]$</w:delText>
              </w:r>
            </w:del>
          </w:p>
        </w:tc>
        <w:tc>
          <w:tcPr>
            <w:tcW w:w="3120" w:type="dxa"/>
          </w:tcPr>
          <w:p>
            <w:pPr/>
            <w:del w:id="4274" w:author="Claude" w:date="2026-09-27T17:00:00Z">
              <w:r>
                <w:delText xml:space="preserve">30</w:delText>
              </w:r>
            </w:del>
          </w:p>
        </w:tc>
      </w:tr>
      <w:tr>
        <w:trPr>
          <w:del w:id="4275" w:author="Claude" w:date="2026-09-27T17:00:00Z"/>
        </w:trPr>
        <w:tc>
          <w:tcPr>
            <w:tcW w:w="3120" w:type="dxa"/>
          </w:tcPr>
          <w:p>
            <w:pPr/>
            <w:del w:id="4276" w:author="Claude" w:date="2026-09-27T17:00:00Z">
              <w:r>
                <w:delText xml:space="preserve">Subnet DNS label</w:delText>
              </w:r>
            </w:del>
          </w:p>
        </w:tc>
        <w:tc>
          <w:tcPr>
            <w:tcW w:w="3120" w:type="dxa"/>
          </w:tcPr>
          <w:p>
            <w:pPr/>
            <w:del w:id="4277" w:author="Claude" w:date="2026-09-27T17:00:00Z">
              <w:r>
                <w:rPr>
                  <w:rStyle w:val="CodeChar"/>
                </w:rPr>
                <w:delText xml:space="preserve">^[a-z]{2,4}[0-9]{2}$</w:delText>
              </w:r>
            </w:del>
          </w:p>
        </w:tc>
        <w:tc>
          <w:tcPr>
            <w:tcW w:w="3120" w:type="dxa"/>
          </w:tcPr>
          <w:p>
            <w:pPr/>
            <w:del w:id="4278" w:author="Claude" w:date="2026-09-27T17:00:00Z">
              <w:r>
                <w:delText xml:space="preserve">15</w:delText>
              </w:r>
            </w:del>
          </w:p>
        </w:tc>
      </w:tr>
    </w:tbl>
    <w:p>
      <w:pPr>
        <w:pStyle w:val="Heading3"/>
        <w:rPr>
          <w:del w:id="4280" w:author="Claude" w:date="2026-09-27T17:00:00Z"/>
        </w:rPr>
      </w:pPr>
      <w:del w:id="4279" w:author="Claude" w:date="2026-09-27T17:00:00Z">
        <w:r>
          <w:delText xml:space="preserve">22.2 Validation rules (applied in order)</w:delText>
        </w:r>
      </w:del>
    </w:p>
    <w:p>
      <w:pPr>
        <w:pStyle w:val="ListParagraph"/>
        <w:numPr>
          <w:ilvl w:val="0"/>
          <w:numId w:val="16"/>
        </w:numPr>
        <w:rPr>
          <w:del w:id="4288" w:author="Claude" w:date="2026-09-27T17:00:00Z"/>
        </w:rPr>
      </w:pPr>
      <w:del w:id="4281" w:author="Claude" w:date="2026-09-27T17:00:00Z">
        <w:r>
          <w:delText xml:space="preserve">Characters: only </w:delText>
        </w:r>
      </w:del>
      <w:del w:id="4282" w:author="Claude" w:date="2026-09-27T17:00:00Z">
        <w:r>
          <w:rPr>
            <w:rStyle w:val="CodeChar"/>
          </w:rPr>
          <w:delText xml:space="preserve">a-z</w:delText>
        </w:r>
      </w:del>
      <w:del w:id="4283" w:author="Claude" w:date="2026-09-27T17:00:00Z">
        <w:r>
          <w:delText xml:space="preserve">, </w:delText>
        </w:r>
      </w:del>
      <w:del w:id="4284" w:author="Claude" w:date="2026-09-27T17:00:00Z">
        <w:r>
          <w:rPr>
            <w:rStyle w:val="CodeChar"/>
          </w:rPr>
          <w:delText xml:space="preserve">0-9</w:delText>
        </w:r>
      </w:del>
      <w:del w:id="4285" w:author="Claude" w:date="2026-09-27T17:00:00Z">
        <w:r>
          <w:delText xml:space="preserve">, </w:delText>
        </w:r>
      </w:del>
      <w:del w:id="4286" w:author="Claude" w:date="2026-09-27T17:00:00Z">
        <w:r>
          <w:rPr>
            <w:rStyle w:val="CodeChar"/>
          </w:rPr>
          <w:delText xml:space="preserve">-</w:delText>
        </w:r>
      </w:del>
      <w:del w:id="4287" w:author="Claude" w:date="2026-09-27T17:00:00Z">
        <w:r>
          <w:delText xml:space="preserve">; no leading, trailing or double hyphen.</w:delText>
        </w:r>
      </w:del>
    </w:p>
    <w:p>
      <w:pPr>
        <w:pStyle w:val="ListParagraph"/>
        <w:numPr>
          <w:ilvl w:val="0"/>
          <w:numId w:val="16"/>
        </w:numPr>
        <w:rPr>
          <w:del w:id="4290" w:author="Claude" w:date="2026-09-27T17:00:00Z"/>
        </w:rPr>
      </w:pPr>
      <w:del w:id="4289" w:author="Claude" w:date="2026-09-27T17:00:00Z">
        <w:r>
          <w:delText xml:space="preserve">Shape: matches the regex for the resource's scope (from the Type Register).</w:delText>
        </w:r>
      </w:del>
    </w:p>
    <w:p>
      <w:pPr>
        <w:pStyle w:val="ListParagraph"/>
        <w:numPr>
          <w:ilvl w:val="0"/>
          <w:numId w:val="16"/>
        </w:numPr>
        <w:rPr>
          <w:del w:id="4306" w:author="Claude" w:date="2026-09-27T17:00:00Z"/>
        </w:rPr>
      </w:pPr>
      <w:del w:id="4291" w:author="Claude" w:date="2026-09-27T17:00:00Z">
        <w:r>
          <w:delText xml:space="preserve">Registry: </w:delText>
        </w:r>
      </w:del>
      <w:del w:id="4292" w:author="Claude" w:date="2026-09-27T17:00:00Z">
        <w:r>
          <w:rPr>
            <w:rStyle w:val="CodeChar"/>
          </w:rPr>
          <w:delText xml:space="preserve">org</w:delText>
        </w:r>
      </w:del>
      <w:del w:id="4293" w:author="Claude" w:date="2026-09-27T17:00:00Z">
        <w:r>
          <w:delText xml:space="preserve">, </w:delText>
        </w:r>
      </w:del>
      <w:del w:id="4294" w:author="Claude" w:date="2026-09-27T17:00:00Z">
        <w:r>
          <w:rPr>
            <w:rStyle w:val="CodeChar"/>
          </w:rPr>
          <w:delText xml:space="preserve">env</w:delText>
        </w:r>
      </w:del>
      <w:del w:id="4295" w:author="Claude" w:date="2026-09-27T17:00:00Z">
        <w:r>
          <w:delText xml:space="preserve"> base code, </w:delText>
        </w:r>
      </w:del>
      <w:del w:id="4296" w:author="Claude" w:date="2026-09-27T17:00:00Z">
        <w:r>
          <w:rPr>
            <w:rStyle w:val="CodeChar"/>
          </w:rPr>
          <w:delText xml:space="preserve">rgn</w:delText>
        </w:r>
      </w:del>
      <w:del w:id="4297" w:author="Claude" w:date="2026-09-27T17:00:00Z">
        <w:r>
          <w:delText xml:space="preserve">, </w:delText>
        </w:r>
      </w:del>
      <w:del w:id="4298" w:author="Claude" w:date="2026-09-27T17:00:00Z">
        <w:r>
          <w:rPr>
            <w:rStyle w:val="CodeChar"/>
          </w:rPr>
          <w:delText xml:space="preserve">type</w:delText>
        </w:r>
      </w:del>
      <w:del w:id="4299" w:author="Claude" w:date="2026-09-27T17:00:00Z">
        <w:r>
          <w:delText xml:space="preserve">, </w:delText>
        </w:r>
      </w:del>
      <w:del w:id="4300" w:author="Claude" w:date="2026-09-27T17:00:00Z">
        <w:r>
          <w:rPr>
            <w:rStyle w:val="CodeChar"/>
          </w:rPr>
          <w:delText xml:space="preserve">app</w:delText>
        </w:r>
      </w:del>
      <w:del w:id="4301" w:author="Claude" w:date="2026-09-27T17:00:00Z">
        <w:r>
          <w:delText xml:space="preserve"> exist; </w:delText>
        </w:r>
      </w:del>
      <w:del w:id="4302" w:author="Claude" w:date="2026-09-27T17:00:00Z">
        <w:r>
          <w:rPr>
            <w:rStyle w:val="CodeChar"/>
          </w:rPr>
          <w:delText xml:space="preserve">qual</w:delText>
        </w:r>
      </w:del>
      <w:del w:id="4303" w:author="Claude" w:date="2026-09-27T17:00:00Z">
        <w:r>
          <w:delText xml:space="preserve"> is in the vocabulary of </w:delText>
        </w:r>
      </w:del>
      <w:del w:id="4304" w:author="Claude" w:date="2026-09-27T17:00:00Z">
        <w:r>
          <w:rPr>
            <w:rStyle w:val="CodeChar"/>
          </w:rPr>
          <w:delText xml:space="preserve">type</w:delText>
        </w:r>
      </w:del>
      <w:del w:id="4305" w:author="Claude" w:date="2026-09-27T17:00:00Z">
        <w:r>
          <w:delText xml:space="preserve">.</w:delText>
        </w:r>
      </w:del>
    </w:p>
    <w:p>
      <w:pPr>
        <w:pStyle w:val="ListParagraph"/>
        <w:numPr>
          <w:ilvl w:val="0"/>
          <w:numId w:val="16"/>
        </w:numPr>
        <w:rPr>
          <w:del w:id="4308" w:author="Claude" w:date="2026-09-27T17:00:00Z"/>
        </w:rPr>
      </w:pPr>
      <w:del w:id="4307" w:author="Claude" w:date="2026-09-27T17:00:00Z">
        <w:r>
          <w:delText xml:space="preserve">Qualifier presence matches the type's rule (required / optional / forbidden).</w:delText>
        </w:r>
      </w:del>
    </w:p>
    <w:p>
      <w:pPr>
        <w:pStyle w:val="ListParagraph"/>
        <w:numPr>
          <w:ilvl w:val="0"/>
          <w:numId w:val="16"/>
        </w:numPr>
        <w:rPr>
          <w:del w:id="4310" w:author="Claude" w:date="2026-09-27T17:00:00Z"/>
        </w:rPr>
      </w:pPr>
      <w:del w:id="4309" w:author="Claude" w:date="2026-09-27T17:00:00Z">
        <w:r>
          <w:delText xml:space="preserve">Region approved for the entity (data residency list).</w:delText>
        </w:r>
      </w:del>
    </w:p>
    <w:p>
      <w:pPr>
        <w:pStyle w:val="ListParagraph"/>
        <w:numPr>
          <w:ilvl w:val="0"/>
          <w:numId w:val="16"/>
        </w:numPr>
        <w:rPr>
          <w:del w:id="4314" w:author="Claude" w:date="2026-09-27T17:00:00Z"/>
        </w:rPr>
      </w:pPr>
      <w:del w:id="4311" w:author="Claude" w:date="2026-09-27T17:00:00Z">
        <w:r>
          <w:delText xml:space="preserve">Type in the name equals the actual OCI resource type (a </w:delText>
        </w:r>
      </w:del>
      <w:del w:id="4312" w:author="Claude" w:date="2026-09-27T17:00:00Z">
        <w:r>
          <w:rPr>
            <w:rStyle w:val="CodeChar"/>
          </w:rPr>
          <w:delText xml:space="preserve">vm</w:delText>
        </w:r>
      </w:del>
      <w:del w:id="4313" w:author="Claude" w:date="2026-09-27T17:00:00Z">
        <w:r>
          <w:delText xml:space="preserve"> name on a bucket fails).</w:delText>
        </w:r>
      </w:del>
    </w:p>
    <w:p>
      <w:pPr>
        <w:pStyle w:val="ListParagraph"/>
        <w:numPr>
          <w:ilvl w:val="0"/>
          <w:numId w:val="16"/>
        </w:numPr>
        <w:rPr>
          <w:del w:id="4322" w:author="Claude" w:date="2026-09-27T17:00:00Z"/>
        </w:rPr>
      </w:pPr>
      <w:del w:id="4315" w:author="Claude" w:date="2026-09-27T17:00:00Z">
        <w:r>
          <w:delText xml:space="preserve">Environment in the name equals </w:delText>
        </w:r>
      </w:del>
      <w:del w:id="4316" w:author="Claude" w:date="2026-09-27T17:00:00Z">
        <w:r>
          <w:rPr>
            <w:rStyle w:val="CodeChar"/>
          </w:rPr>
          <w:delText xml:space="preserve">governance.Environment</w:delText>
        </w:r>
      </w:del>
      <w:del w:id="4317" w:author="Claude" w:date="2026-09-27T17:00:00Z">
        <w:r>
          <w:delText xml:space="preserve"> tag and is allowed in the target compartment tier (no </w:delText>
        </w:r>
      </w:del>
      <w:del w:id="4318" w:author="Claude" w:date="2026-09-27T17:00:00Z">
        <w:r>
          <w:rPr>
            <w:rStyle w:val="CodeChar"/>
          </w:rPr>
          <w:delText xml:space="preserve">dev</w:delText>
        </w:r>
      </w:del>
      <w:del w:id="4319" w:author="Claude" w:date="2026-09-27T17:00:00Z">
        <w:r>
          <w:delText xml:space="preserve"> resource in </w:delText>
        </w:r>
      </w:del>
      <w:del w:id="4320" w:author="Claude" w:date="2026-09-27T17:00:00Z">
        <w:r>
          <w:rPr>
            <w:rStyle w:val="CodeChar"/>
          </w:rPr>
          <w:delText xml:space="preserve">cmr-prd-*</w:delText>
        </w:r>
      </w:del>
      <w:del w:id="4321" w:author="Claude" w:date="2026-09-27T17:00:00Z">
        <w:r>
          <w:delText xml:space="preserve">).</w:delText>
        </w:r>
      </w:del>
    </w:p>
    <w:p>
      <w:pPr>
        <w:pStyle w:val="ListParagraph"/>
        <w:numPr>
          <w:ilvl w:val="0"/>
          <w:numId w:val="16"/>
        </w:numPr>
        <w:rPr>
          <w:del w:id="4326" w:author="Claude" w:date="2026-09-27T17:00:00Z"/>
        </w:rPr>
      </w:pPr>
      <w:del w:id="4323" w:author="Claude" w:date="2026-09-27T17:00:00Z">
        <w:r>
          <w:delText xml:space="preserve">Entity in the name equals </w:delText>
        </w:r>
      </w:del>
      <w:del w:id="4324" w:author="Claude" w:date="2026-09-27T17:00:00Z">
        <w:r>
          <w:rPr>
            <w:rStyle w:val="CodeChar"/>
          </w:rPr>
          <w:delText xml:space="preserve">governance.Entity</w:delText>
        </w:r>
      </w:del>
      <w:del w:id="4325" w:author="Claude" w:date="2026-09-27T17:00:00Z">
        <w:r>
          <w:delText xml:space="preserve"> tag and the entity of the compartment path.</w:delText>
        </w:r>
      </w:del>
    </w:p>
    <w:p>
      <w:pPr>
        <w:pStyle w:val="ListParagraph"/>
        <w:numPr>
          <w:ilvl w:val="0"/>
          <w:numId w:val="16"/>
        </w:numPr>
        <w:rPr>
          <w:del w:id="4328" w:author="Claude" w:date="2026-09-27T17:00:00Z"/>
        </w:rPr>
      </w:pPr>
      <w:del w:id="4327" w:author="Claude" w:date="2026-09-27T17:00:00Z">
        <w:r>
          <w:delText xml:space="preserve">Length within the OCI field limit for that type (15, 16, 12, 11, 8, 30, 63, 100, 256 as applicable).</w:delText>
        </w:r>
      </w:del>
    </w:p>
    <w:p>
      <w:pPr>
        <w:pStyle w:val="ListParagraph"/>
        <w:numPr>
          <w:ilvl w:val="0"/>
          <w:numId w:val="16"/>
        </w:numPr>
        <w:rPr>
          <w:del w:id="4354" w:author="Claude" w:date="2026-09-27T17:00:00Z"/>
        </w:rPr>
      </w:pPr>
      <w:del w:id="4329" w:author="Claude" w:date="2026-09-27T17:00:00Z">
        <w:r>
          <w:delText xml:space="preserve">Blocklist: rejects tokens and substrings such as </w:delText>
        </w:r>
      </w:del>
      <w:del w:id="4330" w:author="Claude" w:date="2026-09-27T17:00:00Z">
        <w:r>
          <w:rPr>
            <w:rStyle w:val="CodeChar"/>
          </w:rPr>
          <w:delText xml:space="preserve">test</w:delText>
        </w:r>
      </w:del>
      <w:del w:id="4331" w:author="Claude" w:date="2026-09-27T17:00:00Z">
        <w:r>
          <w:delText xml:space="preserve">, </w:delText>
        </w:r>
      </w:del>
      <w:del w:id="4332" w:author="Claude" w:date="2026-09-27T17:00:00Z">
        <w:r>
          <w:rPr>
            <w:rStyle w:val="CodeChar"/>
          </w:rPr>
          <w:delText xml:space="preserve">temp</w:delText>
        </w:r>
      </w:del>
      <w:del w:id="4333" w:author="Claude" w:date="2026-09-27T17:00:00Z">
        <w:r>
          <w:delText xml:space="preserve">, </w:delText>
        </w:r>
      </w:del>
      <w:del w:id="4334" w:author="Claude" w:date="2026-09-27T17:00:00Z">
        <w:r>
          <w:rPr>
            <w:rStyle w:val="CodeChar"/>
          </w:rPr>
          <w:delText xml:space="preserve">tmp</w:delText>
        </w:r>
      </w:del>
      <w:del w:id="4335" w:author="Claude" w:date="2026-09-27T17:00:00Z">
        <w:r>
          <w:delText xml:space="preserve">, </w:delText>
        </w:r>
      </w:del>
      <w:del w:id="4336" w:author="Claude" w:date="2026-09-27T17:00:00Z">
        <w:r>
          <w:rPr>
            <w:rStyle w:val="CodeChar"/>
          </w:rPr>
          <w:delText xml:space="preserve">new</w:delText>
        </w:r>
      </w:del>
      <w:del w:id="4337" w:author="Claude" w:date="2026-09-27T17:00:00Z">
        <w:r>
          <w:delText xml:space="preserve">, </w:delText>
        </w:r>
      </w:del>
      <w:del w:id="4338" w:author="Claude" w:date="2026-09-27T17:00:00Z">
        <w:r>
          <w:rPr>
            <w:rStyle w:val="CodeChar"/>
          </w:rPr>
          <w:delText xml:space="preserve">old</w:delText>
        </w:r>
      </w:del>
      <w:del w:id="4339" w:author="Claude" w:date="2026-09-27T17:00:00Z">
        <w:r>
          <w:delText xml:space="preserve">, </w:delText>
        </w:r>
      </w:del>
      <w:del w:id="4340" w:author="Claude" w:date="2026-09-27T17:00:00Z">
        <w:r>
          <w:rPr>
            <w:rStyle w:val="CodeChar"/>
          </w:rPr>
          <w:delText xml:space="preserve">final</w:delText>
        </w:r>
      </w:del>
      <w:del w:id="4341" w:author="Claude" w:date="2026-09-27T17:00:00Z">
        <w:r>
          <w:delText xml:space="preserve">, </w:delText>
        </w:r>
      </w:del>
      <w:del w:id="4342" w:author="Claude" w:date="2026-09-27T17:00:00Z">
        <w:r>
          <w:rPr>
            <w:rStyle w:val="CodeChar"/>
          </w:rPr>
          <w:delText xml:space="preserve">copy</w:delText>
        </w:r>
      </w:del>
      <w:del w:id="4343" w:author="Claude" w:date="2026-09-27T17:00:00Z">
        <w:r>
          <w:delText xml:space="preserve">, </w:delText>
        </w:r>
      </w:del>
      <w:del w:id="4344" w:author="Claude" w:date="2026-09-27T17:00:00Z">
        <w:r>
          <w:rPr>
            <w:rStyle w:val="CodeChar"/>
          </w:rPr>
          <w:delText xml:space="preserve">bak</w:delText>
        </w:r>
      </w:del>
      <w:del w:id="4345" w:author="Claude" w:date="2026-09-27T17:00:00Z">
        <w:r>
          <w:delText xml:space="preserve">, </w:delText>
        </w:r>
      </w:del>
      <w:del w:id="4346" w:author="Claude" w:date="2026-09-27T17:00:00Z">
        <w:r>
          <w:rPr>
            <w:rStyle w:val="CodeChar"/>
          </w:rPr>
          <w:delText xml:space="preserve">primary</w:delText>
        </w:r>
      </w:del>
      <w:del w:id="4347" w:author="Claude" w:date="2026-09-27T17:00:00Z">
        <w:r>
          <w:delText xml:space="preserve">, </w:delText>
        </w:r>
      </w:del>
      <w:del w:id="4348" w:author="Claude" w:date="2026-09-27T17:00:00Z">
        <w:r>
          <w:rPr>
            <w:rStyle w:val="CodeChar"/>
          </w:rPr>
          <w:delText xml:space="preserve">standby</w:delText>
        </w:r>
      </w:del>
      <w:del w:id="4349" w:author="Claude" w:date="2026-09-27T17:00:00Z">
        <w:r>
          <w:delText xml:space="preserve">, </w:delText>
        </w:r>
      </w:del>
      <w:del w:id="4350" w:author="Claude" w:date="2026-09-27T17:00:00Z">
        <w:r>
          <w:rPr>
            <w:rStyle w:val="CodeChar"/>
          </w:rPr>
          <w:delText xml:space="preserve">pci</w:delText>
        </w:r>
      </w:del>
      <w:del w:id="4351" w:author="Claude" w:date="2026-09-27T17:00:00Z">
        <w:r>
          <w:delText xml:space="preserve">, </w:delText>
        </w:r>
      </w:del>
      <w:del w:id="4352" w:author="Claude" w:date="2026-09-27T17:00:00Z">
        <w:r>
          <w:rPr>
            <w:rStyle w:val="CodeChar"/>
          </w:rPr>
          <w:delText xml:space="preserve">secret</w:delText>
        </w:r>
      </w:del>
      <w:del w:id="4353" w:author="Claude" w:date="2026-09-27T17:00:00Z">
        <w:r>
          <w:delText xml:space="preserve">, personal-name dictionary hits.</w:delText>
        </w:r>
      </w:del>
    </w:p>
    <w:p>
      <w:pPr>
        <w:pStyle w:val="Heading3"/>
        <w:rPr>
          <w:del w:id="4356" w:author="Claude" w:date="2026-09-27T17:00:00Z"/>
        </w:rPr>
      </w:pPr>
      <w:del w:id="4355" w:author="Claude" w:date="2026-09-27T17:00:00Z">
        <w:r>
          <w:delText xml:space="preserve">22.3 Valid and invalid examples</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4357" w:author="Claude" w:date="2026-09-27T17:00:00Z"/>
        </w:trPr>
        <w:tc>
          <w:tcPr>
            <w:tcW w:w="3120" w:type="dxa"/>
            <w:shd w:val="clear" w:color="auto" w:fill="F2F2F2"/>
          </w:tcPr>
          <w:p>
            <w:pPr/>
            <w:del w:id="4358" w:author="Claude" w:date="2026-09-27T17:00:00Z">
              <w:r>
                <w:delText xml:space="preserve">Name</w:delText>
              </w:r>
            </w:del>
          </w:p>
        </w:tc>
        <w:tc>
          <w:tcPr>
            <w:tcW w:w="3120" w:type="dxa"/>
            <w:shd w:val="clear" w:color="auto" w:fill="F2F2F2"/>
          </w:tcPr>
          <w:p>
            <w:pPr/>
            <w:del w:id="4359" w:author="Claude" w:date="2026-09-27T17:00:00Z">
              <w:r>
                <w:delText xml:space="preserve">Valid?</w:delText>
              </w:r>
            </w:del>
          </w:p>
        </w:tc>
        <w:tc>
          <w:tcPr>
            <w:tcW w:w="3120" w:type="dxa"/>
            <w:shd w:val="clear" w:color="auto" w:fill="F2F2F2"/>
          </w:tcPr>
          <w:p>
            <w:pPr/>
            <w:del w:id="4360" w:author="Claude" w:date="2026-09-27T17:00:00Z">
              <w:r>
                <w:delText xml:space="preserve">Reason</w:delText>
              </w:r>
            </w:del>
          </w:p>
        </w:tc>
      </w:tr>
      <w:tr>
        <w:trPr>
          <w:del w:id="4361" w:author="Claude" w:date="2026-09-27T17:00:00Z"/>
        </w:trPr>
        <w:tc>
          <w:tcPr>
            <w:tcW w:w="3120" w:type="dxa"/>
          </w:tcPr>
          <w:p>
            <w:pPr/>
            <w:del w:id="4362" w:author="Claude" w:date="2026-09-27T17:00:00Z">
              <w:r>
                <w:rPr>
                  <w:rStyle w:val="CodeChar"/>
                </w:rPr>
                <w:delText xml:space="preserve">cmr-prd-</w:delText>
              </w:r>
            </w:del>
            <w:del w:id="4363" w:author="Claude" w:date="2026-09-27T17:00:00Z">
              <w:r>
                <w:rPr>
                  <w:rStyle w:val="CodeChar"/>
                </w:rPr>
                <w:delText xml:space="preserve">dc1</w:delText>
              </w:r>
            </w:del>
            <w:del w:id="4364" w:author="Claude" w:date="2026-09-27T17:00:00Z">
              <w:r>
                <w:rPr>
                  <w:rStyle w:val="CodeChar"/>
                </w:rPr>
                <w:delText xml:space="preserve">-vm-cbs-ol-01</w:delText>
              </w:r>
            </w:del>
          </w:p>
        </w:tc>
        <w:tc>
          <w:tcPr>
            <w:tcW w:w="3120" w:type="dxa"/>
          </w:tcPr>
          <w:p>
            <w:pPr/>
            <w:del w:id="4365" w:author="Claude" w:date="2026-09-27T17:00:00Z">
              <w:r>
                <w:delText xml:space="preserve">Yes</w:delText>
              </w:r>
            </w:del>
          </w:p>
        </w:tc>
        <w:tc>
          <w:tcPr>
            <w:tcW w:w="3120" w:type="dxa"/>
          </w:tcPr>
          <w:p>
            <w:pPr/>
            <w:del w:id="4366" w:author="Claude" w:date="2026-09-27T17:00:00Z">
              <w:r>
                <w:delText xml:space="preserve">—</w:delText>
              </w:r>
            </w:del>
          </w:p>
        </w:tc>
      </w:tr>
      <w:tr>
        <w:trPr>
          <w:del w:id="4367" w:author="Claude" w:date="2026-09-27T17:00:00Z"/>
        </w:trPr>
        <w:tc>
          <w:tcPr>
            <w:tcW w:w="3120" w:type="dxa"/>
          </w:tcPr>
          <w:p>
            <w:pPr/>
            <w:del w:id="4368" w:author="Claude" w:date="2026-09-27T17:00:00Z">
              <w:r>
                <w:rPr>
                  <w:rStyle w:val="CodeChar"/>
                </w:rPr>
                <w:delText xml:space="preserve">cmr-sit2-</w:delText>
              </w:r>
            </w:del>
            <w:del w:id="4369" w:author="Claude" w:date="2026-09-27T17:00:00Z">
              <w:r>
                <w:rPr>
                  <w:rStyle w:val="CodeChar"/>
                </w:rPr>
                <w:delText xml:space="preserve">dc1</w:delText>
              </w:r>
            </w:del>
            <w:del w:id="4370" w:author="Claude" w:date="2026-09-27T17:00:00Z">
              <w:r>
                <w:rPr>
                  <w:rStyle w:val="CodeChar"/>
                </w:rPr>
                <w:delText xml:space="preserve">-adb-pay-atp-03</w:delText>
              </w:r>
            </w:del>
          </w:p>
        </w:tc>
        <w:tc>
          <w:tcPr>
            <w:tcW w:w="3120" w:type="dxa"/>
          </w:tcPr>
          <w:p>
            <w:pPr/>
            <w:del w:id="4371" w:author="Claude" w:date="2026-09-27T17:00:00Z">
              <w:r>
                <w:delText xml:space="preserve">Yes</w:delText>
              </w:r>
            </w:del>
          </w:p>
        </w:tc>
        <w:tc>
          <w:tcPr>
            <w:tcW w:w="3120" w:type="dxa"/>
          </w:tcPr>
          <w:p>
            <w:pPr/>
            <w:del w:id="4372" w:author="Claude" w:date="2026-09-27T17:00:00Z">
              <w:r>
                <w:delText xml:space="preserve">Parallel SIT instance</w:delText>
              </w:r>
            </w:del>
          </w:p>
        </w:tc>
      </w:tr>
      <w:tr>
        <w:trPr>
          <w:del w:id="4373" w:author="Claude" w:date="2026-09-27T17:00:00Z"/>
        </w:trPr>
        <w:tc>
          <w:tcPr>
            <w:tcW w:w="3120" w:type="dxa"/>
          </w:tcPr>
          <w:p>
            <w:pPr/>
            <w:del w:id="4374" w:author="Claude" w:date="2026-09-27T17:00:00Z">
              <w:r>
                <w:rPr>
                  <w:rStyle w:val="CodeChar"/>
                </w:rPr>
                <w:delText xml:space="preserve">cmr-prd-pol-cbs-oper-01</w:delText>
              </w:r>
            </w:del>
          </w:p>
        </w:tc>
        <w:tc>
          <w:tcPr>
            <w:tcW w:w="3120" w:type="dxa"/>
          </w:tcPr>
          <w:p>
            <w:pPr/>
            <w:del w:id="4375" w:author="Claude" w:date="2026-09-27T17:00:00Z">
              <w:r>
                <w:delText xml:space="preserve">Yes</w:delText>
              </w:r>
            </w:del>
          </w:p>
        </w:tc>
        <w:tc>
          <w:tcPr>
            <w:tcW w:w="3120" w:type="dxa"/>
          </w:tcPr>
          <w:p>
            <w:pPr/>
            <w:del w:id="4376" w:author="Claude" w:date="2026-09-27T17:00:00Z">
              <w:r>
                <w:delText xml:space="preserve">Global form, no region</w:delText>
              </w:r>
            </w:del>
          </w:p>
        </w:tc>
      </w:tr>
      <w:tr>
        <w:trPr>
          <w:del w:id="4377" w:author="Claude" w:date="2026-09-27T17:00:00Z"/>
        </w:trPr>
        <w:tc>
          <w:tcPr>
            <w:tcW w:w="3120" w:type="dxa"/>
          </w:tcPr>
          <w:p>
            <w:pPr/>
            <w:del w:id="4378" w:author="Claude" w:date="2026-09-27T17:00:00Z">
              <w:r>
                <w:rPr>
                  <w:rStyle w:val="CodeChar"/>
                </w:rPr>
                <w:delText xml:space="preserve">abc-prd-</w:delText>
              </w:r>
            </w:del>
            <w:del w:id="4379" w:author="Claude" w:date="2026-09-27T17:00:00Z">
              <w:r>
                <w:rPr>
                  <w:rStyle w:val="CodeChar"/>
                </w:rPr>
                <w:delText xml:space="preserve">dc1</w:delText>
              </w:r>
            </w:del>
            <w:del w:id="4380" w:author="Claude" w:date="2026-09-27T17:00:00Z">
              <w:r>
                <w:rPr>
                  <w:rStyle w:val="CodeChar"/>
                </w:rPr>
                <w:delText xml:space="preserve">-vcn-hub-01</w:delText>
              </w:r>
            </w:del>
          </w:p>
        </w:tc>
        <w:tc>
          <w:tcPr>
            <w:tcW w:w="3120" w:type="dxa"/>
          </w:tcPr>
          <w:p>
            <w:pPr/>
            <w:del w:id="4381" w:author="Claude" w:date="2026-09-27T17:00:00Z">
              <w:r>
                <w:delText xml:space="preserve">Yes</w:delText>
              </w:r>
            </w:del>
          </w:p>
        </w:tc>
        <w:tc>
          <w:tcPr>
            <w:tcW w:w="3120" w:type="dxa"/>
          </w:tcPr>
          <w:p>
            <w:pPr/>
            <w:del w:id="4382" w:author="Claude" w:date="2026-09-27T17:00:00Z">
              <w:r>
                <w:delText xml:space="preserve">Qualifier forbidden for VCN, none given</w:delText>
              </w:r>
            </w:del>
          </w:p>
        </w:tc>
      </w:tr>
      <w:tr>
        <w:trPr>
          <w:del w:id="4383" w:author="Claude" w:date="2026-09-27T17:00:00Z"/>
        </w:trPr>
        <w:tc>
          <w:tcPr>
            <w:tcW w:w="3120" w:type="dxa"/>
          </w:tcPr>
          <w:p>
            <w:pPr/>
            <w:del w:id="4384" w:author="Claude" w:date="2026-09-27T17:00:00Z">
              <w:r>
                <w:rPr>
                  <w:rStyle w:val="CodeChar"/>
                </w:rPr>
                <w:delText xml:space="preserve">abc-prd-</w:delText>
              </w:r>
            </w:del>
            <w:del w:id="4385" w:author="Claude" w:date="2026-09-27T17:00:00Z">
              <w:r>
                <w:rPr>
                  <w:rStyle w:val="CodeChar"/>
                </w:rPr>
                <w:delText xml:space="preserve">dc1</w:delText>
              </w:r>
            </w:del>
            <w:del w:id="4386" w:author="Claude" w:date="2026-09-27T17:00:00Z">
              <w:r>
                <w:rPr>
                  <w:rStyle w:val="CodeChar"/>
                </w:rPr>
                <w:delText xml:space="preserve">-img-gold-ol9-20260915</w:delText>
              </w:r>
            </w:del>
          </w:p>
        </w:tc>
        <w:tc>
          <w:tcPr>
            <w:tcW w:w="3120" w:type="dxa"/>
          </w:tcPr>
          <w:p>
            <w:pPr/>
            <w:del w:id="4387" w:author="Claude" w:date="2026-09-27T17:00:00Z">
              <w:r>
                <w:delText xml:space="preserve">Yes</w:delText>
              </w:r>
            </w:del>
          </w:p>
        </w:tc>
        <w:tc>
          <w:tcPr>
            <w:tcW w:w="3120" w:type="dxa"/>
          </w:tcPr>
          <w:p>
            <w:pPr/>
            <w:del w:id="4388" w:author="Claude" w:date="2026-09-27T17:00:00Z">
              <w:r>
                <w:delText xml:space="preserve">Image exception</w:delText>
              </w:r>
            </w:del>
          </w:p>
        </w:tc>
      </w:tr>
      <w:tr>
        <w:trPr>
          <w:del w:id="4389" w:author="Claude" w:date="2026-09-27T17:00:00Z"/>
        </w:trPr>
        <w:tc>
          <w:tcPr>
            <w:tcW w:w="3120" w:type="dxa"/>
          </w:tcPr>
          <w:p>
            <w:pPr/>
            <w:del w:id="4390" w:author="Claude" w:date="2026-09-27T17:00:00Z">
              <w:r>
                <w:rPr>
                  <w:rStyle w:val="CodeChar"/>
                </w:rPr>
                <w:delText xml:space="preserve">ABC Cameroon Production API Server!!!</w:delText>
              </w:r>
            </w:del>
          </w:p>
        </w:tc>
        <w:tc>
          <w:tcPr>
            <w:tcW w:w="3120" w:type="dxa"/>
          </w:tcPr>
          <w:p>
            <w:pPr/>
            <w:del w:id="4391" w:author="Claude" w:date="2026-09-27T17:00:00Z">
              <w:r>
                <w:delText xml:space="preserve">No</w:delText>
              </w:r>
            </w:del>
          </w:p>
        </w:tc>
        <w:tc>
          <w:tcPr>
            <w:tcW w:w="3120" w:type="dxa"/>
          </w:tcPr>
          <w:p>
            <w:pPr/>
            <w:del w:id="4392" w:author="Claude" w:date="2026-09-27T17:00:00Z">
              <w:r>
                <w:delText xml:space="preserve">Uppercase, spaces, punctuation, no structure</w:delText>
              </w:r>
            </w:del>
          </w:p>
        </w:tc>
      </w:tr>
      <w:tr>
        <w:trPr>
          <w:del w:id="4393" w:author="Claude" w:date="2026-09-27T17:00:00Z"/>
        </w:trPr>
        <w:tc>
          <w:tcPr>
            <w:tcW w:w="3120" w:type="dxa"/>
          </w:tcPr>
          <w:p>
            <w:pPr/>
            <w:del w:id="4394" w:author="Claude" w:date="2026-09-27T17:00:00Z">
              <w:r>
                <w:rPr>
                  <w:rStyle w:val="CodeChar"/>
                </w:rPr>
                <w:delText xml:space="preserve">abc-cmr-pay-prd-api-01</w:delText>
              </w:r>
            </w:del>
          </w:p>
        </w:tc>
        <w:tc>
          <w:tcPr>
            <w:tcW w:w="3120" w:type="dxa"/>
          </w:tcPr>
          <w:p>
            <w:pPr/>
            <w:del w:id="4395" w:author="Claude" w:date="2026-09-27T17:00:00Z">
              <w:r>
                <w:delText xml:space="preserve">No</w:delText>
              </w:r>
            </w:del>
          </w:p>
        </w:tc>
        <w:tc>
          <w:tcPr>
            <w:tcW w:w="3120" w:type="dxa"/>
          </w:tcPr>
          <w:p>
            <w:pPr/>
            <w:del w:id="4396" w:author="Claude" w:date="2026-09-27T17:00:00Z">
              <w:r>
                <w:delText xml:space="preserve">Wrong order; </w:delText>
              </w:r>
            </w:del>
            <w:del w:id="4397" w:author="Claude" w:date="2026-09-27T17:00:00Z">
              <w:r>
                <w:rPr>
                  <w:rStyle w:val="CodeChar"/>
                </w:rPr>
                <w:delText xml:space="preserve">cmr</w:delText>
              </w:r>
            </w:del>
            <w:del w:id="4398" w:author="Claude" w:date="2026-09-27T17:00:00Z">
              <w:r>
                <w:delText xml:space="preserve"> in the </w:delText>
              </w:r>
            </w:del>
            <w:del w:id="4399" w:author="Claude" w:date="2026-09-27T17:00:00Z">
              <w:r>
                <w:rPr>
                  <w:rStyle w:val="CodeChar"/>
                </w:rPr>
                <w:delText xml:space="preserve">env</w:delText>
              </w:r>
            </w:del>
            <w:del w:id="4400" w:author="Claude" w:date="2026-09-27T17:00:00Z">
              <w:r>
                <w:delText xml:space="preserve"> position; no region; </w:delText>
              </w:r>
            </w:del>
            <w:del w:id="4401" w:author="Claude" w:date="2026-09-27T17:00:00Z">
              <w:r>
                <w:rPr>
                  <w:rStyle w:val="CodeChar"/>
                </w:rPr>
                <w:delText xml:space="preserve">api</w:delText>
              </w:r>
            </w:del>
            <w:del w:id="4402" w:author="Claude" w:date="2026-09-27T17:00:00Z">
              <w:r>
                <w:delText xml:space="preserve"> is not a type</w:delText>
              </w:r>
            </w:del>
          </w:p>
        </w:tc>
      </w:tr>
      <w:tr>
        <w:trPr>
          <w:del w:id="4403" w:author="Claude" w:date="2026-09-27T17:00:00Z"/>
        </w:trPr>
        <w:tc>
          <w:tcPr>
            <w:tcW w:w="3120" w:type="dxa"/>
          </w:tcPr>
          <w:p>
            <w:pPr/>
            <w:del w:id="4404" w:author="Claude" w:date="2026-09-27T17:00:00Z">
              <w:r>
                <w:rPr>
                  <w:rStyle w:val="CodeChar"/>
                </w:rPr>
                <w:delText xml:space="preserve">cmr-p-</w:delText>
              </w:r>
            </w:del>
            <w:del w:id="4405" w:author="Claude" w:date="2026-09-27T17:00:00Z">
              <w:r>
                <w:rPr>
                  <w:rStyle w:val="CodeChar"/>
                </w:rPr>
                <w:delText xml:space="preserve">dc1</w:delText>
              </w:r>
            </w:del>
            <w:del w:id="4406" w:author="Claude" w:date="2026-09-27T17:00:00Z">
              <w:r>
                <w:rPr>
                  <w:rStyle w:val="CodeChar"/>
                </w:rPr>
                <w:delText xml:space="preserve">-vm-cbs-ol-01</w:delText>
              </w:r>
            </w:del>
          </w:p>
        </w:tc>
        <w:tc>
          <w:tcPr>
            <w:tcW w:w="3120" w:type="dxa"/>
          </w:tcPr>
          <w:p>
            <w:pPr/>
            <w:del w:id="4407" w:author="Claude" w:date="2026-09-27T17:00:00Z">
              <w:r>
                <w:delText xml:space="preserve">No</w:delText>
              </w:r>
            </w:del>
          </w:p>
        </w:tc>
        <w:tc>
          <w:tcPr>
            <w:tcW w:w="3120" w:type="dxa"/>
          </w:tcPr>
          <w:p>
            <w:pPr/>
            <w:del w:id="4408" w:author="Claude" w:date="2026-09-27T17:00:00Z">
              <w:r>
                <w:rPr>
                  <w:rStyle w:val="CodeChar"/>
                </w:rPr>
                <w:delText xml:space="preserve">p</w:delText>
              </w:r>
            </w:del>
            <w:del w:id="4409" w:author="Claude" w:date="2026-09-27T17:00:00Z">
              <w:r>
                <w:delText xml:space="preserve"> is not an environment code</w:delText>
              </w:r>
            </w:del>
          </w:p>
        </w:tc>
      </w:tr>
      <w:tr>
        <w:trPr>
          <w:del w:id="4410" w:author="Claude" w:date="2026-09-27T17:00:00Z"/>
        </w:trPr>
        <w:tc>
          <w:tcPr>
            <w:tcW w:w="3120" w:type="dxa"/>
          </w:tcPr>
          <w:p>
            <w:pPr/>
            <w:del w:id="4411" w:author="Claude" w:date="2026-09-27T17:00:00Z">
              <w:r>
                <w:rPr>
                  <w:rStyle w:val="CodeChar"/>
                </w:rPr>
                <w:delText xml:space="preserve">cmr-prd-vm-cbs-ol-01</w:delText>
              </w:r>
            </w:del>
          </w:p>
        </w:tc>
        <w:tc>
          <w:tcPr>
            <w:tcW w:w="3120" w:type="dxa"/>
          </w:tcPr>
          <w:p>
            <w:pPr/>
            <w:del w:id="4412" w:author="Claude" w:date="2026-09-27T17:00:00Z">
              <w:r>
                <w:delText xml:space="preserve">No</w:delText>
              </w:r>
            </w:del>
          </w:p>
        </w:tc>
        <w:tc>
          <w:tcPr>
            <w:tcW w:w="3120" w:type="dxa"/>
          </w:tcPr>
          <w:p>
            <w:pPr/>
            <w:del w:id="4413" w:author="Claude" w:date="2026-09-27T17:00:00Z">
              <w:r>
                <w:delText xml:space="preserve">Regional type without region token</w:delText>
              </w:r>
            </w:del>
          </w:p>
        </w:tc>
      </w:tr>
      <w:tr>
        <w:trPr>
          <w:del w:id="4414" w:author="Claude" w:date="2026-09-27T17:00:00Z"/>
        </w:trPr>
        <w:tc>
          <w:tcPr>
            <w:tcW w:w="3120" w:type="dxa"/>
          </w:tcPr>
          <w:p>
            <w:pPr/>
            <w:del w:id="4415" w:author="Claude" w:date="2026-09-27T17:00:00Z">
              <w:r>
                <w:rPr>
                  <w:rStyle w:val="CodeChar"/>
                </w:rPr>
                <w:delText xml:space="preserve">cmr-prd-</w:delText>
              </w:r>
            </w:del>
            <w:del w:id="4416" w:author="Claude" w:date="2026-09-27T17:00:00Z">
              <w:r>
                <w:rPr>
                  <w:rStyle w:val="CodeChar"/>
                </w:rPr>
                <w:delText xml:space="preserve">dc1</w:delText>
              </w:r>
            </w:del>
            <w:del w:id="4417" w:author="Claude" w:date="2026-09-27T17:00:00Z">
              <w:r>
                <w:rPr>
                  <w:rStyle w:val="CodeChar"/>
                </w:rPr>
                <w:delText xml:space="preserve">-pol-cbs-oper-01</w:delText>
              </w:r>
            </w:del>
          </w:p>
        </w:tc>
        <w:tc>
          <w:tcPr>
            <w:tcW w:w="3120" w:type="dxa"/>
          </w:tcPr>
          <w:p>
            <w:pPr/>
            <w:del w:id="4418" w:author="Claude" w:date="2026-09-27T17:00:00Z">
              <w:r>
                <w:delText xml:space="preserve">No</w:delText>
              </w:r>
            </w:del>
          </w:p>
        </w:tc>
        <w:tc>
          <w:tcPr>
            <w:tcW w:w="3120" w:type="dxa"/>
          </w:tcPr>
          <w:p>
            <w:pPr/>
            <w:del w:id="4419" w:author="Claude" w:date="2026-09-27T17:00:00Z">
              <w:r>
                <w:delText xml:space="preserve">Global type with region token</w:delText>
              </w:r>
            </w:del>
          </w:p>
        </w:tc>
      </w:tr>
      <w:tr>
        <w:trPr>
          <w:del w:id="4420" w:author="Claude" w:date="2026-09-27T17:00:00Z"/>
        </w:trPr>
        <w:tc>
          <w:tcPr>
            <w:tcW w:w="3120" w:type="dxa"/>
          </w:tcPr>
          <w:p>
            <w:pPr/>
            <w:del w:id="4421" w:author="Claude" w:date="2026-09-27T17:00:00Z">
              <w:r>
                <w:rPr>
                  <w:rStyle w:val="CodeChar"/>
                </w:rPr>
                <w:delText xml:space="preserve">cmr-prd-</w:delText>
              </w:r>
            </w:del>
            <w:del w:id="4422" w:author="Claude" w:date="2026-09-27T17:00:00Z">
              <w:r>
                <w:rPr>
                  <w:rStyle w:val="CodeChar"/>
                </w:rPr>
                <w:delText xml:space="preserve">dc1</w:delText>
              </w:r>
            </w:del>
            <w:del w:id="4423" w:author="Claude" w:date="2026-09-27T17:00:00Z">
              <w:r>
                <w:rPr>
                  <w:rStyle w:val="CodeChar"/>
                </w:rPr>
                <w:delText xml:space="preserve">-vm-cbs-ol8-01</w:delText>
              </w:r>
            </w:del>
          </w:p>
        </w:tc>
        <w:tc>
          <w:tcPr>
            <w:tcW w:w="3120" w:type="dxa"/>
          </w:tcPr>
          <w:p>
            <w:pPr/>
            <w:del w:id="4424" w:author="Claude" w:date="2026-09-27T17:00:00Z">
              <w:r>
                <w:delText xml:space="preserve">No</w:delText>
              </w:r>
            </w:del>
          </w:p>
        </w:tc>
        <w:tc>
          <w:tcPr>
            <w:tcW w:w="3120" w:type="dxa"/>
          </w:tcPr>
          <w:p>
            <w:pPr/>
            <w:del w:id="4425" w:author="Claude" w:date="2026-09-27T17:00:00Z">
              <w:r>
                <w:rPr>
                  <w:rStyle w:val="CodeChar"/>
                </w:rPr>
                <w:delText xml:space="preserve">ol8</w:delText>
              </w:r>
            </w:del>
            <w:del w:id="4426" w:author="Claude" w:date="2026-09-27T17:00:00Z">
              <w:r>
                <w:delText xml:space="preserve"> not in OS vocabulary (version in a mutable resource)</w:delText>
              </w:r>
            </w:del>
          </w:p>
        </w:tc>
      </w:tr>
      <w:tr>
        <w:trPr>
          <w:del w:id="4427" w:author="Claude" w:date="2026-09-27T17:00:00Z"/>
        </w:trPr>
        <w:tc>
          <w:tcPr>
            <w:tcW w:w="3120" w:type="dxa"/>
          </w:tcPr>
          <w:p>
            <w:pPr/>
            <w:del w:id="4428" w:author="Claude" w:date="2026-09-27T17:00:00Z">
              <w:r>
                <w:rPr>
                  <w:rStyle w:val="CodeChar"/>
                </w:rPr>
                <w:delText xml:space="preserve">cmr-prd-</w:delText>
              </w:r>
            </w:del>
            <w:del w:id="4429" w:author="Claude" w:date="2026-09-27T17:00:00Z">
              <w:r>
                <w:rPr>
                  <w:rStyle w:val="CodeChar"/>
                </w:rPr>
                <w:delText xml:space="preserve">dc1</w:delText>
              </w:r>
            </w:del>
            <w:del w:id="4430" w:author="Claude" w:date="2026-09-27T17:00:00Z">
              <w:r>
                <w:rPr>
                  <w:rStyle w:val="CodeChar"/>
                </w:rPr>
                <w:delText xml:space="preserve">-vm-cbs-01</w:delText>
              </w:r>
            </w:del>
          </w:p>
        </w:tc>
        <w:tc>
          <w:tcPr>
            <w:tcW w:w="3120" w:type="dxa"/>
          </w:tcPr>
          <w:p>
            <w:pPr/>
            <w:del w:id="4431" w:author="Claude" w:date="2026-09-27T17:00:00Z">
              <w:r>
                <w:delText xml:space="preserve">No</w:delText>
              </w:r>
            </w:del>
          </w:p>
        </w:tc>
        <w:tc>
          <w:tcPr>
            <w:tcW w:w="3120" w:type="dxa"/>
          </w:tcPr>
          <w:p>
            <w:pPr/>
            <w:del w:id="4432" w:author="Claude" w:date="2026-09-27T17:00:00Z">
              <w:r>
                <w:delText xml:space="preserve">Qualifier required for </w:delText>
              </w:r>
            </w:del>
            <w:del w:id="4433" w:author="Claude" w:date="2026-09-27T17:00:00Z">
              <w:r>
                <w:rPr>
                  <w:rStyle w:val="CodeChar"/>
                </w:rPr>
                <w:delText xml:space="preserve">vm</w:delText>
              </w:r>
            </w:del>
          </w:p>
        </w:tc>
      </w:tr>
      <w:tr>
        <w:trPr>
          <w:del w:id="4434" w:author="Claude" w:date="2026-09-27T17:00:00Z"/>
        </w:trPr>
        <w:tc>
          <w:tcPr>
            <w:tcW w:w="3120" w:type="dxa"/>
          </w:tcPr>
          <w:p>
            <w:pPr/>
            <w:del w:id="4435" w:author="Claude" w:date="2026-09-27T17:00:00Z">
              <w:r>
                <w:rPr>
                  <w:rStyle w:val="CodeChar"/>
                </w:rPr>
                <w:delText xml:space="preserve">cmr-prd-</w:delText>
              </w:r>
            </w:del>
            <w:del w:id="4436" w:author="Claude" w:date="2026-09-27T17:00:00Z">
              <w:r>
                <w:rPr>
                  <w:rStyle w:val="CodeChar"/>
                </w:rPr>
                <w:delText xml:space="preserve">dc1</w:delText>
              </w:r>
            </w:del>
            <w:del w:id="4437" w:author="Claude" w:date="2026-09-27T17:00:00Z">
              <w:r>
                <w:rPr>
                  <w:rStyle w:val="CodeChar"/>
                </w:rPr>
                <w:delText xml:space="preserve">-vcn-cbs-app-01</w:delText>
              </w:r>
            </w:del>
          </w:p>
        </w:tc>
        <w:tc>
          <w:tcPr>
            <w:tcW w:w="3120" w:type="dxa"/>
          </w:tcPr>
          <w:p>
            <w:pPr/>
            <w:del w:id="4438" w:author="Claude" w:date="2026-09-27T17:00:00Z">
              <w:r>
                <w:delText xml:space="preserve">No</w:delText>
              </w:r>
            </w:del>
          </w:p>
        </w:tc>
        <w:tc>
          <w:tcPr>
            <w:tcW w:w="3120" w:type="dxa"/>
          </w:tcPr>
          <w:p>
            <w:pPr/>
            <w:del w:id="4439" w:author="Claude" w:date="2026-09-27T17:00:00Z">
              <w:r>
                <w:delText xml:space="preserve">Qualifier forbidden for </w:delText>
              </w:r>
            </w:del>
            <w:del w:id="4440" w:author="Claude" w:date="2026-09-27T17:00:00Z">
              <w:r>
                <w:rPr>
                  <w:rStyle w:val="CodeChar"/>
                </w:rPr>
                <w:delText xml:space="preserve">vcn</w:delText>
              </w:r>
            </w:del>
          </w:p>
        </w:tc>
      </w:tr>
      <w:tr>
        <w:trPr>
          <w:del w:id="4441" w:author="Claude" w:date="2026-09-27T17:00:00Z"/>
        </w:trPr>
        <w:tc>
          <w:tcPr>
            <w:tcW w:w="3120" w:type="dxa"/>
          </w:tcPr>
          <w:p>
            <w:pPr/>
            <w:del w:id="4442" w:author="Claude" w:date="2026-09-27T17:00:00Z">
              <w:r>
                <w:rPr>
                  <w:rStyle w:val="CodeChar"/>
                </w:rPr>
                <w:delText xml:space="preserve">cmr-prd-</w:delText>
              </w:r>
            </w:del>
            <w:del w:id="4443" w:author="Claude" w:date="2026-09-27T17:00:00Z">
              <w:r>
                <w:rPr>
                  <w:rStyle w:val="CodeChar"/>
                </w:rPr>
                <w:delText xml:space="preserve">dc1</w:delText>
              </w:r>
            </w:del>
            <w:del w:id="4444" w:author="Claude" w:date="2026-09-27T17:00:00Z">
              <w:r>
                <w:rPr>
                  <w:rStyle w:val="CodeChar"/>
                </w:rPr>
                <w:delText xml:space="preserve">-adb-pay-atp-1</w:delText>
              </w:r>
            </w:del>
          </w:p>
        </w:tc>
        <w:tc>
          <w:tcPr>
            <w:tcW w:w="3120" w:type="dxa"/>
          </w:tcPr>
          <w:p>
            <w:pPr/>
            <w:del w:id="4445" w:author="Claude" w:date="2026-09-27T17:00:00Z">
              <w:r>
                <w:delText xml:space="preserve">No</w:delText>
              </w:r>
            </w:del>
          </w:p>
        </w:tc>
        <w:tc>
          <w:tcPr>
            <w:tcW w:w="3120" w:type="dxa"/>
          </w:tcPr>
          <w:p>
            <w:pPr/>
            <w:del w:id="4446" w:author="Claude" w:date="2026-09-27T17:00:00Z">
              <w:r>
                <w:delText xml:space="preserve">Sequence must be two digits</w:delText>
              </w:r>
            </w:del>
          </w:p>
        </w:tc>
      </w:tr>
      <w:tr>
        <w:trPr>
          <w:del w:id="4447" w:author="Claude" w:date="2026-09-27T17:00:00Z"/>
        </w:trPr>
        <w:tc>
          <w:tcPr>
            <w:tcW w:w="3120" w:type="dxa"/>
          </w:tcPr>
          <w:p>
            <w:pPr/>
            <w:del w:id="4448" w:author="Claude" w:date="2026-09-27T17:00:00Z">
              <w:r>
                <w:rPr>
                  <w:rStyle w:val="CodeChar"/>
                </w:rPr>
                <w:delText xml:space="preserve">cmr-prd-</w:delText>
              </w:r>
            </w:del>
            <w:del w:id="4449" w:author="Claude" w:date="2026-09-27T17:00:00Z">
              <w:r>
                <w:rPr>
                  <w:rStyle w:val="CodeChar"/>
                </w:rPr>
                <w:delText xml:space="preserve">dc1</w:delText>
              </w:r>
            </w:del>
            <w:del w:id="4450" w:author="Claude" w:date="2026-09-27T17:00:00Z">
              <w:r>
                <w:rPr>
                  <w:rStyle w:val="CodeChar"/>
                </w:rPr>
                <w:delText xml:space="preserve">-adb-pay-atp-00</w:delText>
              </w:r>
            </w:del>
          </w:p>
        </w:tc>
        <w:tc>
          <w:tcPr>
            <w:tcW w:w="3120" w:type="dxa"/>
          </w:tcPr>
          <w:p>
            <w:pPr/>
            <w:del w:id="4451" w:author="Claude" w:date="2026-09-27T17:00:00Z">
              <w:r>
                <w:delText xml:space="preserve">No</w:delText>
              </w:r>
            </w:del>
          </w:p>
        </w:tc>
        <w:tc>
          <w:tcPr>
            <w:tcW w:w="3120" w:type="dxa"/>
          </w:tcPr>
          <w:p>
            <w:pPr/>
            <w:del w:id="4452" w:author="Claude" w:date="2026-09-27T17:00:00Z">
              <w:r>
                <w:rPr>
                  <w:rStyle w:val="CodeChar"/>
                </w:rPr>
                <w:delText xml:space="preserve">00</w:delText>
              </w:r>
            </w:del>
            <w:del w:id="4453" w:author="Claude" w:date="2026-09-27T17:00:00Z">
              <w:r>
                <w:delText xml:space="preserve"> not allowed</w:delText>
              </w:r>
            </w:del>
          </w:p>
        </w:tc>
      </w:tr>
      <w:tr>
        <w:trPr>
          <w:del w:id="4454" w:author="Claude" w:date="2026-09-27T17:00:00Z"/>
        </w:trPr>
        <w:tc>
          <w:tcPr>
            <w:tcW w:w="3120" w:type="dxa"/>
          </w:tcPr>
          <w:p>
            <w:pPr/>
            <w:del w:id="4455" w:author="Claude" w:date="2026-09-27T17:00:00Z">
              <w:r>
                <w:rPr>
                  <w:rStyle w:val="CodeChar"/>
                </w:rPr>
                <w:delText xml:space="preserve">cmr-prd-</w:delText>
              </w:r>
            </w:del>
            <w:del w:id="4456" w:author="Claude" w:date="2026-09-27T17:00:00Z">
              <w:r>
                <w:rPr>
                  <w:rStyle w:val="CodeChar"/>
                </w:rPr>
                <w:delText xml:space="preserve">dc1</w:delText>
              </w:r>
            </w:del>
            <w:del w:id="4457" w:author="Claude" w:date="2026-09-27T17:00:00Z">
              <w:r>
                <w:rPr>
                  <w:rStyle w:val="CodeChar"/>
                </w:rPr>
                <w:delText xml:space="preserve">-vm-cbs-ol-01-new</w:delText>
              </w:r>
            </w:del>
          </w:p>
        </w:tc>
        <w:tc>
          <w:tcPr>
            <w:tcW w:w="3120" w:type="dxa"/>
          </w:tcPr>
          <w:p>
            <w:pPr/>
            <w:del w:id="4458" w:author="Claude" w:date="2026-09-27T17:00:00Z">
              <w:r>
                <w:delText xml:space="preserve">No</w:delText>
              </w:r>
            </w:del>
          </w:p>
        </w:tc>
        <w:tc>
          <w:tcPr>
            <w:tcW w:w="3120" w:type="dxa"/>
          </w:tcPr>
          <w:p>
            <w:pPr/>
            <w:del w:id="4459" w:author="Claude" w:date="2026-09-27T17:00:00Z">
              <w:r>
                <w:delText xml:space="preserve">Extra token; blocklisted word</w:delText>
              </w:r>
            </w:del>
          </w:p>
        </w:tc>
      </w:tr>
      <w:tr>
        <w:trPr>
          <w:del w:id="4460" w:author="Claude" w:date="2026-09-27T17:00:00Z"/>
        </w:trPr>
        <w:tc>
          <w:tcPr>
            <w:tcW w:w="3120" w:type="dxa"/>
          </w:tcPr>
          <w:p>
            <w:pPr/>
            <w:del w:id="4461" w:author="Claude" w:date="2026-09-27T17:00:00Z">
              <w:r>
                <w:rPr>
                  <w:rStyle w:val="CodeChar"/>
                </w:rPr>
                <w:delText xml:space="preserve">cmr-prd-dr-vm-cbs-ol-01</w:delText>
              </w:r>
            </w:del>
          </w:p>
        </w:tc>
        <w:tc>
          <w:tcPr>
            <w:tcW w:w="3120" w:type="dxa"/>
          </w:tcPr>
          <w:p>
            <w:pPr/>
            <w:del w:id="4462" w:author="Claude" w:date="2026-09-27T17:00:00Z">
              <w:r>
                <w:delText xml:space="preserve">No</w:delText>
              </w:r>
            </w:del>
          </w:p>
        </w:tc>
        <w:tc>
          <w:tcPr>
            <w:tcW w:w="3120" w:type="dxa"/>
          </w:tcPr>
          <w:p>
            <w:pPr/>
            <w:del w:id="4463" w:author="Claude" w:date="2026-09-27T17:00:00Z">
              <w:r>
                <w:rPr>
                  <w:rStyle w:val="CodeChar"/>
                </w:rPr>
                <w:delText xml:space="preserve">dr</w:delText>
              </w:r>
            </w:del>
            <w:del w:id="4464" w:author="Claude" w:date="2026-09-27T17:00:00Z">
              <w:r>
                <w:delText xml:space="preserve"> is neither a </w:delText>
              </w:r>
            </w:del>
            <w:del w:id="4465" w:author="Claude" w:date="2026-09-27T17:00:00Z">
              <w:r>
                <w:delText xml:space="preserve">site code</w:delText>
              </w:r>
            </w:del>
            <w:del w:id="4466" w:author="Claude" w:date="2026-09-27T17:00:00Z">
              <w:r>
                <w:delText xml:space="preserve"> nor an environment</w:delText>
              </w:r>
            </w:del>
          </w:p>
        </w:tc>
      </w:tr>
      <w:tr>
        <w:trPr>
          <w:del w:id="4467" w:author="Claude" w:date="2026-09-27T17:00:00Z"/>
        </w:trPr>
        <w:tc>
          <w:tcPr>
            <w:tcW w:w="3120" w:type="dxa"/>
          </w:tcPr>
          <w:p>
            <w:pPr/>
            <w:del w:id="4468" w:author="Claude" w:date="2026-09-27T17:00:00Z">
              <w:r>
                <w:rPr>
                  <w:rStyle w:val="CodeChar"/>
                </w:rPr>
                <w:delText xml:space="preserve">cmr-prd-jnb-</w:delText>
              </w:r>
            </w:del>
            <w:del w:id="4469" w:author="Claude" w:date="2026-09-27T17:00:00Z">
              <w:r>
                <w:rPr>
                  <w:rStyle w:val="CodeChar"/>
                </w:rPr>
                <w:delText xml:space="preserve">vm-cbs-ol-01</w:delText>
              </w:r>
            </w:del>
          </w:p>
        </w:tc>
        <w:tc>
          <w:tcPr>
            <w:tcW w:w="3120" w:type="dxa"/>
          </w:tcPr>
          <w:p>
            <w:pPr/>
            <w:del w:id="4470" w:author="Claude" w:date="2026-09-27T17:00:00Z">
              <w:r>
                <w:delText xml:space="preserve">No</w:delText>
              </w:r>
            </w:del>
          </w:p>
        </w:tc>
        <w:tc>
          <w:tcPr>
            <w:tcW w:w="3120" w:type="dxa"/>
          </w:tcPr>
          <w:p>
            <w:pPr/>
            <w:del w:id="4471" w:author="Claude" w:date="2026-09-27T17:00:00Z">
              <w:r>
                <w:delText xml:space="preserve">Uses Oracle's region key; the site code for Johannesburg is </w:delText>
              </w:r>
            </w:del>
            <w:del w:id="4472" w:author="Claude" w:date="2026-09-27T17:00:00Z">
              <w:r>
                <w:rPr>
                  <w:rStyle w:val="CodeChar"/>
                </w:rPr>
                <w:delText xml:space="preserve">dc2</w:delText>
              </w:r>
            </w:del>
          </w:p>
        </w:tc>
      </w:tr>
      <w:tr>
        <w:trPr>
          <w:del w:id="4473" w:author="Claude" w:date="2026-09-27T17:00:00Z"/>
        </w:trPr>
        <w:tc>
          <w:tcPr>
            <w:tcW w:w="3120" w:type="dxa"/>
          </w:tcPr>
          <w:p>
            <w:pPr/>
            <w:del w:id="4474" w:author="Claude" w:date="2026-09-27T17:00:00Z">
              <w:r>
                <w:rPr>
                  <w:rStyle w:val="CodeChar"/>
                </w:rPr>
                <w:delText xml:space="preserve">Cmr-Prd-Dc1-</w:delText>
              </w:r>
            </w:del>
            <w:del w:id="4475" w:author="Claude" w:date="2026-09-27T17:00:00Z">
              <w:r>
                <w:rPr>
                  <w:rStyle w:val="CodeChar"/>
                </w:rPr>
                <w:delText xml:space="preserve">Bkt-Cbs-Bkp-01</w:delText>
              </w:r>
            </w:del>
          </w:p>
        </w:tc>
        <w:tc>
          <w:tcPr>
            <w:tcW w:w="3120" w:type="dxa"/>
          </w:tcPr>
          <w:p>
            <w:pPr/>
            <w:del w:id="4476" w:author="Claude" w:date="2026-09-27T17:00:00Z">
              <w:r>
                <w:delText xml:space="preserve">No</w:delText>
              </w:r>
            </w:del>
          </w:p>
        </w:tc>
        <w:tc>
          <w:tcPr>
            <w:tcW w:w="3120" w:type="dxa"/>
          </w:tcPr>
          <w:p>
            <w:pPr/>
            <w:del w:id="4477" w:author="Claude" w:date="2026-09-27T17:00:00Z">
              <w:r>
                <w:delText xml:space="preserve">Uppercase; would also be a different bucket from the lowercase one</w:delText>
              </w:r>
            </w:del>
          </w:p>
        </w:tc>
      </w:tr>
    </w:tbl>
    <w:p>
      <w:pPr>
        <w:pStyle w:val="Heading3"/>
        <w:rPr>
          <w:del w:id="4479" w:author="Claude" w:date="2026-09-27T17:00:00Z"/>
        </w:rPr>
      </w:pPr>
      <w:del w:id="4478" w:author="Claude" w:date="2026-09-27T17:00:00Z">
        <w:r>
          <w:delText xml:space="preserve">22.4 Policy-as-code in CI (OPA / Conftest example)</w:delText>
        </w:r>
      </w:del>
    </w:p>
    <w:p>
      <w:pPr>
        <w:pStyle w:val="Code"/>
        <w:rPr>
          <w:del w:id="4521" w:author="Claude" w:date="2026-09-27T17:00:00Z"/>
        </w:rPr>
      </w:pPr>
      <w:bookmarkStart w:id="5" w:name="bongo_lang_rego_5"/>
      <w:bookmarkEnd w:id="5"/>
      <w:del w:id="4480" w:author="Claude" w:date="2026-09-27T17:00:00Z">
        <w:r>
          <w:delText xml:space="preserve">package oci.naming</w:delText>
        </w:r>
      </w:del>
      <w:del w:id="4481" w:author="Claude" w:date="2026-09-27T17:00:00Z">
        <w:r>
          <w:br/>
        </w:r>
      </w:del>
      <w:del w:id="4482" w:author="Claude" w:date="2026-09-27T17:00:00Z">
        <w:r>
          <w:br/>
        </w:r>
      </w:del>
      <w:del w:id="4483" w:author="Claude" w:date="2026-09-27T17:00:00Z">
        <w:r>
          <w:delText xml:space="preserve">import data.registry</w:delText>
        </w:r>
      </w:del>
      <w:del w:id="4484" w:author="Claude" w:date="2026-09-27T17:00:00Z">
        <w:r>
          <w:br/>
        </w:r>
      </w:del>
      <w:del w:id="4485" w:author="Claude" w:date="2026-09-27T17:00:00Z">
        <w:r>
          <w:br/>
        </w:r>
      </w:del>
      <w:del w:id="4486" w:author="Claude" w:date="2026-09-27T17:00:00Z">
        <w:r>
          <w:delText xml:space="preserve">regional := `^([a-z][a-z0-9]{2})-((prd|stg|uat|sit|prf|dev|trn|sbx|npd)[2-9]?)</w:delText>
        </w:r>
      </w:del>
      <w:del w:id="4487" w:author="Claude" w:date="2026-09-27T17:00:00Z">
        <w:r>
          <w:delText xml:space="preserve">-(dc[1-9])-</w:delText>
        </w:r>
      </w:del>
      <w:del w:id="4488" w:author="Claude" w:date="2026-09-27T17:00:00Z">
        <w:r>
          <w:delText xml:space="preserve">([a-z]{2,4})-([a-z][a-z0-9]{2,4})(-([a-z][a-z0-9]{1,5}))?-(0[1-9]|[1-9][0-9])$`</w:delText>
        </w:r>
      </w:del>
      <w:del w:id="4489" w:author="Claude" w:date="2026-09-27T17:00:00Z">
        <w:r>
          <w:br/>
        </w:r>
      </w:del>
      <w:del w:id="4490" w:author="Claude" w:date="2026-09-27T17:00:00Z">
        <w:r>
          <w:br/>
        </w:r>
      </w:del>
      <w:del w:id="4491" w:author="Claude" w:date="2026-09-27T17:00:00Z">
        <w:r>
          <w:delText xml:space="preserve">deny[msg] {</w:delText>
        </w:r>
      </w:del>
      <w:del w:id="4492" w:author="Claude" w:date="2026-09-27T17:00:00Z">
        <w:r>
          <w:br/>
        </w:r>
      </w:del>
      <w:del w:id="4493" w:author="Claude" w:date="2026-09-27T17:00:00Z">
        <w:r>
          <w:delText xml:space="preserve">  rc := input.resource_changes[_]</w:delText>
        </w:r>
      </w:del>
      <w:del w:id="4494" w:author="Claude" w:date="2026-09-27T17:00:00Z">
        <w:r>
          <w:br/>
        </w:r>
      </w:del>
      <w:del w:id="4495" w:author="Claude" w:date="2026-09-27T17:00:00Z">
        <w:r>
          <w:delText xml:space="preserve">  rc.change.actions[_] == "create"</w:delText>
        </w:r>
      </w:del>
      <w:del w:id="4496" w:author="Claude" w:date="2026-09-27T17:00:00Z">
        <w:r>
          <w:br/>
        </w:r>
      </w:del>
      <w:del w:id="4497" w:author="Claude" w:date="2026-09-27T17:00:00Z">
        <w:r>
          <w:delText xml:space="preserve">  name := rc.change.after.display_name</w:delText>
        </w:r>
      </w:del>
      <w:del w:id="4498" w:author="Claude" w:date="2026-09-27T17:00:00Z">
        <w:r>
          <w:br/>
        </w:r>
      </w:del>
      <w:del w:id="4499" w:author="Claude" w:date="2026-09-27T17:00:00Z">
        <w:r>
          <w:delText xml:space="preserve">  registry.oci_types[rc.type].scope == "regional"</w:delText>
        </w:r>
      </w:del>
      <w:del w:id="4500" w:author="Claude" w:date="2026-09-27T17:00:00Z">
        <w:r>
          <w:br/>
        </w:r>
      </w:del>
      <w:del w:id="4501" w:author="Claude" w:date="2026-09-27T17:00:00Z">
        <w:r>
          <w:delText xml:space="preserve">  not regex.match(regional, name)</w:delText>
        </w:r>
      </w:del>
      <w:del w:id="4502" w:author="Claude" w:date="2026-09-27T17:00:00Z">
        <w:r>
          <w:br/>
        </w:r>
      </w:del>
      <w:del w:id="4503" w:author="Claude" w:date="2026-09-27T17:00:00Z">
        <w:r>
          <w:delText xml:space="preserve">  msg := sprintf("%s: display_name '%s' violates the OCI naming standard", [rc.address, name])</w:delText>
        </w:r>
      </w:del>
      <w:del w:id="4504" w:author="Claude" w:date="2026-09-27T17:00:00Z">
        <w:r>
          <w:br/>
        </w:r>
      </w:del>
      <w:del w:id="4505" w:author="Claude" w:date="2026-09-27T17:00:00Z">
        <w:r>
          <w:delText xml:space="preserve">}</w:delText>
        </w:r>
      </w:del>
      <w:del w:id="4506" w:author="Claude" w:date="2026-09-27T17:00:00Z">
        <w:r>
          <w:br/>
        </w:r>
      </w:del>
      <w:del w:id="4507" w:author="Claude" w:date="2026-09-27T17:00:00Z">
        <w:r>
          <w:br/>
        </w:r>
      </w:del>
      <w:del w:id="4508" w:author="Claude" w:date="2026-09-27T17:00:00Z">
        <w:r>
          <w:delText xml:space="preserve">deny[msg] {</w:delText>
        </w:r>
      </w:del>
      <w:del w:id="4509" w:author="Claude" w:date="2026-09-27T17:00:00Z">
        <w:r>
          <w:br/>
        </w:r>
      </w:del>
      <w:del w:id="4510" w:author="Claude" w:date="2026-09-27T17:00:00Z">
        <w:r>
          <w:delText xml:space="preserve">  rc := input.resource_changes[_]</w:delText>
        </w:r>
      </w:del>
      <w:del w:id="4511" w:author="Claude" w:date="2026-09-27T17:00:00Z">
        <w:r>
          <w:br/>
        </w:r>
      </w:del>
      <w:del w:id="4512" w:author="Claude" w:date="2026-09-27T17:00:00Z">
        <w:r>
          <w:delText xml:space="preserve">  name := rc.change.after.display_name</w:delText>
        </w:r>
      </w:del>
      <w:del w:id="4513" w:author="Claude" w:date="2026-09-27T17:00:00Z">
        <w:r>
          <w:br/>
        </w:r>
      </w:del>
      <w:del w:id="4514" w:author="Claude" w:date="2026-09-27T17:00:00Z">
        <w:r>
          <w:delText xml:space="preserve">  parts := split(name, "-")</w:delText>
        </w:r>
      </w:del>
      <w:del w:id="4515" w:author="Claude" w:date="2026-09-27T17:00:00Z">
        <w:r>
          <w:br/>
        </w:r>
      </w:del>
      <w:del w:id="4516" w:author="Claude" w:date="2026-09-27T17:00:00Z">
        <w:r>
          <w:delText xml:space="preserve">  not registry.apps[parts[4]]</w:delText>
        </w:r>
      </w:del>
      <w:del w:id="4517" w:author="Claude" w:date="2026-09-27T17:00:00Z">
        <w:r>
          <w:br/>
        </w:r>
      </w:del>
      <w:del w:id="4518" w:author="Claude" w:date="2026-09-27T17:00:00Z">
        <w:r>
          <w:delText xml:space="preserve">  msg := sprintf("%s: application code '%s' is not registered", [rc.address, parts[4]])</w:delText>
        </w:r>
      </w:del>
      <w:del w:id="4519" w:author="Claude" w:date="2026-09-27T17:00:00Z">
        <w:r>
          <w:br/>
        </w:r>
      </w:del>
      <w:del w:id="4520" w:author="Claude" w:date="2026-09-27T17:00:00Z">
        <w:r>
          <w:delText xml:space="preserve">}</w:delText>
        </w:r>
      </w:del>
    </w:p>
    <w:p>
      <w:pPr>
        <w:rPr>
          <w:del w:id="4531" w:author="Claude" w:date="2026-09-27T17:00:00Z"/>
        </w:rPr>
      </w:pPr>
      <w:del w:id="4522" w:author="Claude" w:date="2026-09-27T17:00:00Z">
        <w:r>
          <w:delText xml:space="preserve">Run as </w:delText>
        </w:r>
      </w:del>
      <w:del w:id="4523" w:author="Claude" w:date="2026-09-27T17:00:00Z">
        <w:r>
          <w:rPr>
            <w:rStyle w:val="CodeChar"/>
          </w:rPr>
          <w:delText xml:space="preserve">terraform show -json plan.out | conftest test --data registry.json -</w:delText>
        </w:r>
      </w:del>
      <w:del w:id="4524" w:author="Claude" w:date="2026-09-27T17:00:00Z">
        <w:r>
          <w:delText xml:space="preserve">. The </w:delText>
        </w:r>
      </w:del>
      <w:del w:id="4525" w:author="Claude" w:date="2026-09-27T17:00:00Z">
        <w:r>
          <w:rPr>
            <w:rStyle w:val="CodeChar"/>
          </w:rPr>
          <w:delText xml:space="preserve">registry.oci_types</w:delText>
        </w:r>
      </w:del>
      <w:del w:id="4526" w:author="Claude" w:date="2026-09-27T17:00:00Z">
        <w:r>
          <w:delText xml:space="preserve"> map translates Terraform resource types (</w:delText>
        </w:r>
      </w:del>
      <w:del w:id="4527" w:author="Claude" w:date="2026-09-27T17:00:00Z">
        <w:r>
          <w:rPr>
            <w:rStyle w:val="CodeChar"/>
          </w:rPr>
          <w:delText xml:space="preserve">oci_core_instance</w:delText>
        </w:r>
      </w:del>
      <w:del w:id="4528" w:author="Claude" w:date="2026-09-27T17:00:00Z">
        <w:r>
          <w:delText xml:space="preserve">) to naming type codes (</w:delText>
        </w:r>
      </w:del>
      <w:del w:id="4529" w:author="Claude" w:date="2026-09-27T17:00:00Z">
        <w:r>
          <w:rPr>
            <w:rStyle w:val="CodeChar"/>
          </w:rPr>
          <w:delText xml:space="preserve">vm</w:delText>
        </w:r>
      </w:del>
      <w:del w:id="4530" w:author="Claude" w:date="2026-09-27T17:00:00Z">
        <w:r>
          <w:delText xml:space="preserve">).</w:delText>
        </w:r>
      </w:del>
    </w:p>
    <w:p>
      <w:pPr>
        <w:pStyle w:val="Heading2"/>
        <w:rPr>
          <w:del w:id="4533" w:author="Claude" w:date="2026-09-27T17:00:00Z"/>
        </w:rPr>
      </w:pPr>
      <w:del w:id="4532" w:author="Claude" w:date="2026-09-27T17:00:00Z">
        <w:r>
          <w:delText xml:space="preserve">23. Governance and Enforcement</w:delText>
        </w:r>
      </w:del>
    </w:p>
    <w:p>
      <w:pPr>
        <w:rPr>
          <w:del w:id="4541" w:author="Claude" w:date="2026-09-27T17:00:00Z"/>
        </w:rPr>
      </w:pPr>
      <w:del w:id="4534" w:author="Claude" w:date="2026-09-27T17:00:00Z">
        <w:r>
          <w:delText xml:space="preserve">OCI cannot validate display names natively, so enforcement is layered: </w:delText>
        </w:r>
      </w:del>
      <w:del w:id="4535" w:author="Claude" w:date="2026-09-27T17:00:00Z">
        <w:r>
          <w:rPr>
            <w:b/>
          </w:rPr>
          <w:delText xml:space="preserve">prevent</w:delText>
        </w:r>
      </w:del>
      <w:del w:id="4536" w:author="Claude" w:date="2026-09-27T17:00:00Z">
        <w:r>
          <w:delText xml:space="preserve"> in code and pipelines, </w:delText>
        </w:r>
      </w:del>
      <w:del w:id="4537" w:author="Claude" w:date="2026-09-27T17:00:00Z">
        <w:r>
          <w:rPr>
            <w:b/>
          </w:rPr>
          <w:delText xml:space="preserve">constrain</w:delText>
        </w:r>
      </w:del>
      <w:del w:id="4538" w:author="Claude" w:date="2026-09-27T17:00:00Z">
        <w:r>
          <w:delText xml:space="preserve"> with IAM, tag defaults, quotas and Security Zones, and </w:delText>
        </w:r>
      </w:del>
      <w:del w:id="4539" w:author="Claude" w:date="2026-09-27T17:00:00Z">
        <w:r>
          <w:rPr>
            <w:b/>
          </w:rPr>
          <w:delText xml:space="preserve">detect</w:delText>
        </w:r>
      </w:del>
      <w:del w:id="4540" w:author="Claude" w:date="2026-09-27T17:00:00Z">
        <w:r>
          <w:delText xml:space="preserve"> anything created outside the pipeline within 24 hours.</w:delText>
        </w:r>
      </w:del>
    </w:p>
    <w:p>
      <w:pPr>
        <w:pStyle w:val="Heading3"/>
        <w:rPr>
          <w:del w:id="4543" w:author="Claude" w:date="2026-09-27T17:00:00Z"/>
        </w:rPr>
      </w:pPr>
      <w:del w:id="4542" w:author="Claude" w:date="2026-09-27T17:00:00Z">
        <w:r>
          <w:delText xml:space="preserve">23.1 What OCI can and cannot enforce [OCI]</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4544" w:author="Claude" w:date="2026-09-27T17:00:00Z"/>
        </w:trPr>
        <w:tc>
          <w:tcPr>
            <w:tcW w:w="3120" w:type="dxa"/>
            <w:shd w:val="clear" w:color="auto" w:fill="F2F2F2"/>
          </w:tcPr>
          <w:p>
            <w:pPr/>
            <w:del w:id="4545" w:author="Claude" w:date="2026-09-27T17:00:00Z">
              <w:r>
                <w:delText xml:space="preserve">Control</w:delText>
              </w:r>
            </w:del>
          </w:p>
        </w:tc>
        <w:tc>
          <w:tcPr>
            <w:tcW w:w="3120" w:type="dxa"/>
            <w:shd w:val="clear" w:color="auto" w:fill="F2F2F2"/>
          </w:tcPr>
          <w:p>
            <w:pPr/>
            <w:del w:id="4546" w:author="Claude" w:date="2026-09-27T17:00:00Z">
              <w:r>
                <w:delText xml:space="preserve">Can enforce</w:delText>
              </w:r>
            </w:del>
          </w:p>
        </w:tc>
        <w:tc>
          <w:tcPr>
            <w:tcW w:w="3120" w:type="dxa"/>
            <w:shd w:val="clear" w:color="auto" w:fill="F2F2F2"/>
          </w:tcPr>
          <w:p>
            <w:pPr/>
            <w:del w:id="4547" w:author="Claude" w:date="2026-09-27T17:00:00Z">
              <w:r>
                <w:delText xml:space="preserve">Cannot enforce</w:delText>
              </w:r>
            </w:del>
          </w:p>
        </w:tc>
      </w:tr>
      <w:tr>
        <w:trPr>
          <w:del w:id="4548" w:author="Claude" w:date="2026-09-27T17:00:00Z"/>
        </w:trPr>
        <w:tc>
          <w:tcPr>
            <w:tcW w:w="3120" w:type="dxa"/>
          </w:tcPr>
          <w:p>
            <w:pPr/>
            <w:del w:id="4549" w:author="Claude" w:date="2026-09-27T17:00:00Z">
              <w:r>
                <w:delText xml:space="preserve">IAM policies</w:delText>
              </w:r>
            </w:del>
          </w:p>
        </w:tc>
        <w:tc>
          <w:tcPr>
            <w:tcW w:w="3120" w:type="dxa"/>
          </w:tcPr>
          <w:p>
            <w:pPr/>
            <w:del w:id="4550" w:author="Claude" w:date="2026-09-27T17:00:00Z">
              <w:r>
                <w:delText xml:space="preserve">Who can create what, where; restricting production </w:delText>
              </w:r>
            </w:del>
            <w:del w:id="4551" w:author="Claude" w:date="2026-09-27T17:00:00Z">
              <w:r>
                <w:rPr>
                  <w:rStyle w:val="CodeChar"/>
                </w:rPr>
                <w:delText xml:space="preserve">manage</w:delText>
              </w:r>
            </w:del>
            <w:del w:id="4552" w:author="Claude" w:date="2026-09-27T17:00:00Z">
              <w:r>
                <w:delText xml:space="preserve"> rights to pipeline principals</w:delText>
              </w:r>
            </w:del>
          </w:p>
        </w:tc>
        <w:tc>
          <w:tcPr>
            <w:tcW w:w="3120" w:type="dxa"/>
          </w:tcPr>
          <w:p>
            <w:pPr/>
            <w:del w:id="4553" w:author="Claude" w:date="2026-09-27T17:00:00Z">
              <w:r>
                <w:delText xml:space="preserve">The format of a display name</w:delText>
              </w:r>
            </w:del>
          </w:p>
        </w:tc>
      </w:tr>
      <w:tr>
        <w:trPr>
          <w:del w:id="4554" w:author="Claude" w:date="2026-09-27T17:00:00Z"/>
        </w:trPr>
        <w:tc>
          <w:tcPr>
            <w:tcW w:w="3120" w:type="dxa"/>
          </w:tcPr>
          <w:p>
            <w:pPr/>
            <w:del w:id="4555" w:author="Claude" w:date="2026-09-27T17:00:00Z">
              <w:r>
                <w:delText xml:space="preserve">Tag defaults with required user values</w:delText>
              </w:r>
            </w:del>
          </w:p>
        </w:tc>
        <w:tc>
          <w:tcPr>
            <w:tcW w:w="3120" w:type="dxa"/>
          </w:tcPr>
          <w:p>
            <w:pPr/>
            <w:del w:id="4556" w:author="Claude" w:date="2026-09-27T17:00:00Z">
              <w:r>
                <w:delText xml:space="preserve">That mandatory defined tags are present at creation, with values from an allowed list</w:delText>
              </w:r>
            </w:del>
          </w:p>
        </w:tc>
        <w:tc>
          <w:tcPr>
            <w:tcW w:w="3120" w:type="dxa"/>
          </w:tcPr>
          <w:p>
            <w:pPr/>
            <w:del w:id="4557" w:author="Claude" w:date="2026-09-27T17:00:00Z">
              <w:r>
                <w:delText xml:space="preserve">That tags agree with the name</w:delText>
              </w:r>
            </w:del>
          </w:p>
        </w:tc>
      </w:tr>
      <w:tr>
        <w:trPr>
          <w:del w:id="4558" w:author="Claude" w:date="2026-09-27T17:00:00Z"/>
        </w:trPr>
        <w:tc>
          <w:tcPr>
            <w:tcW w:w="3120" w:type="dxa"/>
          </w:tcPr>
          <w:p>
            <w:pPr/>
            <w:del w:id="4559" w:author="Claude" w:date="2026-09-27T17:00:00Z">
              <w:r>
                <w:delText xml:space="preserve">Defined tag allowed-value lists</w:delText>
              </w:r>
            </w:del>
          </w:p>
        </w:tc>
        <w:tc>
          <w:tcPr>
            <w:tcW w:w="3120" w:type="dxa"/>
          </w:tcPr>
          <w:p>
            <w:pPr/>
            <w:del w:id="4560" w:author="Claude" w:date="2026-09-27T17:00:00Z">
              <w:r>
                <w:delText xml:space="preserve">Controlled values for Environment, Entity, DataClass, Criticality</w:delText>
              </w:r>
            </w:del>
          </w:p>
        </w:tc>
        <w:tc>
          <w:tcPr>
            <w:tcW w:w="3120" w:type="dxa"/>
          </w:tcPr>
          <w:p>
            <w:pPr/>
            <w:del w:id="4561" w:author="Claude" w:date="2026-09-27T17:00:00Z">
              <w:r>
                <w:delText xml:space="preserve">Free-text owners (mailbox format)</w:delText>
              </w:r>
            </w:del>
          </w:p>
        </w:tc>
      </w:tr>
      <w:tr>
        <w:trPr>
          <w:del w:id="4562" w:author="Claude" w:date="2026-09-27T17:00:00Z"/>
        </w:trPr>
        <w:tc>
          <w:tcPr>
            <w:tcW w:w="3120" w:type="dxa"/>
          </w:tcPr>
          <w:p>
            <w:pPr/>
            <w:del w:id="4563" w:author="Claude" w:date="2026-09-27T17:00:00Z">
              <w:r>
                <w:delText xml:space="preserve">Compartment quotas</w:delText>
              </w:r>
            </w:del>
          </w:p>
        </w:tc>
        <w:tc>
          <w:tcPr>
            <w:tcW w:w="3120" w:type="dxa"/>
          </w:tcPr>
          <w:p>
            <w:pPr/>
            <w:del w:id="4564" w:author="Claude" w:date="2026-09-27T17:00:00Z">
              <w:r>
                <w:delText xml:space="preserve">Which services and regions each entity may use</w:delText>
              </w:r>
            </w:del>
          </w:p>
        </w:tc>
        <w:tc>
          <w:tcPr>
            <w:tcW w:w="3120" w:type="dxa"/>
          </w:tcPr>
          <w:p>
            <w:pPr/>
            <w:del w:id="4565" w:author="Claude" w:date="2026-09-27T17:00:00Z">
              <w:r>
                <w:delText xml:space="preserve">Names</w:delText>
              </w:r>
            </w:del>
          </w:p>
        </w:tc>
      </w:tr>
      <w:tr>
        <w:trPr>
          <w:del w:id="4566" w:author="Claude" w:date="2026-09-27T17:00:00Z"/>
        </w:trPr>
        <w:tc>
          <w:tcPr>
            <w:tcW w:w="3120" w:type="dxa"/>
          </w:tcPr>
          <w:p>
            <w:pPr/>
            <w:del w:id="4567" w:author="Claude" w:date="2026-09-27T17:00:00Z">
              <w:r>
                <w:delText xml:space="preserve">Security Zones</w:delText>
              </w:r>
            </w:del>
          </w:p>
        </w:tc>
        <w:tc>
          <w:tcPr>
            <w:tcW w:w="3120" w:type="dxa"/>
          </w:tcPr>
          <w:p>
            <w:pPr/>
            <w:del w:id="4568" w:author="Claude" w:date="2026-09-27T17:00:00Z">
              <w:r>
                <w:delText xml:space="preserve">Security posture of resources in a compartment (for example no public buckets)</w:delText>
              </w:r>
            </w:del>
          </w:p>
        </w:tc>
        <w:tc>
          <w:tcPr>
            <w:tcW w:w="3120" w:type="dxa"/>
          </w:tcPr>
          <w:p>
            <w:pPr/>
            <w:del w:id="4569" w:author="Claude" w:date="2026-09-27T17:00:00Z">
              <w:r>
                <w:delText xml:space="preserve">Names</w:delText>
              </w:r>
            </w:del>
          </w:p>
        </w:tc>
      </w:tr>
      <w:tr>
        <w:trPr>
          <w:del w:id="4570" w:author="Claude" w:date="2026-09-27T17:00:00Z"/>
        </w:trPr>
        <w:tc>
          <w:tcPr>
            <w:tcW w:w="3120" w:type="dxa"/>
          </w:tcPr>
          <w:p>
            <w:pPr/>
            <w:del w:id="4571" w:author="Claude" w:date="2026-09-27T17:00:00Z">
              <w:r>
                <w:delText xml:space="preserve">Events + Functions</w:delText>
              </w:r>
            </w:del>
          </w:p>
        </w:tc>
        <w:tc>
          <w:tcPr>
            <w:tcW w:w="3120" w:type="dxa"/>
          </w:tcPr>
          <w:p>
            <w:pPr/>
            <w:del w:id="4572" w:author="Claude" w:date="2026-09-27T17:00:00Z">
              <w:r>
                <w:delText xml:space="preserve">React to every create event within minutes</w:delText>
              </w:r>
            </w:del>
          </w:p>
        </w:tc>
        <w:tc>
          <w:tcPr>
            <w:tcW w:w="3120" w:type="dxa"/>
          </w:tcPr>
          <w:p>
            <w:pPr/>
            <w:del w:id="4573" w:author="Claude" w:date="2026-09-27T17:00:00Z">
              <w:r>
                <w:delText xml:space="preserve">Blocking creation (detective only)</w:delText>
              </w:r>
            </w:del>
          </w:p>
        </w:tc>
      </w:tr>
    </w:tbl>
    <w:p>
      <w:pPr>
        <w:pStyle w:val="Heading3"/>
        <w:rPr>
          <w:del w:id="4575" w:author="Claude" w:date="2026-09-27T17:00:00Z"/>
        </w:rPr>
      </w:pPr>
      <w:del w:id="4574" w:author="Claude" w:date="2026-09-27T17:00:00Z">
        <w:r>
          <w:delText xml:space="preserve">23.2 Enforcement layers</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4576" w:author="Claude" w:date="2026-09-27T17:00:00Z"/>
        </w:trPr>
        <w:tc>
          <w:tcPr>
            <w:tcW w:w="3120" w:type="dxa"/>
            <w:shd w:val="clear" w:color="auto" w:fill="F2F2F2"/>
          </w:tcPr>
          <w:p>
            <w:pPr/>
            <w:del w:id="4577" w:author="Claude" w:date="2026-09-27T17:00:00Z">
              <w:r>
                <w:delText xml:space="preserve">Layer</w:delText>
              </w:r>
            </w:del>
          </w:p>
        </w:tc>
        <w:tc>
          <w:tcPr>
            <w:tcW w:w="3120" w:type="dxa"/>
            <w:shd w:val="clear" w:color="auto" w:fill="F2F2F2"/>
          </w:tcPr>
          <w:p>
            <w:pPr/>
            <w:del w:id="4578" w:author="Claude" w:date="2026-09-27T17:00:00Z">
              <w:r>
                <w:delText xml:space="preserve">Mechanism</w:delText>
              </w:r>
            </w:del>
          </w:p>
        </w:tc>
        <w:tc>
          <w:tcPr>
            <w:tcW w:w="3120" w:type="dxa"/>
            <w:shd w:val="clear" w:color="auto" w:fill="F2F2F2"/>
          </w:tcPr>
          <w:p>
            <w:pPr/>
            <w:del w:id="4579" w:author="Claude" w:date="2026-09-27T17:00:00Z">
              <w:r>
                <w:delText xml:space="preserve">Action on violation</w:delText>
              </w:r>
            </w:del>
          </w:p>
        </w:tc>
      </w:tr>
      <w:tr>
        <w:trPr>
          <w:del w:id="4580" w:author="Claude" w:date="2026-09-27T17:00:00Z"/>
        </w:trPr>
        <w:tc>
          <w:tcPr>
            <w:tcW w:w="3120" w:type="dxa"/>
          </w:tcPr>
          <w:p>
            <w:pPr/>
            <w:del w:id="4581" w:author="Claude" w:date="2026-09-27T17:00:00Z">
              <w:r>
                <w:delText xml:space="preserve">1. Authoring</w:delText>
              </w:r>
            </w:del>
          </w:p>
        </w:tc>
        <w:tc>
          <w:tcPr>
            <w:tcW w:w="3120" w:type="dxa"/>
          </w:tcPr>
          <w:p>
            <w:pPr/>
            <w:del w:id="4582" w:author="Claude" w:date="2026-09-27T17:00:00Z">
              <w:r>
                <w:delText xml:space="preserve">Naming module; service modules that hide display names; pre-commit hook running the validator</w:delText>
              </w:r>
            </w:del>
          </w:p>
        </w:tc>
        <w:tc>
          <w:tcPr>
            <w:tcW w:w="3120" w:type="dxa"/>
          </w:tcPr>
          <w:p>
            <w:pPr/>
            <w:del w:id="4583" w:author="Claude" w:date="2026-09-27T17:00:00Z">
              <w:r>
                <w:delText xml:space="preserve">Engineer cannot produce a wrong name through the standard path</w:delText>
              </w:r>
            </w:del>
          </w:p>
        </w:tc>
      </w:tr>
      <w:tr>
        <w:trPr>
          <w:del w:id="4584" w:author="Claude" w:date="2026-09-27T17:00:00Z"/>
        </w:trPr>
        <w:tc>
          <w:tcPr>
            <w:tcW w:w="3120" w:type="dxa"/>
          </w:tcPr>
          <w:p>
            <w:pPr/>
            <w:del w:id="4585" w:author="Claude" w:date="2026-09-27T17:00:00Z">
              <w:r>
                <w:delText xml:space="preserve">2. Pipeline</w:delText>
              </w:r>
            </w:del>
          </w:p>
        </w:tc>
        <w:tc>
          <w:tcPr>
            <w:tcW w:w="3120" w:type="dxa"/>
          </w:tcPr>
          <w:p>
            <w:pPr/>
            <w:del w:id="4586" w:author="Claude" w:date="2026-09-27T17:00:00Z">
              <w:r>
                <w:delText xml:space="preserve">Conftest/OPA on the Terraform plan (section 22.4); Resource Manager plan jobs run the same check</w:delText>
              </w:r>
            </w:del>
          </w:p>
        </w:tc>
        <w:tc>
          <w:tcPr>
            <w:tcW w:w="3120" w:type="dxa"/>
          </w:tcPr>
          <w:p>
            <w:pPr/>
            <w:del w:id="4587" w:author="Claude" w:date="2026-09-27T17:00:00Z">
              <w:r>
                <w:rPr>
                  <w:b/>
                </w:rPr>
                <w:delText xml:space="preserve">Blocks</w:delText>
              </w:r>
            </w:del>
            <w:del w:id="4588" w:author="Claude" w:date="2026-09-27T17:00:00Z">
              <w:r>
                <w:delText xml:space="preserve"> merge and apply</w:delText>
              </w:r>
            </w:del>
          </w:p>
        </w:tc>
      </w:tr>
      <w:tr>
        <w:trPr>
          <w:del w:id="4589" w:author="Claude" w:date="2026-09-27T17:00:00Z"/>
        </w:trPr>
        <w:tc>
          <w:tcPr>
            <w:tcW w:w="3120" w:type="dxa"/>
          </w:tcPr>
          <w:p>
            <w:pPr/>
            <w:del w:id="4590" w:author="Claude" w:date="2026-09-27T17:00:00Z">
              <w:r>
                <w:delText xml:space="preserve">3. Code review</w:delText>
              </w:r>
            </w:del>
          </w:p>
        </w:tc>
        <w:tc>
          <w:tcPr>
            <w:tcW w:w="3120" w:type="dxa"/>
          </w:tcPr>
          <w:p>
            <w:pPr/>
            <w:del w:id="4591" w:author="Claude" w:date="2026-09-27T17:00:00Z">
              <w:r>
                <w:delText xml:space="preserve">CODEOWNERS on registry changes; PR checklist item “names generated by module, no literal display names”</w:delText>
              </w:r>
            </w:del>
          </w:p>
        </w:tc>
        <w:tc>
          <w:tcPr>
            <w:tcW w:w="3120" w:type="dxa"/>
          </w:tcPr>
          <w:p>
            <w:pPr/>
            <w:del w:id="4592" w:author="Claude" w:date="2026-09-27T17:00:00Z">
              <w:r>
                <w:delText xml:space="preserve">Reviewer rejects</w:delText>
              </w:r>
            </w:del>
          </w:p>
        </w:tc>
      </w:tr>
      <w:tr>
        <w:trPr>
          <w:del w:id="4593" w:author="Claude" w:date="2026-09-27T17:00:00Z"/>
        </w:trPr>
        <w:tc>
          <w:tcPr>
            <w:tcW w:w="3120" w:type="dxa"/>
          </w:tcPr>
          <w:p>
            <w:pPr/>
            <w:del w:id="4594" w:author="Claude" w:date="2026-09-27T17:00:00Z">
              <w:r>
                <w:delText xml:space="preserve">4. Access design</w:delText>
              </w:r>
            </w:del>
          </w:p>
        </w:tc>
        <w:tc>
          <w:tcPr>
            <w:tcW w:w="3120" w:type="dxa"/>
          </w:tcPr>
          <w:p>
            <w:pPr/>
            <w:del w:id="4595" w:author="Claude" w:date="2026-09-27T17:00:00Z">
              <w:r>
                <w:delText xml:space="preserve">In </w:delText>
              </w:r>
            </w:del>
            <w:del w:id="4596" w:author="Claude" w:date="2026-09-27T17:00:00Z">
              <w:r>
                <w:rPr>
                  <w:rStyle w:val="CodeChar"/>
                </w:rPr>
                <w:delText xml:space="preserve">*-prd</w:delText>
              </w:r>
            </w:del>
            <w:del w:id="4597" w:author="Claude" w:date="2026-09-27T17:00:00Z">
              <w:r>
                <w:delText xml:space="preserve"> compartments, humans get </w:delText>
              </w:r>
            </w:del>
            <w:del w:id="4598" w:author="Claude" w:date="2026-09-27T17:00:00Z">
              <w:r>
                <w:rPr>
                  <w:rStyle w:val="CodeChar"/>
                </w:rPr>
                <w:delText xml:space="preserve">read</w:delText>
              </w:r>
            </w:del>
            <w:del w:id="4599" w:author="Claude" w:date="2026-09-27T17:00:00Z">
              <w:r>
                <w:delText xml:space="preserve">/</w:delText>
              </w:r>
            </w:del>
            <w:del w:id="4600" w:author="Claude" w:date="2026-09-27T17:00:00Z">
              <w:r>
                <w:rPr>
                  <w:rStyle w:val="CodeChar"/>
                </w:rPr>
                <w:delText xml:space="preserve">use</w:delText>
              </w:r>
            </w:del>
            <w:del w:id="4601" w:author="Claude" w:date="2026-09-27T17:00:00Z">
              <w:r>
                <w:delText xml:space="preserve">; </w:delText>
              </w:r>
            </w:del>
            <w:del w:id="4602" w:author="Claude" w:date="2026-09-27T17:00:00Z">
              <w:r>
                <w:rPr>
                  <w:rStyle w:val="CodeChar"/>
                </w:rPr>
                <w:delText xml:space="preserve">manage</w:delText>
              </w:r>
            </w:del>
            <w:del w:id="4603" w:author="Claude" w:date="2026-09-27T17:00:00Z">
              <w:r>
                <w:delText xml:space="preserve"> only for pipeline dynamic groups and break-glass groups</w:delText>
              </w:r>
            </w:del>
          </w:p>
        </w:tc>
        <w:tc>
          <w:tcPr>
            <w:tcW w:w="3120" w:type="dxa"/>
          </w:tcPr>
          <w:p>
            <w:pPr/>
            <w:del w:id="4604" w:author="Claude" w:date="2026-09-27T17:00:00Z">
              <w:r>
                <w:delText xml:space="preserve">Console creation in production is impossible except break-glass</w:delText>
              </w:r>
            </w:del>
          </w:p>
        </w:tc>
      </w:tr>
      <w:tr>
        <w:trPr>
          <w:del w:id="4605" w:author="Claude" w:date="2026-09-27T17:00:00Z"/>
        </w:trPr>
        <w:tc>
          <w:tcPr>
            <w:tcW w:w="3120" w:type="dxa"/>
          </w:tcPr>
          <w:p>
            <w:pPr/>
            <w:del w:id="4606" w:author="Claude" w:date="2026-09-27T17:00:00Z">
              <w:r>
                <w:delText xml:space="preserve">5. Tag enforcement</w:delText>
              </w:r>
            </w:del>
          </w:p>
        </w:tc>
        <w:tc>
          <w:tcPr>
            <w:tcW w:w="3120" w:type="dxa"/>
          </w:tcPr>
          <w:p>
            <w:pPr/>
            <w:del w:id="4607" w:author="Claude" w:date="2026-09-27T17:00:00Z">
              <w:r>
                <w:delText xml:space="preserve">Tag defaults at </w:delText>
              </w:r>
            </w:del>
            <w:del w:id="4608" w:author="Claude" w:date="2026-09-27T17:00:00Z">
              <w:r>
                <w:rPr>
                  <w:rStyle w:val="CodeChar"/>
                </w:rPr>
                <w:delText xml:space="preserve">abc</w:delText>
              </w:r>
            </w:del>
            <w:del w:id="4609" w:author="Claude" w:date="2026-09-27T17:00:00Z">
              <w:r>
                <w:delText xml:space="preserve"> and each entity/tier compartment requiring governance, finops, operations and security tags</w:delText>
              </w:r>
            </w:del>
          </w:p>
        </w:tc>
        <w:tc>
          <w:tcPr>
            <w:tcW w:w="3120" w:type="dxa"/>
          </w:tcPr>
          <w:p>
            <w:pPr/>
            <w:del w:id="4610" w:author="Claude" w:date="2026-09-27T17:00:00Z">
              <w:r>
                <w:delText xml:space="preserve">OCI </w:delText>
              </w:r>
            </w:del>
            <w:del w:id="4611" w:author="Claude" w:date="2026-09-27T17:00:00Z">
              <w:r>
                <w:rPr>
                  <w:b/>
                </w:rPr>
                <w:delText xml:space="preserve">rejects</w:delText>
              </w:r>
            </w:del>
            <w:del w:id="4612" w:author="Claude" w:date="2026-09-27T17:00:00Z">
              <w:r>
                <w:delText xml:space="preserve"> creation without required tags</w:delText>
              </w:r>
            </w:del>
          </w:p>
        </w:tc>
      </w:tr>
      <w:tr>
        <w:trPr>
          <w:del w:id="4613" w:author="Claude" w:date="2026-09-27T17:00:00Z"/>
        </w:trPr>
        <w:tc>
          <w:tcPr>
            <w:tcW w:w="3120" w:type="dxa"/>
          </w:tcPr>
          <w:p>
            <w:pPr/>
            <w:del w:id="4614" w:author="Claude" w:date="2026-09-27T17:00:00Z">
              <w:r>
                <w:delText xml:space="preserve">6. Detective</w:delText>
              </w:r>
            </w:del>
          </w:p>
        </w:tc>
        <w:tc>
          <w:tcPr>
            <w:tcW w:w="3120" w:type="dxa"/>
          </w:tcPr>
          <w:p>
            <w:pPr/>
            <w:del w:id="4615" w:author="Claude" w:date="2026-09-27T17:00:00Z">
              <w:r>
                <w:delText xml:space="preserve">Events rule on create/update events → Function validating name and tags → posts to </w:delText>
              </w:r>
            </w:del>
            <w:del w:id="4616" w:author="Claude" w:date="2026-09-27T17:00:00Z">
              <w:r>
                <w:rPr>
                  <w:rStyle w:val="CodeChar"/>
                </w:rPr>
                <w:delText xml:space="preserve">abc-prd-&lt;rgn&gt;-ons-soc-ops-01</w:delText>
              </w:r>
            </w:del>
            <w:del w:id="4617" w:author="Claude" w:date="2026-09-27T17:00:00Z">
              <w:r>
                <w:delText xml:space="preserve"> and opens an ITSM ticket</w:delText>
              </w:r>
            </w:del>
          </w:p>
        </w:tc>
        <w:tc>
          <w:tcPr>
            <w:tcW w:w="3120" w:type="dxa"/>
          </w:tcPr>
          <w:p>
            <w:pPr/>
            <w:del w:id="4618" w:author="Claude" w:date="2026-09-27T17:00:00Z">
              <w:r>
                <w:delText xml:space="preserve">Ticket to the owning </w:delText>
              </w:r>
            </w:del>
            <w:del w:id="4619" w:author="Claude" w:date="2026-09-27T17:00:00Z">
              <w:r>
                <w:rPr>
                  <w:rStyle w:val="CodeChar"/>
                </w:rPr>
                <w:delText xml:space="preserve">SupportGroup</w:delText>
              </w:r>
            </w:del>
            <w:del w:id="4620" w:author="Claude" w:date="2026-09-27T17:00:00Z">
              <w:r>
                <w:delText xml:space="preserve">; production violations escalate to the change manager</w:delText>
              </w:r>
            </w:del>
          </w:p>
        </w:tc>
      </w:tr>
      <w:tr>
        <w:trPr>
          <w:del w:id="4621" w:author="Claude" w:date="2026-09-27T17:00:00Z"/>
        </w:trPr>
        <w:tc>
          <w:tcPr>
            <w:tcW w:w="3120" w:type="dxa"/>
          </w:tcPr>
          <w:p>
            <w:pPr/>
            <w:del w:id="4622" w:author="Claude" w:date="2026-09-27T17:00:00Z">
              <w:r>
                <w:delText xml:space="preserve">7. Nightly scan</w:delText>
              </w:r>
            </w:del>
          </w:p>
        </w:tc>
        <w:tc>
          <w:tcPr>
            <w:tcW w:w="3120" w:type="dxa"/>
          </w:tcPr>
          <w:p>
            <w:pPr/>
            <w:del w:id="4623" w:author="Claude" w:date="2026-09-27T17:00:00Z">
              <w:r>
                <w:delText xml:space="preserve">OCI Search (</w:delText>
              </w:r>
            </w:del>
            <w:del w:id="4624" w:author="Claude" w:date="2026-09-27T17:00:00Z">
              <w:r>
                <w:rPr>
                  <w:rStyle w:val="CodeChar"/>
                </w:rPr>
                <w:delText xml:space="preserve">query all resources</w:delText>
              </w:r>
            </w:del>
            <w:del w:id="4625" w:author="Claude" w:date="2026-09-27T17:00:00Z">
              <w:r>
                <w:delText xml:space="preserve">) across all regions → validator → compliance dataset</w:delText>
              </w:r>
            </w:del>
          </w:p>
        </w:tc>
        <w:tc>
          <w:tcPr>
            <w:tcW w:w="3120" w:type="dxa"/>
          </w:tcPr>
          <w:p>
            <w:pPr/>
            <w:del w:id="4626" w:author="Claude" w:date="2026-09-27T17:00:00Z">
              <w:r>
                <w:delText xml:space="preserve">Dashboard and monthly KPI</w:delText>
              </w:r>
            </w:del>
          </w:p>
        </w:tc>
      </w:tr>
      <w:tr>
        <w:trPr>
          <w:del w:id="4627" w:author="Claude" w:date="2026-09-27T17:00:00Z"/>
        </w:trPr>
        <w:tc>
          <w:tcPr>
            <w:tcW w:w="3120" w:type="dxa"/>
          </w:tcPr>
          <w:p>
            <w:pPr/>
            <w:del w:id="4628" w:author="Claude" w:date="2026-09-27T17:00:00Z">
              <w:r>
                <w:delText xml:space="preserve">8. Audit</w:delText>
              </w:r>
            </w:del>
          </w:p>
        </w:tc>
        <w:tc>
          <w:tcPr>
            <w:tcW w:w="3120" w:type="dxa"/>
          </w:tcPr>
          <w:p>
            <w:pPr/>
            <w:del w:id="4629" w:author="Claude" w:date="2026-09-27T17:00:00Z">
              <w:r>
                <w:delText xml:space="preserve">Quarterly sample by internal audit / second line</w:delText>
              </w:r>
            </w:del>
          </w:p>
        </w:tc>
        <w:tc>
          <w:tcPr>
            <w:tcW w:w="3120" w:type="dxa"/>
          </w:tcPr>
          <w:p>
            <w:pPr/>
            <w:del w:id="4630" w:author="Claude" w:date="2026-09-27T17:00:00Z">
              <w:r>
                <w:delText xml:space="preserve">Findings tracked to closure</w:delText>
              </w:r>
            </w:del>
          </w:p>
        </w:tc>
      </w:tr>
    </w:tbl>
    <w:p>
      <w:pPr>
        <w:rPr>
          <w:del w:id="4637" w:author="Claude" w:date="2026-09-27T17:00:00Z"/>
        </w:rPr>
      </w:pPr>
      <w:del w:id="4631" w:author="Claude" w:date="2026-09-27T17:00:00Z">
        <w:r>
          <w:rPr>
            <w:b/>
          </w:rPr>
          <w:delText xml:space="preserve">Automated remediation stance [REC]:</w:delText>
        </w:r>
      </w:del>
      <w:del w:id="4632" w:author="Claude" w:date="2026-09-27T17:00:00Z">
        <w:r>
          <w:delText xml:space="preserve"> never auto-delete or auto-rename in production (renames break references, and some names are immutable). In </w:delText>
        </w:r>
      </w:del>
      <w:del w:id="4633" w:author="Claude" w:date="2026-09-27T17:00:00Z">
        <w:r>
          <w:rPr>
            <w:rStyle w:val="CodeChar"/>
          </w:rPr>
          <w:delText xml:space="preserve">sbx</w:delText>
        </w:r>
      </w:del>
      <w:del w:id="4634" w:author="Claude" w:date="2026-09-27T17:00:00Z">
        <w:r>
          <w:delText xml:space="preserve">, resources without a valid name and </w:delText>
        </w:r>
      </w:del>
      <w:del w:id="4635" w:author="Claude" w:date="2026-09-27T17:00:00Z">
        <w:r>
          <w:rPr>
            <w:rStyle w:val="CodeChar"/>
          </w:rPr>
          <w:delText xml:space="preserve">ExpiryDate</w:delText>
        </w:r>
      </w:del>
      <w:del w:id="4636" w:author="Claude" w:date="2026-09-27T17:00:00Z">
        <w:r>
          <w:delText xml:space="preserve"> may be stopped automatically after notice.</w:delText>
        </w:r>
      </w:del>
    </w:p>
    <w:p>
      <w:pPr>
        <w:pStyle w:val="Heading3"/>
        <w:rPr>
          <w:del w:id="4639" w:author="Claude" w:date="2026-09-27T17:00:00Z"/>
        </w:rPr>
      </w:pPr>
      <w:del w:id="4638" w:author="Claude" w:date="2026-09-27T17:00:00Z">
        <w:r>
          <w:delText xml:space="preserve">23.3 Ownership (RACI)</w:delText>
        </w:r>
      </w:del>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del w:id="4640" w:author="Claude" w:date="2026-09-27T17:00:00Z"/>
        </w:trPr>
        <w:tc>
          <w:tcPr>
            <w:tcW w:w="1337" w:type="dxa"/>
            <w:shd w:val="clear" w:color="auto" w:fill="F2F2F2"/>
          </w:tcPr>
          <w:p>
            <w:pPr/>
            <w:del w:id="4641" w:author="Claude" w:date="2026-09-27T17:00:00Z">
              <w:r>
                <w:delText xml:space="preserve">Activity</w:delText>
              </w:r>
            </w:del>
          </w:p>
        </w:tc>
        <w:tc>
          <w:tcPr>
            <w:tcW w:w="1337" w:type="dxa"/>
            <w:shd w:val="clear" w:color="auto" w:fill="F2F2F2"/>
          </w:tcPr>
          <w:p>
            <w:pPr/>
            <w:del w:id="4642" w:author="Claude" w:date="2026-09-27T17:00:00Z">
              <w:r>
                <w:delText xml:space="preserve">Cloud CoE</w:delText>
              </w:r>
            </w:del>
          </w:p>
        </w:tc>
        <w:tc>
          <w:tcPr>
            <w:tcW w:w="1337" w:type="dxa"/>
            <w:shd w:val="clear" w:color="auto" w:fill="F2F2F2"/>
          </w:tcPr>
          <w:p>
            <w:pPr/>
            <w:del w:id="4643" w:author="Claude" w:date="2026-09-27T17:00:00Z">
              <w:r>
                <w:delText xml:space="preserve">Platform eng.</w:delText>
              </w:r>
            </w:del>
          </w:p>
        </w:tc>
        <w:tc>
          <w:tcPr>
            <w:tcW w:w="1337" w:type="dxa"/>
            <w:shd w:val="clear" w:color="auto" w:fill="F2F2F2"/>
          </w:tcPr>
          <w:p>
            <w:pPr/>
            <w:del w:id="4644" w:author="Claude" w:date="2026-09-27T17:00:00Z">
              <w:r>
                <w:delText xml:space="preserve">Security (CISO)</w:delText>
              </w:r>
            </w:del>
          </w:p>
        </w:tc>
        <w:tc>
          <w:tcPr>
            <w:tcW w:w="1337" w:type="dxa"/>
            <w:shd w:val="clear" w:color="auto" w:fill="F2F2F2"/>
          </w:tcPr>
          <w:p>
            <w:pPr/>
            <w:del w:id="4645" w:author="Claude" w:date="2026-09-27T17:00:00Z">
              <w:r>
                <w:delText xml:space="preserve">Enterprise Arch. / CMDB</w:delText>
              </w:r>
            </w:del>
          </w:p>
        </w:tc>
        <w:tc>
          <w:tcPr>
            <w:tcW w:w="1337" w:type="dxa"/>
            <w:shd w:val="clear" w:color="auto" w:fill="F2F2F2"/>
          </w:tcPr>
          <w:p>
            <w:pPr/>
            <w:del w:id="4646" w:author="Claude" w:date="2026-09-27T17:00:00Z">
              <w:r>
                <w:delText xml:space="preserve">App teams</w:delText>
              </w:r>
            </w:del>
          </w:p>
        </w:tc>
        <w:tc>
          <w:tcPr>
            <w:tcW w:w="1337" w:type="dxa"/>
            <w:shd w:val="clear" w:color="auto" w:fill="F2F2F2"/>
          </w:tcPr>
          <w:p>
            <w:pPr/>
            <w:del w:id="4647" w:author="Claude" w:date="2026-09-27T17:00:00Z">
              <w:r>
                <w:delText xml:space="preserve">FinOps</w:delText>
              </w:r>
            </w:del>
          </w:p>
        </w:tc>
      </w:tr>
      <w:tr>
        <w:trPr>
          <w:del w:id="4648" w:author="Claude" w:date="2026-09-27T17:00:00Z"/>
        </w:trPr>
        <w:tc>
          <w:tcPr>
            <w:tcW w:w="1337" w:type="dxa"/>
          </w:tcPr>
          <w:p>
            <w:pPr/>
            <w:del w:id="4649" w:author="Claude" w:date="2026-09-27T17:00:00Z">
              <w:r>
                <w:delText xml:space="preserve">Own the standard</w:delText>
              </w:r>
            </w:del>
          </w:p>
        </w:tc>
        <w:tc>
          <w:tcPr>
            <w:tcW w:w="1337" w:type="dxa"/>
          </w:tcPr>
          <w:p>
            <w:pPr/>
            <w:del w:id="4650" w:author="Claude" w:date="2026-09-27T17:00:00Z">
              <w:r>
                <w:rPr>
                  <w:b/>
                </w:rPr>
                <w:delText xml:space="preserve">A/R</w:delText>
              </w:r>
            </w:del>
          </w:p>
        </w:tc>
        <w:tc>
          <w:tcPr>
            <w:tcW w:w="1337" w:type="dxa"/>
          </w:tcPr>
          <w:p>
            <w:pPr/>
            <w:del w:id="4651" w:author="Claude" w:date="2026-09-27T17:00:00Z">
              <w:r>
                <w:delText xml:space="preserve">C</w:delText>
              </w:r>
            </w:del>
          </w:p>
        </w:tc>
        <w:tc>
          <w:tcPr>
            <w:tcW w:w="1337" w:type="dxa"/>
          </w:tcPr>
          <w:p>
            <w:pPr/>
            <w:del w:id="4652" w:author="Claude" w:date="2026-09-27T17:00:00Z">
              <w:r>
                <w:delText xml:space="preserve">C</w:delText>
              </w:r>
            </w:del>
          </w:p>
        </w:tc>
        <w:tc>
          <w:tcPr>
            <w:tcW w:w="1337" w:type="dxa"/>
          </w:tcPr>
          <w:p>
            <w:pPr/>
            <w:del w:id="4653" w:author="Claude" w:date="2026-09-27T17:00:00Z">
              <w:r>
                <w:delText xml:space="preserve">C</w:delText>
              </w:r>
            </w:del>
          </w:p>
        </w:tc>
        <w:tc>
          <w:tcPr>
            <w:tcW w:w="1337" w:type="dxa"/>
          </w:tcPr>
          <w:p>
            <w:pPr/>
            <w:del w:id="4654" w:author="Claude" w:date="2026-09-27T17:00:00Z">
              <w:r>
                <w:delText xml:space="preserve">I</w:delText>
              </w:r>
            </w:del>
          </w:p>
        </w:tc>
        <w:tc>
          <w:tcPr>
            <w:tcW w:w="1337" w:type="dxa"/>
          </w:tcPr>
          <w:p>
            <w:pPr/>
            <w:del w:id="4655" w:author="Claude" w:date="2026-09-27T17:00:00Z">
              <w:r>
                <w:delText xml:space="preserve">C</w:delText>
              </w:r>
            </w:del>
          </w:p>
        </w:tc>
      </w:tr>
      <w:tr>
        <w:trPr>
          <w:del w:id="4656" w:author="Claude" w:date="2026-09-27T17:00:00Z"/>
        </w:trPr>
        <w:tc>
          <w:tcPr>
            <w:tcW w:w="1337" w:type="dxa"/>
          </w:tcPr>
          <w:p>
            <w:pPr/>
            <w:del w:id="4657" w:author="Claude" w:date="2026-09-27T17:00:00Z">
              <w:r>
                <w:delText xml:space="preserve">Approve registry changes (types, vocabularies)</w:delText>
              </w:r>
            </w:del>
          </w:p>
        </w:tc>
        <w:tc>
          <w:tcPr>
            <w:tcW w:w="1337" w:type="dxa"/>
          </w:tcPr>
          <w:p>
            <w:pPr/>
            <w:del w:id="4658" w:author="Claude" w:date="2026-09-27T17:00:00Z">
              <w:r>
                <w:rPr>
                  <w:b/>
                </w:rPr>
                <w:delText xml:space="preserve">A</w:delText>
              </w:r>
            </w:del>
          </w:p>
        </w:tc>
        <w:tc>
          <w:tcPr>
            <w:tcW w:w="1337" w:type="dxa"/>
          </w:tcPr>
          <w:p>
            <w:pPr/>
            <w:del w:id="4659" w:author="Claude" w:date="2026-09-27T17:00:00Z">
              <w:r>
                <w:delText xml:space="preserve">R</w:delText>
              </w:r>
            </w:del>
          </w:p>
        </w:tc>
        <w:tc>
          <w:tcPr>
            <w:tcW w:w="1337" w:type="dxa"/>
          </w:tcPr>
          <w:p>
            <w:pPr/>
            <w:del w:id="4660" w:author="Claude" w:date="2026-09-27T17:00:00Z">
              <w:r>
                <w:delText xml:space="preserve">C</w:delText>
              </w:r>
            </w:del>
          </w:p>
        </w:tc>
        <w:tc>
          <w:tcPr>
            <w:tcW w:w="1337" w:type="dxa"/>
          </w:tcPr>
          <w:p>
            <w:pPr/>
            <w:del w:id="4661" w:author="Claude" w:date="2026-09-27T17:00:00Z">
              <w:r>
                <w:delText xml:space="preserve">C</w:delText>
              </w:r>
            </w:del>
          </w:p>
        </w:tc>
        <w:tc>
          <w:tcPr>
            <w:tcW w:w="1337" w:type="dxa"/>
          </w:tcPr>
          <w:p>
            <w:pPr/>
            <w:del w:id="4662" w:author="Claude" w:date="2026-09-27T17:00:00Z">
              <w:r>
                <w:delText xml:space="preserve">I</w:delText>
              </w:r>
            </w:del>
          </w:p>
        </w:tc>
        <w:tc>
          <w:tcPr>
            <w:tcW w:w="1337" w:type="dxa"/>
          </w:tcPr>
          <w:p>
            <w:pPr/>
            <w:del w:id="4663" w:author="Claude" w:date="2026-09-27T17:00:00Z">
              <w:r>
                <w:delText xml:space="preserve">I</w:delText>
              </w:r>
            </w:del>
          </w:p>
        </w:tc>
      </w:tr>
      <w:tr>
        <w:trPr>
          <w:del w:id="4664" w:author="Claude" w:date="2026-09-27T17:00:00Z"/>
        </w:trPr>
        <w:tc>
          <w:tcPr>
            <w:tcW w:w="1337" w:type="dxa"/>
          </w:tcPr>
          <w:p>
            <w:pPr/>
            <w:del w:id="4665" w:author="Claude" w:date="2026-09-27T17:00:00Z">
              <w:r>
                <w:delText xml:space="preserve">Assign application codes</w:delText>
              </w:r>
            </w:del>
          </w:p>
        </w:tc>
        <w:tc>
          <w:tcPr>
            <w:tcW w:w="1337" w:type="dxa"/>
          </w:tcPr>
          <w:p>
            <w:pPr/>
            <w:del w:id="4666" w:author="Claude" w:date="2026-09-27T17:00:00Z">
              <w:r>
                <w:delText xml:space="preserve">C</w:delText>
              </w:r>
            </w:del>
          </w:p>
        </w:tc>
        <w:tc>
          <w:tcPr>
            <w:tcW w:w="1337" w:type="dxa"/>
          </w:tcPr>
          <w:p>
            <w:pPr/>
            <w:del w:id="4667" w:author="Claude" w:date="2026-09-27T17:00:00Z">
              <w:r>
                <w:delText xml:space="preserve">I</w:delText>
              </w:r>
            </w:del>
          </w:p>
        </w:tc>
        <w:tc>
          <w:tcPr>
            <w:tcW w:w="1337" w:type="dxa"/>
          </w:tcPr>
          <w:p>
            <w:pPr/>
            <w:del w:id="4668" w:author="Claude" w:date="2026-09-27T17:00:00Z">
              <w:r>
                <w:delText xml:space="preserve">I</w:delText>
              </w:r>
            </w:del>
          </w:p>
        </w:tc>
        <w:tc>
          <w:tcPr>
            <w:tcW w:w="1337" w:type="dxa"/>
          </w:tcPr>
          <w:p>
            <w:pPr/>
            <w:del w:id="4669" w:author="Claude" w:date="2026-09-27T17:00:00Z">
              <w:r>
                <w:rPr>
                  <w:b/>
                </w:rPr>
                <w:delText xml:space="preserve">A/R</w:delText>
              </w:r>
            </w:del>
          </w:p>
        </w:tc>
        <w:tc>
          <w:tcPr>
            <w:tcW w:w="1337" w:type="dxa"/>
          </w:tcPr>
          <w:p>
            <w:pPr/>
            <w:del w:id="4670" w:author="Claude" w:date="2026-09-27T17:00:00Z">
              <w:r>
                <w:delText xml:space="preserve">C</w:delText>
              </w:r>
            </w:del>
          </w:p>
        </w:tc>
        <w:tc>
          <w:tcPr>
            <w:tcW w:w="1337" w:type="dxa"/>
          </w:tcPr>
          <w:p>
            <w:pPr/>
            <w:del w:id="4671" w:author="Claude" w:date="2026-09-27T17:00:00Z">
              <w:r>
                <w:delText xml:space="preserve">I</w:delText>
              </w:r>
            </w:del>
          </w:p>
        </w:tc>
      </w:tr>
      <w:tr>
        <w:trPr>
          <w:del w:id="4672" w:author="Claude" w:date="2026-09-27T17:00:00Z"/>
        </w:trPr>
        <w:tc>
          <w:tcPr>
            <w:tcW w:w="1337" w:type="dxa"/>
          </w:tcPr>
          <w:p>
            <w:pPr/>
            <w:del w:id="4673" w:author="Claude" w:date="2026-09-27T17:00:00Z">
              <w:r>
                <w:delText xml:space="preserve">Maintain naming and tag modules</w:delText>
              </w:r>
            </w:del>
          </w:p>
        </w:tc>
        <w:tc>
          <w:tcPr>
            <w:tcW w:w="1337" w:type="dxa"/>
          </w:tcPr>
          <w:p>
            <w:pPr/>
            <w:del w:id="4674" w:author="Claude" w:date="2026-09-27T17:00:00Z">
              <w:r>
                <w:delText xml:space="preserve">A</w:delText>
              </w:r>
            </w:del>
          </w:p>
        </w:tc>
        <w:tc>
          <w:tcPr>
            <w:tcW w:w="1337" w:type="dxa"/>
          </w:tcPr>
          <w:p>
            <w:pPr/>
            <w:del w:id="4675" w:author="Claude" w:date="2026-09-27T17:00:00Z">
              <w:r>
                <w:rPr>
                  <w:b/>
                </w:rPr>
                <w:delText xml:space="preserve">R</w:delText>
              </w:r>
            </w:del>
          </w:p>
        </w:tc>
        <w:tc>
          <w:tcPr>
            <w:tcW w:w="1337" w:type="dxa"/>
          </w:tcPr>
          <w:p>
            <w:pPr/>
            <w:del w:id="4676" w:author="Claude" w:date="2026-09-27T17:00:00Z">
              <w:r>
                <w:delText xml:space="preserve">I</w:delText>
              </w:r>
            </w:del>
          </w:p>
        </w:tc>
        <w:tc>
          <w:tcPr>
            <w:tcW w:w="1337" w:type="dxa"/>
          </w:tcPr>
          <w:p>
            <w:pPr/>
            <w:del w:id="4677" w:author="Claude" w:date="2026-09-27T17:00:00Z">
              <w:r>
                <w:delText xml:space="preserve">I</w:delText>
              </w:r>
            </w:del>
          </w:p>
        </w:tc>
        <w:tc>
          <w:tcPr>
            <w:tcW w:w="1337" w:type="dxa"/>
          </w:tcPr>
          <w:p>
            <w:pPr/>
            <w:del w:id="4678" w:author="Claude" w:date="2026-09-27T17:00:00Z">
              <w:r>
                <w:delText xml:space="preserve">I</w:delText>
              </w:r>
            </w:del>
          </w:p>
        </w:tc>
        <w:tc>
          <w:tcPr>
            <w:tcW w:w="1337" w:type="dxa"/>
          </w:tcPr>
          <w:p>
            <w:pPr/>
            <w:del w:id="4679" w:author="Claude" w:date="2026-09-27T17:00:00Z">
              <w:r>
                <w:delText xml:space="preserve">I</w:delText>
              </w:r>
            </w:del>
          </w:p>
        </w:tc>
      </w:tr>
      <w:tr>
        <w:trPr>
          <w:del w:id="4680" w:author="Claude" w:date="2026-09-27T17:00:00Z"/>
        </w:trPr>
        <w:tc>
          <w:tcPr>
            <w:tcW w:w="1337" w:type="dxa"/>
          </w:tcPr>
          <w:p>
            <w:pPr/>
            <w:del w:id="4681" w:author="Claude" w:date="2026-09-27T17:00:00Z">
              <w:r>
                <w:delText xml:space="preserve">Tag values for cost</w:delText>
              </w:r>
            </w:del>
          </w:p>
        </w:tc>
        <w:tc>
          <w:tcPr>
            <w:tcW w:w="1337" w:type="dxa"/>
          </w:tcPr>
          <w:p>
            <w:pPr/>
            <w:del w:id="4682" w:author="Claude" w:date="2026-09-27T17:00:00Z">
              <w:r>
                <w:delText xml:space="preserve">I</w:delText>
              </w:r>
            </w:del>
          </w:p>
        </w:tc>
        <w:tc>
          <w:tcPr>
            <w:tcW w:w="1337" w:type="dxa"/>
          </w:tcPr>
          <w:p>
            <w:pPr/>
            <w:del w:id="4683" w:author="Claude" w:date="2026-09-27T17:00:00Z">
              <w:r>
                <w:delText xml:space="preserve">I</w:delText>
              </w:r>
            </w:del>
          </w:p>
        </w:tc>
        <w:tc>
          <w:tcPr>
            <w:tcW w:w="1337" w:type="dxa"/>
          </w:tcPr>
          <w:p>
            <w:pPr/>
            <w:del w:id="4684" w:author="Claude" w:date="2026-09-27T17:00:00Z">
              <w:r>
                <w:delText xml:space="preserve">I</w:delText>
              </w:r>
            </w:del>
          </w:p>
        </w:tc>
        <w:tc>
          <w:tcPr>
            <w:tcW w:w="1337" w:type="dxa"/>
          </w:tcPr>
          <w:p>
            <w:pPr/>
            <w:del w:id="4685" w:author="Claude" w:date="2026-09-27T17:00:00Z">
              <w:r>
                <w:delText xml:space="preserve">I</w:delText>
              </w:r>
            </w:del>
          </w:p>
        </w:tc>
        <w:tc>
          <w:tcPr>
            <w:tcW w:w="1337" w:type="dxa"/>
          </w:tcPr>
          <w:p>
            <w:pPr/>
            <w:del w:id="4686" w:author="Claude" w:date="2026-09-27T17:00:00Z">
              <w:r>
                <w:delText xml:space="preserve">R</w:delText>
              </w:r>
            </w:del>
          </w:p>
        </w:tc>
        <w:tc>
          <w:tcPr>
            <w:tcW w:w="1337" w:type="dxa"/>
          </w:tcPr>
          <w:p>
            <w:pPr/>
            <w:del w:id="4687" w:author="Claude" w:date="2026-09-27T17:00:00Z">
              <w:r>
                <w:rPr>
                  <w:b/>
                </w:rPr>
                <w:delText xml:space="preserve">A</w:delText>
              </w:r>
            </w:del>
          </w:p>
        </w:tc>
      </w:tr>
      <w:tr>
        <w:trPr>
          <w:del w:id="4688" w:author="Claude" w:date="2026-09-27T17:00:00Z"/>
        </w:trPr>
        <w:tc>
          <w:tcPr>
            <w:tcW w:w="1337" w:type="dxa"/>
          </w:tcPr>
          <w:p>
            <w:pPr/>
            <w:del w:id="4689" w:author="Claude" w:date="2026-09-27T17:00:00Z">
              <w:r>
                <w:delText xml:space="preserve">Review security of names, DataClass values</w:delText>
              </w:r>
            </w:del>
          </w:p>
        </w:tc>
        <w:tc>
          <w:tcPr>
            <w:tcW w:w="1337" w:type="dxa"/>
          </w:tcPr>
          <w:p>
            <w:pPr/>
            <w:del w:id="4690" w:author="Claude" w:date="2026-09-27T17:00:00Z">
              <w:r>
                <w:delText xml:space="preserve">C</w:delText>
              </w:r>
            </w:del>
          </w:p>
        </w:tc>
        <w:tc>
          <w:tcPr>
            <w:tcW w:w="1337" w:type="dxa"/>
          </w:tcPr>
          <w:p>
            <w:pPr/>
            <w:del w:id="4691" w:author="Claude" w:date="2026-09-27T17:00:00Z">
              <w:r>
                <w:delText xml:space="preserve">I</w:delText>
              </w:r>
            </w:del>
          </w:p>
        </w:tc>
        <w:tc>
          <w:tcPr>
            <w:tcW w:w="1337" w:type="dxa"/>
          </w:tcPr>
          <w:p>
            <w:pPr/>
            <w:del w:id="4692" w:author="Claude" w:date="2026-09-27T17:00:00Z">
              <w:r>
                <w:rPr>
                  <w:b/>
                </w:rPr>
                <w:delText xml:space="preserve">A/R</w:delText>
              </w:r>
            </w:del>
          </w:p>
        </w:tc>
        <w:tc>
          <w:tcPr>
            <w:tcW w:w="1337" w:type="dxa"/>
          </w:tcPr>
          <w:p>
            <w:pPr/>
            <w:del w:id="4693" w:author="Claude" w:date="2026-09-27T17:00:00Z">
              <w:r>
                <w:delText xml:space="preserve">I</w:delText>
              </w:r>
            </w:del>
          </w:p>
        </w:tc>
        <w:tc>
          <w:tcPr>
            <w:tcW w:w="1337" w:type="dxa"/>
          </w:tcPr>
          <w:p>
            <w:pPr/>
            <w:del w:id="4694" w:author="Claude" w:date="2026-09-27T17:00:00Z">
              <w:r>
                <w:delText xml:space="preserve">I</w:delText>
              </w:r>
            </w:del>
          </w:p>
        </w:tc>
        <w:tc>
          <w:tcPr>
            <w:tcW w:w="1337" w:type="dxa"/>
          </w:tcPr>
          <w:p>
            <w:pPr/>
            <w:del w:id="4695" w:author="Claude" w:date="2026-09-27T17:00:00Z">
              <w:r>
                <w:delText xml:space="preserve">I</w:delText>
              </w:r>
            </w:del>
          </w:p>
        </w:tc>
      </w:tr>
      <w:tr>
        <w:trPr>
          <w:del w:id="4696" w:author="Claude" w:date="2026-09-27T17:00:00Z"/>
        </w:trPr>
        <w:tc>
          <w:tcPr>
            <w:tcW w:w="1337" w:type="dxa"/>
          </w:tcPr>
          <w:p>
            <w:pPr/>
            <w:del w:id="4697" w:author="Claude" w:date="2026-09-27T17:00:00Z">
              <w:r>
                <w:delText xml:space="preserve">Remediate violations</w:delText>
              </w:r>
            </w:del>
          </w:p>
        </w:tc>
        <w:tc>
          <w:tcPr>
            <w:tcW w:w="1337" w:type="dxa"/>
          </w:tcPr>
          <w:p>
            <w:pPr/>
            <w:del w:id="4698" w:author="Claude" w:date="2026-09-27T17:00:00Z">
              <w:r>
                <w:delText xml:space="preserve">I</w:delText>
              </w:r>
            </w:del>
          </w:p>
        </w:tc>
        <w:tc>
          <w:tcPr>
            <w:tcW w:w="1337" w:type="dxa"/>
          </w:tcPr>
          <w:p>
            <w:pPr/>
            <w:del w:id="4699" w:author="Claude" w:date="2026-09-27T17:00:00Z">
              <w:r>
                <w:delText xml:space="preserve">C</w:delText>
              </w:r>
            </w:del>
          </w:p>
        </w:tc>
        <w:tc>
          <w:tcPr>
            <w:tcW w:w="1337" w:type="dxa"/>
          </w:tcPr>
          <w:p>
            <w:pPr/>
            <w:del w:id="4700" w:author="Claude" w:date="2026-09-27T17:00:00Z">
              <w:r>
                <w:delText xml:space="preserve">I</w:delText>
              </w:r>
            </w:del>
          </w:p>
        </w:tc>
        <w:tc>
          <w:tcPr>
            <w:tcW w:w="1337" w:type="dxa"/>
          </w:tcPr>
          <w:p>
            <w:pPr/>
            <w:del w:id="4701" w:author="Claude" w:date="2026-09-27T17:00:00Z">
              <w:r>
                <w:delText xml:space="preserve">I</w:delText>
              </w:r>
            </w:del>
          </w:p>
        </w:tc>
        <w:tc>
          <w:tcPr>
            <w:tcW w:w="1337" w:type="dxa"/>
          </w:tcPr>
          <w:p>
            <w:pPr/>
            <w:del w:id="4702" w:author="Claude" w:date="2026-09-27T17:00:00Z">
              <w:r>
                <w:rPr>
                  <w:b/>
                </w:rPr>
                <w:delText xml:space="preserve">A/R</w:delText>
              </w:r>
            </w:del>
          </w:p>
        </w:tc>
        <w:tc>
          <w:tcPr>
            <w:tcW w:w="1337" w:type="dxa"/>
          </w:tcPr>
          <w:p>
            <w:pPr/>
            <w:del w:id="4703" w:author="Claude" w:date="2026-09-27T17:00:00Z">
              <w:r>
                <w:delText xml:space="preserve">I</w:delText>
              </w:r>
            </w:del>
          </w:p>
        </w:tc>
      </w:tr>
    </w:tbl>
    <w:p>
      <w:pPr>
        <w:pStyle w:val="Heading3"/>
        <w:rPr>
          <w:del w:id="4705" w:author="Claude" w:date="2026-09-27T17:00:00Z"/>
        </w:rPr>
      </w:pPr>
      <w:del w:id="4704" w:author="Claude" w:date="2026-09-27T17:00:00Z">
        <w:r>
          <w:delText xml:space="preserve">23.4 Exceptions and brownfield</w:delText>
        </w:r>
      </w:del>
    </w:p>
    <w:p>
      <w:pPr>
        <w:pStyle w:val="ListParagraph"/>
        <w:numPr>
          <w:ilvl w:val="0"/>
          <w:numId w:val="17"/>
        </w:numPr>
        <w:rPr>
          <w:del w:id="4710" w:author="Claude" w:date="2026-09-27T17:00:00Z"/>
        </w:rPr>
      </w:pPr>
      <w:del w:id="4706" w:author="Claude" w:date="2026-09-27T17:00:00Z">
        <w:r>
          <w:rPr>
            <w:b/>
          </w:rPr>
          <w:delText xml:space="preserve">Exceptions</w:delText>
        </w:r>
      </w:del>
      <w:del w:id="4707" w:author="Claude" w:date="2026-09-27T17:00:00Z">
        <w:r>
          <w:delText xml:space="preserve"> are requested through the Cloud CoE with a reason, an owner and an expiry date, recorded in the tag </w:delText>
        </w:r>
      </w:del>
      <w:del w:id="4708" w:author="Claude" w:date="2026-09-27T17:00:00Z">
        <w:r>
          <w:rPr>
            <w:rStyle w:val="CodeChar"/>
          </w:rPr>
          <w:delText xml:space="preserve">governance.NamingStatus = exception</w:delText>
        </w:r>
      </w:del>
      <w:del w:id="4709" w:author="Claude" w:date="2026-09-27T17:00:00Z">
        <w:r>
          <w:delText xml:space="preserve"> plus an exception ID. Unexpired exceptions are excluded from the KPI; expired ones count as violations.</w:delText>
        </w:r>
      </w:del>
    </w:p>
    <w:p>
      <w:pPr>
        <w:pStyle w:val="ListParagraph"/>
        <w:numPr>
          <w:ilvl w:val="0"/>
          <w:numId w:val="17"/>
        </w:numPr>
        <w:rPr>
          <w:del w:id="4715" w:author="Claude" w:date="2026-09-27T17:00:00Z"/>
        </w:rPr>
      </w:pPr>
      <w:del w:id="4711" w:author="Claude" w:date="2026-09-27T17:00:00Z">
        <w:r>
          <w:rPr>
            <w:b/>
          </w:rPr>
          <w:delText xml:space="preserve">Existing resources:</w:delText>
        </w:r>
      </w:del>
      <w:del w:id="4712" w:author="Claude" w:date="2026-09-27T17:00:00Z">
        <w:r>
          <w:delText xml:space="preserve"> rename where OCI allows it (display names are mostly mutable) through Terraform; where the name is immutable (IAM policies, tag namespaces, buckets, Analytics instances), tag </w:delText>
        </w:r>
      </w:del>
      <w:del w:id="4713" w:author="Claude" w:date="2026-09-27T17:00:00Z">
        <w:r>
          <w:rPr>
            <w:rStyle w:val="CodeChar"/>
          </w:rPr>
          <w:delText xml:space="preserve">governance.NamingStatus = grandfathered</w:delText>
        </w:r>
      </w:del>
      <w:del w:id="4714" w:author="Claude" w:date="2026-09-27T17:00:00Z">
        <w:r>
          <w:delText xml:space="preserve"> and replace at the next lifecycle event. Never recreate production resources only to fix a name.</w:delText>
        </w:r>
      </w:del>
    </w:p>
    <w:p>
      <w:pPr>
        <w:pStyle w:val="ListParagraph"/>
        <w:numPr>
          <w:ilvl w:val="0"/>
          <w:numId w:val="17"/>
        </w:numPr>
        <w:rPr>
          <w:del w:id="4718" w:author="Claude" w:date="2026-09-27T17:00:00Z"/>
        </w:rPr>
      </w:pPr>
      <w:del w:id="4716" w:author="Claude" w:date="2026-09-27T17:00:00Z">
        <w:r>
          <w:rPr>
            <w:b/>
          </w:rPr>
          <w:delText xml:space="preserve">Standard versioning:</w:delText>
        </w:r>
      </w:del>
      <w:del w:id="4717" w:author="Claude" w:date="2026-09-27T17:00:00Z">
        <w:r>
          <w:delText xml:space="preserve"> the standard and registry follow semantic versioning. Adding codes is a minor version; changing the pattern or a token's meaning is a major version and requires the architecture board. Names are never retro-changed by a new version.</w:delText>
        </w:r>
      </w:del>
    </w:p>
    <w:p>
      <w:pPr>
        <w:pStyle w:val="Heading3"/>
        <w:rPr>
          <w:del w:id="4720" w:author="Claude" w:date="2026-09-27T17:00:00Z"/>
        </w:rPr>
      </w:pPr>
      <w:del w:id="4719" w:author="Claude" w:date="2026-09-27T17:00:00Z">
        <w:r>
          <w:delText xml:space="preserve">23.5 KPIs</w:delText>
        </w:r>
      </w:del>
    </w:p>
    <w:tbl>
      <w:tblPr>
        <w:tblStyle w:val="TableGrid"/>
        <w:tblW w:w="0" w:type="auto"/>
        <w:tblLayout w:type="fixed"/>
        <w:tblLook w:val="04A0" w:firstRow="1" w:lastRow="0" w:firstColumn="0" w:lastColumn="0" w:noHBand="0" w:noVBand="1"/>
      </w:tblPr>
      <w:tblGrid>
        <w:gridCol w:w="4680"/>
        <w:gridCol w:w="4680"/>
      </w:tblGrid>
      <w:tr>
        <w:trPr>
          <w:tblHeader/>
          <w:del w:id="4721" w:author="Claude" w:date="2026-09-27T17:00:00Z"/>
        </w:trPr>
        <w:tc>
          <w:tcPr>
            <w:tcW w:w="4680" w:type="dxa"/>
            <w:shd w:val="clear" w:color="auto" w:fill="F2F2F2"/>
          </w:tcPr>
          <w:p>
            <w:pPr/>
            <w:del w:id="4722" w:author="Claude" w:date="2026-09-27T17:00:00Z">
              <w:r>
                <w:delText xml:space="preserve">KPI</w:delText>
              </w:r>
            </w:del>
          </w:p>
        </w:tc>
        <w:tc>
          <w:tcPr>
            <w:tcW w:w="4680" w:type="dxa"/>
            <w:shd w:val="clear" w:color="auto" w:fill="F2F2F2"/>
          </w:tcPr>
          <w:p>
            <w:pPr/>
            <w:del w:id="4723" w:author="Claude" w:date="2026-09-27T17:00:00Z">
              <w:r>
                <w:delText xml:space="preserve">Target</w:delText>
              </w:r>
            </w:del>
          </w:p>
        </w:tc>
      </w:tr>
      <w:tr>
        <w:trPr>
          <w:del w:id="4724" w:author="Claude" w:date="2026-09-27T17:00:00Z"/>
        </w:trPr>
        <w:tc>
          <w:tcPr>
            <w:tcW w:w="4680" w:type="dxa"/>
          </w:tcPr>
          <w:p>
            <w:pPr/>
            <w:del w:id="4725" w:author="Claude" w:date="2026-09-27T17:00:00Z">
              <w:r>
                <w:delText xml:space="preserve">Production resources with compliant name and complete mandatory tags</w:delText>
              </w:r>
            </w:del>
          </w:p>
        </w:tc>
        <w:tc>
          <w:tcPr>
            <w:tcW w:w="4680" w:type="dxa"/>
          </w:tcPr>
          <w:p>
            <w:pPr/>
            <w:del w:id="4726" w:author="Claude" w:date="2026-09-27T17:00:00Z">
              <w:r>
                <w:delText xml:space="preserve">100% (excluding registered exceptions)</w:delText>
              </w:r>
            </w:del>
          </w:p>
        </w:tc>
      </w:tr>
      <w:tr>
        <w:trPr>
          <w:del w:id="4727" w:author="Claude" w:date="2026-09-27T17:00:00Z"/>
        </w:trPr>
        <w:tc>
          <w:tcPr>
            <w:tcW w:w="4680" w:type="dxa"/>
          </w:tcPr>
          <w:p>
            <w:pPr/>
            <w:del w:id="4728" w:author="Claude" w:date="2026-09-27T17:00:00Z">
              <w:r>
                <w:delText xml:space="preserve">Non-production compliance</w:delText>
              </w:r>
            </w:del>
          </w:p>
        </w:tc>
        <w:tc>
          <w:tcPr>
            <w:tcW w:w="4680" w:type="dxa"/>
          </w:tcPr>
          <w:p>
            <w:pPr/>
            <w:del w:id="4729" w:author="Claude" w:date="2026-09-27T17:00:00Z">
              <w:r>
                <w:delText xml:space="preserve">≥ 98%</w:delText>
              </w:r>
            </w:del>
          </w:p>
        </w:tc>
      </w:tr>
      <w:tr>
        <w:trPr>
          <w:del w:id="4730" w:author="Claude" w:date="2026-09-27T17:00:00Z"/>
        </w:trPr>
        <w:tc>
          <w:tcPr>
            <w:tcW w:w="4680" w:type="dxa"/>
          </w:tcPr>
          <w:p>
            <w:pPr/>
            <w:del w:id="4731" w:author="Claude" w:date="2026-09-27T17:00:00Z">
              <w:r>
                <w:delText xml:space="preserve">Median time from violation to ticket</w:delText>
              </w:r>
            </w:del>
          </w:p>
        </w:tc>
        <w:tc>
          <w:tcPr>
            <w:tcW w:w="4680" w:type="dxa"/>
          </w:tcPr>
          <w:p>
            <w:pPr/>
            <w:del w:id="4732" w:author="Claude" w:date="2026-09-27T17:00:00Z">
              <w:r>
                <w:delText xml:space="preserve">&lt; 24 hours</w:delText>
              </w:r>
            </w:del>
          </w:p>
        </w:tc>
      </w:tr>
      <w:tr>
        <w:trPr>
          <w:del w:id="4733" w:author="Claude" w:date="2026-09-27T17:00:00Z"/>
        </w:trPr>
        <w:tc>
          <w:tcPr>
            <w:tcW w:w="4680" w:type="dxa"/>
          </w:tcPr>
          <w:p>
            <w:pPr/>
            <w:del w:id="4734" w:author="Claude" w:date="2026-09-27T17:00:00Z">
              <w:r>
                <w:delText xml:space="preserve">Resources created outside pipelines in </w:delText>
              </w:r>
            </w:del>
            <w:del w:id="4735" w:author="Claude" w:date="2026-09-27T17:00:00Z">
              <w:r>
                <w:rPr>
                  <w:rStyle w:val="CodeChar"/>
                </w:rPr>
                <w:delText xml:space="preserve">*-prd</w:delText>
              </w:r>
            </w:del>
            <w:del w:id="4736" w:author="Claude" w:date="2026-09-27T17:00:00Z">
              <w:r>
                <w:delText xml:space="preserve"> compartments</w:delText>
              </w:r>
            </w:del>
          </w:p>
        </w:tc>
        <w:tc>
          <w:tcPr>
            <w:tcW w:w="4680" w:type="dxa"/>
          </w:tcPr>
          <w:p>
            <w:pPr/>
            <w:del w:id="4737" w:author="Claude" w:date="2026-09-27T17:00:00Z">
              <w:r>
                <w:delText xml:space="preserve">0 outside break-glass events</w:delText>
              </w:r>
            </w:del>
          </w:p>
        </w:tc>
      </w:tr>
    </w:tbl>
    <w:p>
      <w:pPr>
        <w:pStyle w:val="Heading2"/>
        <w:rPr>
          <w:del w:id="4739" w:author="Claude" w:date="2026-09-27T17:00:00Z"/>
        </w:rPr>
      </w:pPr>
      <w:del w:id="4738" w:author="Claude" w:date="2026-09-27T17:00:00Z">
        <w:r>
          <w:delText xml:space="preserve">24. Anti-Patterns</w:delText>
        </w:r>
      </w:del>
    </w:p>
    <w:p>
      <w:pPr>
        <w:rPr>
          <w:del w:id="4741" w:author="Claude" w:date="2026-09-27T17:00:00Z"/>
        </w:rPr>
      </w:pPr>
      <w:del w:id="4740" w:author="Claude" w:date="2026-09-27T17:00:00Z">
        <w:r>
          <w:delText xml:space="preserve">Twenty-three common naming mistakes, each banned by a specific rule of this standard.</w:delText>
        </w:r>
      </w:de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del w:id="4742" w:author="Claude" w:date="2026-09-27T17:00:00Z"/>
        </w:trPr>
        <w:tc>
          <w:tcPr>
            <w:tcW w:w="2340" w:type="dxa"/>
            <w:shd w:val="clear" w:color="auto" w:fill="F2F2F2"/>
          </w:tcPr>
          <w:p>
            <w:pPr/>
            <w:del w:id="4743" w:author="Claude" w:date="2026-09-27T17:00:00Z">
              <w:r>
                <w:delText xml:space="preserve">#</w:delText>
              </w:r>
            </w:del>
          </w:p>
        </w:tc>
        <w:tc>
          <w:tcPr>
            <w:tcW w:w="2340" w:type="dxa"/>
            <w:shd w:val="clear" w:color="auto" w:fill="F2F2F2"/>
          </w:tcPr>
          <w:p>
            <w:pPr/>
            <w:del w:id="4744" w:author="Claude" w:date="2026-09-27T17:00:00Z">
              <w:r>
                <w:delText xml:space="preserve">Anti-pattern</w:delText>
              </w:r>
            </w:del>
          </w:p>
        </w:tc>
        <w:tc>
          <w:tcPr>
            <w:tcW w:w="2340" w:type="dxa"/>
            <w:shd w:val="clear" w:color="auto" w:fill="F2F2F2"/>
          </w:tcPr>
          <w:p>
            <w:pPr/>
            <w:del w:id="4745" w:author="Claude" w:date="2026-09-27T17:00:00Z">
              <w:r>
                <w:delText xml:space="preserve">Why it fails</w:delText>
              </w:r>
            </w:del>
          </w:p>
        </w:tc>
        <w:tc>
          <w:tcPr>
            <w:tcW w:w="2340" w:type="dxa"/>
            <w:shd w:val="clear" w:color="auto" w:fill="F2F2F2"/>
          </w:tcPr>
          <w:p>
            <w:pPr/>
            <w:del w:id="4746" w:author="Claude" w:date="2026-09-27T17:00:00Z">
              <w:r>
                <w:delText xml:space="preserve">Compliant alternative</w:delText>
              </w:r>
            </w:del>
          </w:p>
        </w:tc>
      </w:tr>
      <w:tr>
        <w:trPr>
          <w:del w:id="4747" w:author="Claude" w:date="2026-09-27T17:00:00Z"/>
        </w:trPr>
        <w:tc>
          <w:tcPr>
            <w:tcW w:w="2340" w:type="dxa"/>
          </w:tcPr>
          <w:p>
            <w:pPr/>
            <w:del w:id="4748" w:author="Claude" w:date="2026-09-27T17:00:00Z">
              <w:r>
                <w:delText xml:space="preserve">1</w:delText>
              </w:r>
            </w:del>
          </w:p>
        </w:tc>
        <w:tc>
          <w:tcPr>
            <w:tcW w:w="2340" w:type="dxa"/>
          </w:tcPr>
          <w:p>
            <w:pPr/>
            <w:del w:id="4749" w:author="Claude" w:date="2026-09-27T17:00:00Z">
              <w:r>
                <w:rPr>
                  <w:rStyle w:val="CodeChar"/>
                </w:rPr>
                <w:delText xml:space="preserve">server1</w:delText>
              </w:r>
            </w:del>
          </w:p>
        </w:tc>
        <w:tc>
          <w:tcPr>
            <w:tcW w:w="2340" w:type="dxa"/>
          </w:tcPr>
          <w:p>
            <w:pPr/>
            <w:del w:id="4750" w:author="Claude" w:date="2026-09-27T17:00:00Z">
              <w:r>
                <w:delText xml:space="preserve">No entity, environment, region, purpose; collides across the tenancy</w:delText>
              </w:r>
            </w:del>
          </w:p>
        </w:tc>
        <w:tc>
          <w:tcPr>
            <w:tcW w:w="2340" w:type="dxa"/>
          </w:tcPr>
          <w:p>
            <w:pPr/>
            <w:del w:id="4751" w:author="Claude" w:date="2026-09-27T17:00:00Z">
              <w:r>
                <w:rPr>
                  <w:rStyle w:val="CodeChar"/>
                </w:rPr>
                <w:delText xml:space="preserve">cmr-prd-</w:delText>
              </w:r>
            </w:del>
            <w:del w:id="4752" w:author="Claude" w:date="2026-09-27T17:00:00Z">
              <w:r>
                <w:rPr>
                  <w:rStyle w:val="CodeChar"/>
                </w:rPr>
                <w:delText xml:space="preserve">dc1</w:delText>
              </w:r>
            </w:del>
            <w:del w:id="4753" w:author="Claude" w:date="2026-09-27T17:00:00Z">
              <w:r>
                <w:rPr>
                  <w:rStyle w:val="CodeChar"/>
                </w:rPr>
                <w:delText xml:space="preserve">-vm-cbs-ol-01</w:delText>
              </w:r>
            </w:del>
          </w:p>
        </w:tc>
      </w:tr>
      <w:tr>
        <w:trPr>
          <w:del w:id="4754" w:author="Claude" w:date="2026-09-27T17:00:00Z"/>
        </w:trPr>
        <w:tc>
          <w:tcPr>
            <w:tcW w:w="2340" w:type="dxa"/>
          </w:tcPr>
          <w:p>
            <w:pPr/>
            <w:del w:id="4755" w:author="Claude" w:date="2026-09-27T17:00:00Z">
              <w:r>
                <w:delText xml:space="preserve">2</w:delText>
              </w:r>
            </w:del>
          </w:p>
        </w:tc>
        <w:tc>
          <w:tcPr>
            <w:tcW w:w="2340" w:type="dxa"/>
          </w:tcPr>
          <w:p>
            <w:pPr/>
            <w:del w:id="4756" w:author="Claude" w:date="2026-09-27T17:00:00Z">
              <w:r>
                <w:rPr>
                  <w:rStyle w:val="CodeChar"/>
                </w:rPr>
                <w:delText xml:space="preserve">testserver</w:delText>
              </w:r>
            </w:del>
          </w:p>
        </w:tc>
        <w:tc>
          <w:tcPr>
            <w:tcW w:w="2340" w:type="dxa"/>
          </w:tcPr>
          <w:p>
            <w:pPr/>
            <w:del w:id="4757" w:author="Claude" w:date="2026-09-27T17:00:00Z">
              <w:r>
                <w:delText xml:space="preserve">“Test” is not an environment; tells nothing about which test gate</w:delText>
              </w:r>
            </w:del>
          </w:p>
        </w:tc>
        <w:tc>
          <w:tcPr>
            <w:tcW w:w="2340" w:type="dxa"/>
          </w:tcPr>
          <w:p>
            <w:pPr/>
            <w:del w:id="4758" w:author="Claude" w:date="2026-09-27T17:00:00Z">
              <w:r>
                <w:rPr>
                  <w:rStyle w:val="CodeChar"/>
                </w:rPr>
                <w:delText xml:space="preserve">cmr-sit-</w:delText>
              </w:r>
            </w:del>
            <w:del w:id="4759" w:author="Claude" w:date="2026-09-27T17:00:00Z">
              <w:r>
                <w:rPr>
                  <w:rStyle w:val="CodeChar"/>
                </w:rPr>
                <w:delText xml:space="preserve">dc1</w:delText>
              </w:r>
            </w:del>
            <w:del w:id="4760" w:author="Claude" w:date="2026-09-27T17:00:00Z">
              <w:r>
                <w:rPr>
                  <w:rStyle w:val="CodeChar"/>
                </w:rPr>
                <w:delText xml:space="preserve">-vm-cbs-ol-01</w:delText>
              </w:r>
            </w:del>
          </w:p>
        </w:tc>
      </w:tr>
      <w:tr>
        <w:trPr>
          <w:del w:id="4761" w:author="Claude" w:date="2026-09-27T17:00:00Z"/>
        </w:trPr>
        <w:tc>
          <w:tcPr>
            <w:tcW w:w="2340" w:type="dxa"/>
          </w:tcPr>
          <w:p>
            <w:pPr/>
            <w:del w:id="4762" w:author="Claude" w:date="2026-09-27T17:00:00Z">
              <w:r>
                <w:delText xml:space="preserve">3</w:delText>
              </w:r>
            </w:del>
          </w:p>
        </w:tc>
        <w:tc>
          <w:tcPr>
            <w:tcW w:w="2340" w:type="dxa"/>
          </w:tcPr>
          <w:p>
            <w:pPr/>
            <w:del w:id="4763" w:author="Claude" w:date="2026-09-27T17:00:00Z">
              <w:r>
                <w:rPr>
                  <w:rStyle w:val="CodeChar"/>
                </w:rPr>
                <w:delText xml:space="preserve">prodserver</w:delText>
              </w:r>
            </w:del>
          </w:p>
        </w:tc>
        <w:tc>
          <w:tcPr>
            <w:tcW w:w="2340" w:type="dxa"/>
          </w:tcPr>
          <w:p>
            <w:pPr/>
            <w:del w:id="4764" w:author="Claude" w:date="2026-09-27T17:00:00Z">
              <w:r>
                <w:delText xml:space="preserve">Environment is the only fact; every prod server has the same name</w:delText>
              </w:r>
            </w:del>
          </w:p>
        </w:tc>
        <w:tc>
          <w:tcPr>
            <w:tcW w:w="2340" w:type="dxa"/>
          </w:tcPr>
          <w:p>
            <w:pPr/>
            <w:del w:id="4765" w:author="Claude" w:date="2026-09-27T17:00:00Z">
              <w:r>
                <w:rPr>
                  <w:rStyle w:val="CodeChar"/>
                </w:rPr>
                <w:delText xml:space="preserve">cmr-prd-</w:delText>
              </w:r>
            </w:del>
            <w:del w:id="4766" w:author="Claude" w:date="2026-09-27T17:00:00Z">
              <w:r>
                <w:rPr>
                  <w:rStyle w:val="CodeChar"/>
                </w:rPr>
                <w:delText xml:space="preserve">dc1</w:delText>
              </w:r>
            </w:del>
            <w:del w:id="4767" w:author="Claude" w:date="2026-09-27T17:00:00Z">
              <w:r>
                <w:rPr>
                  <w:rStyle w:val="CodeChar"/>
                </w:rPr>
                <w:delText xml:space="preserve">-vm-pay-ol-02</w:delText>
              </w:r>
            </w:del>
          </w:p>
        </w:tc>
      </w:tr>
      <w:tr>
        <w:trPr>
          <w:del w:id="4768" w:author="Claude" w:date="2026-09-27T17:00:00Z"/>
        </w:trPr>
        <w:tc>
          <w:tcPr>
            <w:tcW w:w="2340" w:type="dxa"/>
          </w:tcPr>
          <w:p>
            <w:pPr/>
            <w:del w:id="4769" w:author="Claude" w:date="2026-09-27T17:00:00Z">
              <w:r>
                <w:delText xml:space="preserve">4</w:delText>
              </w:r>
            </w:del>
          </w:p>
        </w:tc>
        <w:tc>
          <w:tcPr>
            <w:tcW w:w="2340" w:type="dxa"/>
          </w:tcPr>
          <w:p>
            <w:pPr/>
            <w:del w:id="4770" w:author="Claude" w:date="2026-09-27T17:00:00Z">
              <w:r>
                <w:rPr>
                  <w:rStyle w:val="CodeChar"/>
                </w:rPr>
                <w:delText xml:space="preserve">newserver</w:delText>
              </w:r>
            </w:del>
            <w:del w:id="4771" w:author="Claude" w:date="2026-09-27T17:00:00Z">
              <w:r>
                <w:delText xml:space="preserve">, </w:delText>
              </w:r>
            </w:del>
            <w:del w:id="4772" w:author="Claude" w:date="2026-09-27T17:00:00Z">
              <w:r>
                <w:rPr>
                  <w:rStyle w:val="CodeChar"/>
                </w:rPr>
                <w:delText xml:space="preserve">newserver2</w:delText>
              </w:r>
            </w:del>
          </w:p>
        </w:tc>
        <w:tc>
          <w:tcPr>
            <w:tcW w:w="2340" w:type="dxa"/>
          </w:tcPr>
          <w:p>
            <w:pPr/>
            <w:del w:id="4773" w:author="Claude" w:date="2026-09-27T17:00:00Z">
              <w:r>
                <w:delText xml:space="preserve">“New” is false after a week; numbering by accident instead of design</w:delText>
              </w:r>
            </w:del>
          </w:p>
        </w:tc>
        <w:tc>
          <w:tcPr>
            <w:tcW w:w="2340" w:type="dxa"/>
          </w:tcPr>
          <w:p>
            <w:pPr/>
            <w:del w:id="4774" w:author="Claude" w:date="2026-09-27T17:00:00Z">
              <w:r>
                <w:delText xml:space="preserve">Next </w:delText>
              </w:r>
            </w:del>
            <w:del w:id="4775" w:author="Claude" w:date="2026-09-27T17:00:00Z">
              <w:r>
                <w:rPr>
                  <w:rStyle w:val="CodeChar"/>
                </w:rPr>
                <w:delText xml:space="preserve">nn</w:delText>
              </w:r>
            </w:del>
          </w:p>
        </w:tc>
      </w:tr>
      <w:tr>
        <w:trPr>
          <w:del w:id="4776" w:author="Claude" w:date="2026-09-27T17:00:00Z"/>
        </w:trPr>
        <w:tc>
          <w:tcPr>
            <w:tcW w:w="2340" w:type="dxa"/>
          </w:tcPr>
          <w:p>
            <w:pPr/>
            <w:del w:id="4777" w:author="Claude" w:date="2026-09-27T17:00:00Z">
              <w:r>
                <w:delText xml:space="preserve">5</w:delText>
              </w:r>
            </w:del>
          </w:p>
        </w:tc>
        <w:tc>
          <w:tcPr>
            <w:tcW w:w="2340" w:type="dxa"/>
          </w:tcPr>
          <w:p>
            <w:pPr/>
            <w:del w:id="4778" w:author="Claude" w:date="2026-09-27T17:00:00Z">
              <w:r>
                <w:rPr>
                  <w:rStyle w:val="CodeChar"/>
                </w:rPr>
                <w:delText xml:space="preserve">oracle-prod</w:delText>
              </w:r>
            </w:del>
          </w:p>
        </w:tc>
        <w:tc>
          <w:tcPr>
            <w:tcW w:w="2340" w:type="dxa"/>
          </w:tcPr>
          <w:p>
            <w:pPr/>
            <w:del w:id="4779" w:author="Claude" w:date="2026-09-27T17:00:00Z">
              <w:r>
                <w:delText xml:space="preserve">Vendor name instead of application; which of 40 Oracle databases?</w:delText>
              </w:r>
            </w:del>
          </w:p>
        </w:tc>
        <w:tc>
          <w:tcPr>
            <w:tcW w:w="2340" w:type="dxa"/>
          </w:tcPr>
          <w:p>
            <w:pPr/>
            <w:del w:id="4780" w:author="Claude" w:date="2026-09-27T17:00:00Z">
              <w:r>
                <w:rPr>
                  <w:rStyle w:val="CodeChar"/>
                </w:rPr>
                <w:delText xml:space="preserve">cmr-prd-</w:delText>
              </w:r>
            </w:del>
            <w:del w:id="4781" w:author="Claude" w:date="2026-09-27T17:00:00Z">
              <w:r>
                <w:rPr>
                  <w:rStyle w:val="CodeChar"/>
                </w:rPr>
                <w:delText xml:space="preserve">dc1</w:delText>
              </w:r>
            </w:del>
            <w:del w:id="4782" w:author="Claude" w:date="2026-09-27T17:00:00Z">
              <w:r>
                <w:rPr>
                  <w:rStyle w:val="CodeChar"/>
                </w:rPr>
                <w:delText xml:space="preserve">-dbs-cbs-rac-01</w:delText>
              </w:r>
            </w:del>
          </w:p>
        </w:tc>
      </w:tr>
      <w:tr>
        <w:trPr>
          <w:del w:id="4783" w:author="Claude" w:date="2026-09-27T17:00:00Z"/>
        </w:trPr>
        <w:tc>
          <w:tcPr>
            <w:tcW w:w="2340" w:type="dxa"/>
          </w:tcPr>
          <w:p>
            <w:pPr/>
            <w:del w:id="4784" w:author="Claude" w:date="2026-09-27T17:00:00Z">
              <w:r>
                <w:delText xml:space="preserve">6</w:delText>
              </w:r>
            </w:del>
          </w:p>
        </w:tc>
        <w:tc>
          <w:tcPr>
            <w:tcW w:w="2340" w:type="dxa"/>
          </w:tcPr>
          <w:p>
            <w:pPr/>
            <w:del w:id="4785" w:author="Claude" w:date="2026-09-27T17:00:00Z">
              <w:r>
                <w:rPr>
                  <w:rStyle w:val="CodeChar"/>
                </w:rPr>
                <w:delText xml:space="preserve">database-final</w:delText>
              </w:r>
            </w:del>
            <w:del w:id="4786" w:author="Claude" w:date="2026-09-27T17:00:00Z">
              <w:r>
                <w:delText xml:space="preserve">, </w:delText>
              </w:r>
            </w:del>
            <w:del w:id="4787" w:author="Claude" w:date="2026-09-27T17:00:00Z">
              <w:r>
                <w:rPr>
                  <w:rStyle w:val="CodeChar"/>
                </w:rPr>
                <w:delText xml:space="preserve">database-final-v2</w:delText>
              </w:r>
            </w:del>
          </w:p>
        </w:tc>
        <w:tc>
          <w:tcPr>
            <w:tcW w:w="2340" w:type="dxa"/>
          </w:tcPr>
          <w:p>
            <w:pPr/>
            <w:del w:id="4788" w:author="Claude" w:date="2026-09-27T17:00:00Z">
              <w:r>
                <w:delText xml:space="preserve">Version control in a name; there is always another “final”</w:delText>
              </w:r>
            </w:del>
          </w:p>
        </w:tc>
        <w:tc>
          <w:tcPr>
            <w:tcW w:w="2340" w:type="dxa"/>
          </w:tcPr>
          <w:p>
            <w:pPr/>
            <w:del w:id="4789" w:author="Claude" w:date="2026-09-27T17:00:00Z">
              <w:r>
                <w:delText xml:space="preserve">Terraform history + </w:delText>
              </w:r>
            </w:del>
            <w:del w:id="4790" w:author="Claude" w:date="2026-09-27T17:00:00Z">
              <w:r>
                <w:rPr>
                  <w:rStyle w:val="CodeChar"/>
                </w:rPr>
                <w:delText xml:space="preserve">nn</w:delText>
              </w:r>
            </w:del>
          </w:p>
        </w:tc>
      </w:tr>
      <w:tr>
        <w:trPr>
          <w:del w:id="4791" w:author="Claude" w:date="2026-09-27T17:00:00Z"/>
        </w:trPr>
        <w:tc>
          <w:tcPr>
            <w:tcW w:w="2340" w:type="dxa"/>
          </w:tcPr>
          <w:p>
            <w:pPr/>
            <w:del w:id="4792" w:author="Claude" w:date="2026-09-27T17:00:00Z">
              <w:r>
                <w:delText xml:space="preserve">7</w:delText>
              </w:r>
            </w:del>
          </w:p>
        </w:tc>
        <w:tc>
          <w:tcPr>
            <w:tcW w:w="2340" w:type="dxa"/>
          </w:tcPr>
          <w:p>
            <w:pPr/>
            <w:del w:id="4793" w:author="Claude" w:date="2026-09-27T17:00:00Z">
              <w:r>
                <w:rPr>
                  <w:rStyle w:val="CodeChar"/>
                </w:rPr>
                <w:delText xml:space="preserve">myapp</w:delText>
              </w:r>
            </w:del>
          </w:p>
        </w:tc>
        <w:tc>
          <w:tcPr>
            <w:tcW w:w="2340" w:type="dxa"/>
          </w:tcPr>
          <w:p>
            <w:pPr/>
            <w:del w:id="4794" w:author="Claude" w:date="2026-09-27T17:00:00Z">
              <w:r>
                <w:delText xml:space="preserve">Personal perspective; meaningless to anyone else</w:delText>
              </w:r>
            </w:del>
          </w:p>
        </w:tc>
        <w:tc>
          <w:tcPr>
            <w:tcW w:w="2340" w:type="dxa"/>
          </w:tcPr>
          <w:p>
            <w:pPr/>
            <w:del w:id="4795" w:author="Claude" w:date="2026-09-27T17:00:00Z">
              <w:r>
                <w:delText xml:space="preserve">Registered app code</w:delText>
              </w:r>
            </w:del>
          </w:p>
        </w:tc>
      </w:tr>
      <w:tr>
        <w:trPr>
          <w:del w:id="4796" w:author="Claude" w:date="2026-09-27T17:00:00Z"/>
        </w:trPr>
        <w:tc>
          <w:tcPr>
            <w:tcW w:w="2340" w:type="dxa"/>
          </w:tcPr>
          <w:p>
            <w:pPr/>
            <w:del w:id="4797" w:author="Claude" w:date="2026-09-27T17:00:00Z">
              <w:r>
                <w:delText xml:space="preserve">8</w:delText>
              </w:r>
            </w:del>
          </w:p>
        </w:tc>
        <w:tc>
          <w:tcPr>
            <w:tcW w:w="2340" w:type="dxa"/>
          </w:tcPr>
          <w:p>
            <w:pPr/>
            <w:del w:id="4798" w:author="Claude" w:date="2026-09-27T17:00:00Z">
              <w:r>
                <w:rPr>
                  <w:rStyle w:val="CodeChar"/>
                </w:rPr>
                <w:delText xml:space="preserve">john-test</w:delText>
              </w:r>
            </w:del>
          </w:p>
        </w:tc>
        <w:tc>
          <w:tcPr>
            <w:tcW w:w="2340" w:type="dxa"/>
          </w:tcPr>
          <w:p>
            <w:pPr/>
            <w:del w:id="4799" w:author="Claude" w:date="2026-09-27T17:00:00Z">
              <w:r>
                <w:delText xml:space="preserve">Personal data; owner leaves, resource stays; no expiry</w:delText>
              </w:r>
            </w:del>
          </w:p>
        </w:tc>
        <w:tc>
          <w:tcPr>
            <w:tcW w:w="2340" w:type="dxa"/>
          </w:tcPr>
          <w:p>
            <w:pPr/>
            <w:del w:id="4800" w:author="Claude" w:date="2026-09-27T17:00:00Z">
              <w:r>
                <w:rPr>
                  <w:rStyle w:val="CodeChar"/>
                </w:rPr>
                <w:delText xml:space="preserve">cmr-sbx-</w:delText>
              </w:r>
            </w:del>
            <w:del w:id="4801" w:author="Claude" w:date="2026-09-27T17:00:00Z">
              <w:r>
                <w:rPr>
                  <w:rStyle w:val="CodeChar"/>
                </w:rPr>
                <w:delText xml:space="preserve">dc1</w:delText>
              </w:r>
            </w:del>
            <w:del w:id="4802" w:author="Claude" w:date="2026-09-27T17:00:00Z">
              <w:r>
                <w:rPr>
                  <w:rStyle w:val="CodeChar"/>
                </w:rPr>
                <w:delText xml:space="preserve">-vm-lab-ol-01</w:delText>
              </w:r>
            </w:del>
            <w:del w:id="4803" w:author="Claude" w:date="2026-09-27T17:00:00Z">
              <w:r>
                <w:delText xml:space="preserve"> with </w:delText>
              </w:r>
            </w:del>
            <w:del w:id="4804" w:author="Claude" w:date="2026-09-27T17:00:00Z">
              <w:r>
                <w:rPr>
                  <w:rStyle w:val="CodeChar"/>
                </w:rPr>
                <w:delText xml:space="preserve">ExpiryDate</w:delText>
              </w:r>
            </w:del>
            <w:del w:id="4805" w:author="Claude" w:date="2026-09-27T17:00:00Z">
              <w:r>
                <w:delText xml:space="preserve"> tag</w:delText>
              </w:r>
            </w:del>
          </w:p>
        </w:tc>
      </w:tr>
      <w:tr>
        <w:trPr>
          <w:del w:id="4806" w:author="Claude" w:date="2026-09-27T17:00:00Z"/>
        </w:trPr>
        <w:tc>
          <w:tcPr>
            <w:tcW w:w="2340" w:type="dxa"/>
          </w:tcPr>
          <w:p>
            <w:pPr/>
            <w:del w:id="4807" w:author="Claude" w:date="2026-09-27T17:00:00Z">
              <w:r>
                <w:delText xml:space="preserve">9</w:delText>
              </w:r>
            </w:del>
          </w:p>
        </w:tc>
        <w:tc>
          <w:tcPr>
            <w:tcW w:w="2340" w:type="dxa"/>
          </w:tcPr>
          <w:p>
            <w:pPr/>
            <w:del w:id="4808" w:author="Claude" w:date="2026-09-27T17:00:00Z">
              <w:r>
                <w:rPr>
                  <w:rStyle w:val="CodeChar"/>
                </w:rPr>
                <w:delText xml:space="preserve">cmr-prd-dr-adb-pay-01</w:delText>
              </w:r>
            </w:del>
          </w:p>
        </w:tc>
        <w:tc>
          <w:tcPr>
            <w:tcW w:w="2340" w:type="dxa"/>
          </w:tcPr>
          <w:p>
            <w:pPr/>
            <w:del w:id="4809" w:author="Claude" w:date="2026-09-27T17:00:00Z">
              <w:r>
                <w:delText xml:space="preserve">DR used as environment or region; splits policies from production</w:delText>
              </w:r>
            </w:del>
          </w:p>
        </w:tc>
        <w:tc>
          <w:tcPr>
            <w:tcW w:w="2340" w:type="dxa"/>
          </w:tcPr>
          <w:p>
            <w:pPr/>
            <w:del w:id="4810" w:author="Claude" w:date="2026-09-27T17:00:00Z">
              <w:r>
                <w:rPr>
                  <w:rStyle w:val="CodeChar"/>
                </w:rPr>
                <w:delText xml:space="preserve">cmr-prd-</w:delText>
              </w:r>
            </w:del>
            <w:del w:id="4811" w:author="Claude" w:date="2026-09-27T17:00:00Z">
              <w:r>
                <w:rPr>
                  <w:rStyle w:val="CodeChar"/>
                </w:rPr>
                <w:delText xml:space="preserve">dc2</w:delText>
              </w:r>
            </w:del>
            <w:del w:id="4812" w:author="Claude" w:date="2026-09-27T17:00:00Z">
              <w:r>
                <w:rPr>
                  <w:rStyle w:val="CodeChar"/>
                </w:rPr>
                <w:delText xml:space="preserve">-adb-pay-atp-01</w:delText>
              </w:r>
            </w:del>
          </w:p>
        </w:tc>
      </w:tr>
      <w:tr>
        <w:trPr>
          <w:del w:id="4813" w:author="Claude" w:date="2026-09-27T17:00:00Z"/>
        </w:trPr>
        <w:tc>
          <w:tcPr>
            <w:tcW w:w="2340" w:type="dxa"/>
          </w:tcPr>
          <w:p>
            <w:pPr/>
            <w:del w:id="4814" w:author="Claude" w:date="2026-09-27T17:00:00Z">
              <w:r>
                <w:delText xml:space="preserve">10</w:delText>
              </w:r>
            </w:del>
          </w:p>
        </w:tc>
        <w:tc>
          <w:tcPr>
            <w:tcW w:w="2340" w:type="dxa"/>
          </w:tcPr>
          <w:p>
            <w:pPr/>
            <w:del w:id="4815" w:author="Claude" w:date="2026-09-27T17:00:00Z">
              <w:r>
                <w:rPr>
                  <w:rStyle w:val="CodeChar"/>
                </w:rPr>
                <w:delText xml:space="preserve">pay-db-primary</w:delText>
              </w:r>
            </w:del>
            <w:del w:id="4816" w:author="Claude" w:date="2026-09-27T17:00:00Z">
              <w:r>
                <w:delText xml:space="preserve"> / </w:delText>
              </w:r>
            </w:del>
            <w:del w:id="4817" w:author="Claude" w:date="2026-09-27T17:00:00Z">
              <w:r>
                <w:rPr>
                  <w:rStyle w:val="CodeChar"/>
                </w:rPr>
                <w:delText xml:space="preserve">pay-db-standby</w:delText>
              </w:r>
            </w:del>
          </w:p>
        </w:tc>
        <w:tc>
          <w:tcPr>
            <w:tcW w:w="2340" w:type="dxa"/>
          </w:tcPr>
          <w:p>
            <w:pPr/>
            <w:del w:id="4818" w:author="Claude" w:date="2026-09-27T17:00:00Z">
              <w:r>
                <w:delText xml:space="preserve">Lies after the first switchover</w:delText>
              </w:r>
            </w:del>
          </w:p>
        </w:tc>
        <w:tc>
          <w:tcPr>
            <w:tcW w:w="2340" w:type="dxa"/>
          </w:tcPr>
          <w:p>
            <w:pPr/>
            <w:del w:id="4819" w:author="Claude" w:date="2026-09-27T17:00:00Z">
              <w:r>
                <w:delText xml:space="preserve">Region token + </w:delText>
              </w:r>
            </w:del>
            <w:del w:id="4820" w:author="Claude" w:date="2026-09-27T17:00:00Z">
              <w:r>
                <w:rPr>
                  <w:rStyle w:val="CodeChar"/>
                </w:rPr>
                <w:delText xml:space="preserve">DrSiteRole</w:delText>
              </w:r>
            </w:del>
            <w:del w:id="4821" w:author="Claude" w:date="2026-09-27T17:00:00Z">
              <w:r>
                <w:delText xml:space="preserve"> tag</w:delText>
              </w:r>
            </w:del>
          </w:p>
        </w:tc>
      </w:tr>
      <w:tr>
        <w:trPr>
          <w:del w:id="4822" w:author="Claude" w:date="2026-09-27T17:00:00Z"/>
        </w:trPr>
        <w:tc>
          <w:tcPr>
            <w:tcW w:w="2340" w:type="dxa"/>
          </w:tcPr>
          <w:p>
            <w:pPr/>
            <w:del w:id="4823" w:author="Claude" w:date="2026-09-27T17:00:00Z">
              <w:r>
                <w:delText xml:space="preserve">11</w:delText>
              </w:r>
            </w:del>
          </w:p>
        </w:tc>
        <w:tc>
          <w:tcPr>
            <w:tcW w:w="2340" w:type="dxa"/>
          </w:tcPr>
          <w:p>
            <w:pPr/>
            <w:del w:id="4824" w:author="Claude" w:date="2026-09-27T17:00:00Z">
              <w:r>
                <w:rPr>
                  <w:rStyle w:val="CodeChar"/>
                </w:rPr>
                <w:delText xml:space="preserve">Prod-Payments-Bucket</w:delText>
              </w:r>
            </w:del>
          </w:p>
        </w:tc>
        <w:tc>
          <w:tcPr>
            <w:tcW w:w="2340" w:type="dxa"/>
          </w:tcPr>
          <w:p>
            <w:pPr/>
            <w:del w:id="4825" w:author="Claude" w:date="2026-09-27T17:00:00Z">
              <w:r>
                <w:delText xml:space="preserve">Mixed case; OCI bucket names are case-sensitive, so </w:delText>
              </w:r>
            </w:del>
            <w:del w:id="4826" w:author="Claude" w:date="2026-09-27T17:00:00Z">
              <w:r>
                <w:rPr>
                  <w:rStyle w:val="CodeChar"/>
                </w:rPr>
                <w:delText xml:space="preserve">prod-payments-bucket</w:delText>
              </w:r>
            </w:del>
            <w:del w:id="4827" w:author="Claude" w:date="2026-09-27T17:00:00Z">
              <w:r>
                <w:delText xml:space="preserve"> is a different bucket</w:delText>
              </w:r>
            </w:del>
          </w:p>
        </w:tc>
        <w:tc>
          <w:tcPr>
            <w:tcW w:w="2340" w:type="dxa"/>
          </w:tcPr>
          <w:p>
            <w:pPr/>
            <w:del w:id="4828" w:author="Claude" w:date="2026-09-27T17:00:00Z">
              <w:r>
                <w:delText xml:space="preserve">Lowercase standard name</w:delText>
              </w:r>
            </w:del>
          </w:p>
        </w:tc>
      </w:tr>
      <w:tr>
        <w:trPr>
          <w:del w:id="4829" w:author="Claude" w:date="2026-09-27T17:00:00Z"/>
        </w:trPr>
        <w:tc>
          <w:tcPr>
            <w:tcW w:w="2340" w:type="dxa"/>
          </w:tcPr>
          <w:p>
            <w:pPr/>
            <w:del w:id="4830" w:author="Claude" w:date="2026-09-27T17:00:00Z">
              <w:r>
                <w:delText xml:space="preserve">12</w:delText>
              </w:r>
            </w:del>
          </w:p>
        </w:tc>
        <w:tc>
          <w:tcPr>
            <w:tcW w:w="2340" w:type="dxa"/>
          </w:tcPr>
          <w:p>
            <w:pPr/>
            <w:del w:id="4831" w:author="Claude" w:date="2026-09-27T17:00:00Z">
              <w:r>
                <w:rPr>
                  <w:rStyle w:val="CodeChar"/>
                </w:rPr>
                <w:delText xml:space="preserve">cmr-prd-</w:delText>
              </w:r>
            </w:del>
            <w:del w:id="4832" w:author="Claude" w:date="2026-09-27T17:00:00Z">
              <w:r>
                <w:rPr>
                  <w:rStyle w:val="CodeChar"/>
                </w:rPr>
                <w:delText xml:space="preserve">dc1</w:delText>
              </w:r>
            </w:del>
            <w:del w:id="4833" w:author="Claude" w:date="2026-09-27T17:00:00Z">
              <w:r>
                <w:rPr>
                  <w:rStyle w:val="CodeChar"/>
                </w:rPr>
                <w:delText xml:space="preserve">-vm-cbs-ol7-01</w:delText>
              </w:r>
            </w:del>
            <w:del w:id="4834" w:author="Claude" w:date="2026-09-27T17:00:00Z">
              <w:r>
                <w:delText xml:space="preserve"> on an upgraded server</w:delText>
              </w:r>
            </w:del>
          </w:p>
        </w:tc>
        <w:tc>
          <w:tcPr>
            <w:tcW w:w="2340" w:type="dxa"/>
          </w:tcPr>
          <w:p>
            <w:pPr/>
            <w:del w:id="4835" w:author="Claude" w:date="2026-09-27T17:00:00Z">
              <w:r>
                <w:delText xml:space="preserve">Version in a mutable resource</w:delText>
              </w:r>
            </w:del>
          </w:p>
        </w:tc>
        <w:tc>
          <w:tcPr>
            <w:tcW w:w="2340" w:type="dxa"/>
          </w:tcPr>
          <w:p>
            <w:pPr/>
            <w:del w:id="4836" w:author="Claude" w:date="2026-09-27T17:00:00Z">
              <w:r>
                <w:rPr>
                  <w:rStyle w:val="CodeChar"/>
                </w:rPr>
                <w:delText xml:space="preserve">...-ol-01</w:delText>
              </w:r>
            </w:del>
            <w:del w:id="4837" w:author="Claude" w:date="2026-09-27T17:00:00Z">
              <w:r>
                <w:delText xml:space="preserve"> + </w:delText>
              </w:r>
            </w:del>
            <w:del w:id="4838" w:author="Claude" w:date="2026-09-27T17:00:00Z">
              <w:r>
                <w:rPr>
                  <w:rStyle w:val="CodeChar"/>
                </w:rPr>
                <w:delText xml:space="preserve">OsVersion</w:delText>
              </w:r>
            </w:del>
            <w:del w:id="4839" w:author="Claude" w:date="2026-09-27T17:00:00Z">
              <w:r>
                <w:delText xml:space="preserve"> tag</w:delText>
              </w:r>
            </w:del>
          </w:p>
        </w:tc>
      </w:tr>
      <w:tr>
        <w:trPr>
          <w:del w:id="4840" w:author="Claude" w:date="2026-09-27T17:00:00Z"/>
        </w:trPr>
        <w:tc>
          <w:tcPr>
            <w:tcW w:w="2340" w:type="dxa"/>
          </w:tcPr>
          <w:p>
            <w:pPr/>
            <w:del w:id="4841" w:author="Claude" w:date="2026-09-27T17:00:00Z">
              <w:r>
                <w:delText xml:space="preserve">13</w:delText>
              </w:r>
            </w:del>
          </w:p>
        </w:tc>
        <w:tc>
          <w:tcPr>
            <w:tcW w:w="2340" w:type="dxa"/>
          </w:tcPr>
          <w:p>
            <w:pPr/>
            <w:del w:id="4842" w:author="Claude" w:date="2026-09-27T17:00:00Z">
              <w:r>
                <w:rPr>
                  <w:rStyle w:val="CodeChar"/>
                </w:rPr>
                <w:delText xml:space="preserve">vm-ad1-fd2</w:delText>
              </w:r>
            </w:del>
          </w:p>
        </w:tc>
        <w:tc>
          <w:tcPr>
            <w:tcW w:w="2340" w:type="dxa"/>
          </w:tcPr>
          <w:p>
            <w:pPr/>
            <w:del w:id="4843" w:author="Claude" w:date="2026-09-27T17:00:00Z">
              <w:r>
                <w:delText xml:space="preserve">AD labels differ per tenancy; placement is an attribute</w:delText>
              </w:r>
            </w:del>
          </w:p>
        </w:tc>
        <w:tc>
          <w:tcPr>
            <w:tcW w:w="2340" w:type="dxa"/>
          </w:tcPr>
          <w:p>
            <w:pPr/>
            <w:del w:id="4844" w:author="Claude" w:date="2026-09-27T17:00:00Z">
              <w:r>
                <w:delText xml:space="preserve">Omit</w:delText>
              </w:r>
            </w:del>
          </w:p>
        </w:tc>
      </w:tr>
      <w:tr>
        <w:trPr>
          <w:del w:id="4845" w:author="Claude" w:date="2026-09-27T17:00:00Z"/>
        </w:trPr>
        <w:tc>
          <w:tcPr>
            <w:tcW w:w="2340" w:type="dxa"/>
          </w:tcPr>
          <w:p>
            <w:pPr/>
            <w:del w:id="4846" w:author="Claude" w:date="2026-09-27T17:00:00Z">
              <w:r>
                <w:delText xml:space="preserve">14</w:delText>
              </w:r>
            </w:del>
          </w:p>
        </w:tc>
        <w:tc>
          <w:tcPr>
            <w:tcW w:w="2340" w:type="dxa"/>
          </w:tcPr>
          <w:p>
            <w:pPr/>
            <w:del w:id="4847" w:author="Claude" w:date="2026-09-27T17:00:00Z">
              <w:r>
                <w:delText xml:space="preserve">Twenty compartments named </w:delText>
              </w:r>
            </w:del>
            <w:del w:id="4848" w:author="Claude" w:date="2026-09-27T17:00:00Z">
              <w:r>
                <w:rPr>
                  <w:rStyle w:val="CodeChar"/>
                </w:rPr>
                <w:delText xml:space="preserve">Production</w:delText>
              </w:r>
            </w:del>
          </w:p>
        </w:tc>
        <w:tc>
          <w:tcPr>
            <w:tcW w:w="2340" w:type="dxa"/>
          </w:tcPr>
          <w:p>
            <w:pPr/>
            <w:del w:id="4849" w:author="Claude" w:date="2026-09-27T17:00:00Z">
              <w:r>
                <w:delText xml:space="preserve">Unique only among siblings; audit logs cannot tell them apart</w:delText>
              </w:r>
            </w:del>
          </w:p>
        </w:tc>
        <w:tc>
          <w:tcPr>
            <w:tcW w:w="2340" w:type="dxa"/>
          </w:tcPr>
          <w:p>
            <w:pPr/>
            <w:del w:id="4850" w:author="Claude" w:date="2026-09-27T17:00:00Z">
              <w:r>
                <w:rPr>
                  <w:rStyle w:val="CodeChar"/>
                </w:rPr>
                <w:delText xml:space="preserve">cmr-prd</w:delText>
              </w:r>
            </w:del>
            <w:del w:id="4851" w:author="Claude" w:date="2026-09-27T17:00:00Z">
              <w:r>
                <w:delText xml:space="preserve">, </w:delText>
              </w:r>
            </w:del>
            <w:del w:id="4852" w:author="Claude" w:date="2026-09-27T17:00:00Z">
              <w:r>
                <w:rPr>
                  <w:rStyle w:val="CodeChar"/>
                </w:rPr>
                <w:delText xml:space="preserve">gab-prd</w:delText>
              </w:r>
            </w:del>
          </w:p>
        </w:tc>
      </w:tr>
      <w:tr>
        <w:trPr>
          <w:del w:id="4853" w:author="Claude" w:date="2026-09-27T17:00:00Z"/>
        </w:trPr>
        <w:tc>
          <w:tcPr>
            <w:tcW w:w="2340" w:type="dxa"/>
          </w:tcPr>
          <w:p>
            <w:pPr/>
            <w:del w:id="4854" w:author="Claude" w:date="2026-09-27T17:00:00Z">
              <w:r>
                <w:delText xml:space="preserve">15</w:delText>
              </w:r>
            </w:del>
          </w:p>
        </w:tc>
        <w:tc>
          <w:tcPr>
            <w:tcW w:w="2340" w:type="dxa"/>
          </w:tcPr>
          <w:p>
            <w:pPr/>
            <w:del w:id="4855" w:author="Claude" w:date="2026-09-27T17:00:00Z">
              <w:r>
                <w:rPr>
                  <w:rStyle w:val="CodeChar"/>
                </w:rPr>
                <w:delText xml:space="preserve">instance-20260927-1012</w:delText>
              </w:r>
            </w:del>
            <w:del w:id="4856" w:author="Claude" w:date="2026-09-27T17:00:00Z">
              <w:r>
                <w:delText xml:space="preserve">, </w:delText>
              </w:r>
            </w:del>
            <w:del w:id="4857" w:author="Claude" w:date="2026-09-27T17:00:00Z">
              <w:r>
                <w:rPr>
                  <w:rStyle w:val="CodeChar"/>
                </w:rPr>
                <w:delText xml:space="preserve">bucket-20190306-1359</w:delText>
              </w:r>
            </w:del>
          </w:p>
        </w:tc>
        <w:tc>
          <w:tcPr>
            <w:tcW w:w="2340" w:type="dxa"/>
          </w:tcPr>
          <w:p>
            <w:pPr/>
            <w:del w:id="4858" w:author="Claude" w:date="2026-09-27T17:00:00Z">
              <w:r>
                <w:delText xml:space="preserve">Console defaults left unchanged</w:delText>
              </w:r>
            </w:del>
          </w:p>
        </w:tc>
        <w:tc>
          <w:tcPr>
            <w:tcW w:w="2340" w:type="dxa"/>
          </w:tcPr>
          <w:p>
            <w:pPr/>
            <w:del w:id="4859" w:author="Claude" w:date="2026-09-27T17:00:00Z">
              <w:r>
                <w:delText xml:space="preserve">Generated names only</w:delText>
              </w:r>
            </w:del>
          </w:p>
        </w:tc>
      </w:tr>
      <w:tr>
        <w:trPr>
          <w:del w:id="4860" w:author="Claude" w:date="2026-09-27T17:00:00Z"/>
        </w:trPr>
        <w:tc>
          <w:tcPr>
            <w:tcW w:w="2340" w:type="dxa"/>
          </w:tcPr>
          <w:p>
            <w:pPr/>
            <w:del w:id="4861" w:author="Claude" w:date="2026-09-27T17:00:00Z">
              <w:r>
                <w:delText xml:space="preserve">16</w:delText>
              </w:r>
            </w:del>
          </w:p>
        </w:tc>
        <w:tc>
          <w:tcPr>
            <w:tcW w:w="2340" w:type="dxa"/>
          </w:tcPr>
          <w:p>
            <w:pPr/>
            <w:del w:id="4862" w:author="Claude" w:date="2026-09-27T17:00:00Z">
              <w:r>
                <w:rPr>
                  <w:rStyle w:val="CodeChar"/>
                </w:rPr>
                <w:delText xml:space="preserve">adb-pci-restricted-cards</w:delText>
              </w:r>
            </w:del>
          </w:p>
        </w:tc>
        <w:tc>
          <w:tcPr>
            <w:tcW w:w="2340" w:type="dxa"/>
          </w:tcPr>
          <w:p>
            <w:pPr/>
            <w:del w:id="4863" w:author="Claude" w:date="2026-09-27T17:00:00Z">
              <w:r>
                <w:delText xml:space="preserve">Advertises high-value target and regulatory scope</w:delText>
              </w:r>
            </w:del>
          </w:p>
        </w:tc>
        <w:tc>
          <w:tcPr>
            <w:tcW w:w="2340" w:type="dxa"/>
          </w:tcPr>
          <w:p>
            <w:pPr/>
            <w:del w:id="4864" w:author="Claude" w:date="2026-09-27T17:00:00Z">
              <w:r>
                <w:delText xml:space="preserve">Tags </w:delText>
              </w:r>
            </w:del>
            <w:del w:id="4865" w:author="Claude" w:date="2026-09-27T17:00:00Z">
              <w:r>
                <w:rPr>
                  <w:rStyle w:val="CodeChar"/>
                </w:rPr>
                <w:delText xml:space="preserve">DataClass</w:delText>
              </w:r>
            </w:del>
            <w:del w:id="4866" w:author="Claude" w:date="2026-09-27T17:00:00Z">
              <w:r>
                <w:delText xml:space="preserve">, compliance registers</w:delText>
              </w:r>
            </w:del>
          </w:p>
        </w:tc>
      </w:tr>
      <w:tr>
        <w:trPr>
          <w:del w:id="4867" w:author="Claude" w:date="2026-09-27T17:00:00Z"/>
        </w:trPr>
        <w:tc>
          <w:tcPr>
            <w:tcW w:w="2340" w:type="dxa"/>
          </w:tcPr>
          <w:p>
            <w:pPr/>
            <w:del w:id="4868" w:author="Claude" w:date="2026-09-27T17:00:00Z">
              <w:r>
                <w:delText xml:space="preserve">17</w:delText>
              </w:r>
            </w:del>
          </w:p>
        </w:tc>
        <w:tc>
          <w:tcPr>
            <w:tcW w:w="2340" w:type="dxa"/>
          </w:tcPr>
          <w:p>
            <w:pPr/>
            <w:del w:id="4869" w:author="Claude" w:date="2026-09-27T17:00:00Z">
              <w:r>
                <w:rPr>
                  <w:rStyle w:val="CodeChar"/>
                </w:rPr>
                <w:delText xml:space="preserve">nsg-temp-open-any</w:delText>
              </w:r>
            </w:del>
          </w:p>
        </w:tc>
        <w:tc>
          <w:tcPr>
            <w:tcW w:w="2340" w:type="dxa"/>
          </w:tcPr>
          <w:p>
            <w:pPr/>
            <w:del w:id="4870" w:author="Claude" w:date="2026-09-27T17:00:00Z">
              <w:r>
                <w:delText xml:space="preserve">Advertises a weakness; “temp” without expiry becomes permanent</w:delText>
              </w:r>
            </w:del>
          </w:p>
        </w:tc>
        <w:tc>
          <w:tcPr>
            <w:tcW w:w="2340" w:type="dxa"/>
          </w:tcPr>
          <w:p>
            <w:pPr/>
            <w:del w:id="4871" w:author="Claude" w:date="2026-09-27T17:00:00Z">
              <w:r>
                <w:delText xml:space="preserve">Exception ticket + </w:delText>
              </w:r>
            </w:del>
            <w:del w:id="4872" w:author="Claude" w:date="2026-09-27T17:00:00Z">
              <w:r>
                <w:rPr>
                  <w:rStyle w:val="CodeChar"/>
                </w:rPr>
                <w:delText xml:space="preserve">ExpiryDate</w:delText>
              </w:r>
            </w:del>
          </w:p>
        </w:tc>
      </w:tr>
      <w:tr>
        <w:trPr>
          <w:del w:id="4873" w:author="Claude" w:date="2026-09-27T17:00:00Z"/>
        </w:trPr>
        <w:tc>
          <w:tcPr>
            <w:tcW w:w="2340" w:type="dxa"/>
          </w:tcPr>
          <w:p>
            <w:pPr/>
            <w:del w:id="4874" w:author="Claude" w:date="2026-09-27T17:00:00Z">
              <w:r>
                <w:delText xml:space="preserve">18</w:delText>
              </w:r>
            </w:del>
          </w:p>
        </w:tc>
        <w:tc>
          <w:tcPr>
            <w:tcW w:w="2340" w:type="dxa"/>
          </w:tcPr>
          <w:p>
            <w:pPr/>
            <w:del w:id="4875" w:author="Claude" w:date="2026-09-27T17:00:00Z">
              <w:r>
                <w:rPr>
                  <w:rStyle w:val="CodeChar"/>
                </w:rPr>
                <w:delText xml:space="preserve">lb-10-20-30-5-443</w:delText>
              </w:r>
            </w:del>
          </w:p>
        </w:tc>
        <w:tc>
          <w:tcPr>
            <w:tcW w:w="2340" w:type="dxa"/>
          </w:tcPr>
          <w:p>
            <w:pPr/>
            <w:del w:id="4876" w:author="Claude" w:date="2026-09-27T17:00:00Z">
              <w:r>
                <w:delText xml:space="preserve">IPs and ports change; maps the network for attackers</w:delText>
              </w:r>
            </w:del>
          </w:p>
        </w:tc>
        <w:tc>
          <w:tcPr>
            <w:tcW w:w="2340" w:type="dxa"/>
          </w:tcPr>
          <w:p>
            <w:pPr/>
            <w:del w:id="4877" w:author="Claude" w:date="2026-09-27T17:00:00Z">
              <w:r>
                <w:rPr>
                  <w:rStyle w:val="CodeChar"/>
                </w:rPr>
                <w:delText xml:space="preserve">cmr-prd-</w:delText>
              </w:r>
            </w:del>
            <w:del w:id="4878" w:author="Claude" w:date="2026-09-27T17:00:00Z">
              <w:r>
                <w:rPr>
                  <w:rStyle w:val="CodeChar"/>
                </w:rPr>
                <w:delText xml:space="preserve">dc1</w:delText>
              </w:r>
            </w:del>
            <w:del w:id="4879" w:author="Claude" w:date="2026-09-27T17:00:00Z">
              <w:r>
                <w:rPr>
                  <w:rStyle w:val="CodeChar"/>
                </w:rPr>
                <w:delText xml:space="preserve">-lb-ibk-ext-01</w:delText>
              </w:r>
            </w:del>
          </w:p>
        </w:tc>
      </w:tr>
      <w:tr>
        <w:trPr>
          <w:del w:id="4880" w:author="Claude" w:date="2026-09-27T17:00:00Z"/>
        </w:trPr>
        <w:tc>
          <w:tcPr>
            <w:tcW w:w="2340" w:type="dxa"/>
          </w:tcPr>
          <w:p>
            <w:pPr/>
            <w:del w:id="4881" w:author="Claude" w:date="2026-09-27T17:00:00Z">
              <w:r>
                <w:delText xml:space="preserve">19</w:delText>
              </w:r>
            </w:del>
          </w:p>
        </w:tc>
        <w:tc>
          <w:tcPr>
            <w:tcW w:w="2340" w:type="dxa"/>
          </w:tcPr>
          <w:p>
            <w:pPr/>
            <w:del w:id="4882" w:author="Claude" w:date="2026-09-27T17:00:00Z">
              <w:r>
                <w:rPr>
                  <w:rStyle w:val="CodeChar"/>
                </w:rPr>
                <w:delText xml:space="preserve">retail-digital-team-vm</w:delText>
              </w:r>
            </w:del>
          </w:p>
        </w:tc>
        <w:tc>
          <w:tcPr>
            <w:tcW w:w="2340" w:type="dxa"/>
          </w:tcPr>
          <w:p>
            <w:pPr/>
            <w:del w:id="4883" w:author="Claude" w:date="2026-09-27T17:00:00Z">
              <w:r>
                <w:delText xml:space="preserve">Teams reorganise; names do not</w:delText>
              </w:r>
            </w:del>
          </w:p>
        </w:tc>
        <w:tc>
          <w:tcPr>
            <w:tcW w:w="2340" w:type="dxa"/>
          </w:tcPr>
          <w:p>
            <w:pPr/>
            <w:del w:id="4884" w:author="Claude" w:date="2026-09-27T17:00:00Z">
              <w:r>
                <w:rPr>
                  <w:rStyle w:val="CodeChar"/>
                </w:rPr>
                <w:delText xml:space="preserve">TechnicalOwner</w:delText>
              </w:r>
            </w:del>
            <w:del w:id="4885" w:author="Claude" w:date="2026-09-27T17:00:00Z">
              <w:r>
                <w:delText xml:space="preserve"> tag</w:delText>
              </w:r>
            </w:del>
          </w:p>
        </w:tc>
      </w:tr>
      <w:tr>
        <w:trPr>
          <w:del w:id="4886" w:author="Claude" w:date="2026-09-27T17:00:00Z"/>
        </w:trPr>
        <w:tc>
          <w:tcPr>
            <w:tcW w:w="2340" w:type="dxa"/>
          </w:tcPr>
          <w:p>
            <w:pPr/>
            <w:del w:id="4887" w:author="Claude" w:date="2026-09-27T17:00:00Z">
              <w:r>
                <w:delText xml:space="preserve">20</w:delText>
              </w:r>
            </w:del>
          </w:p>
        </w:tc>
        <w:tc>
          <w:tcPr>
            <w:tcW w:w="2340" w:type="dxa"/>
          </w:tcPr>
          <w:p>
            <w:pPr/>
            <w:del w:id="4888" w:author="Claude" w:date="2026-09-27T17:00:00Z">
              <w:r>
                <w:rPr>
                  <w:rStyle w:val="CodeChar"/>
                </w:rPr>
                <w:delText xml:space="preserve">copy-of-cbs-db</w:delText>
              </w:r>
            </w:del>
            <w:del w:id="4889" w:author="Claude" w:date="2026-09-27T17:00:00Z">
              <w:r>
                <w:delText xml:space="preserve">, </w:delText>
              </w:r>
            </w:del>
            <w:del w:id="4890" w:author="Claude" w:date="2026-09-27T17:00:00Z">
              <w:r>
                <w:rPr>
                  <w:rStyle w:val="CodeChar"/>
                </w:rPr>
                <w:delText xml:space="preserve">cbs-db-old</w:delText>
              </w:r>
            </w:del>
            <w:del w:id="4891" w:author="Claude" w:date="2026-09-27T17:00:00Z">
              <w:r>
                <w:delText xml:space="preserve">, </w:delText>
              </w:r>
            </w:del>
            <w:del w:id="4892" w:author="Claude" w:date="2026-09-27T17:00:00Z">
              <w:r>
                <w:rPr>
                  <w:rStyle w:val="CodeChar"/>
                </w:rPr>
                <w:delText xml:space="preserve">cbs-db-bak</w:delText>
              </w:r>
            </w:del>
          </w:p>
        </w:tc>
        <w:tc>
          <w:tcPr>
            <w:tcW w:w="2340" w:type="dxa"/>
          </w:tcPr>
          <w:p>
            <w:pPr/>
            <w:del w:id="4893" w:author="Claude" w:date="2026-09-27T17:00:00Z">
              <w:r>
                <w:delText xml:space="preserve">Ambiguous lineage; “old” still costs money and holds data</w:delText>
              </w:r>
            </w:del>
          </w:p>
        </w:tc>
        <w:tc>
          <w:tcPr>
            <w:tcW w:w="2340" w:type="dxa"/>
          </w:tcPr>
          <w:p>
            <w:pPr/>
            <w:del w:id="4894" w:author="Claude" w:date="2026-09-27T17:00:00Z">
              <w:r>
                <w:delText xml:space="preserve">Next </w:delText>
              </w:r>
            </w:del>
            <w:del w:id="4895" w:author="Claude" w:date="2026-09-27T17:00:00Z">
              <w:r>
                <w:rPr>
                  <w:rStyle w:val="CodeChar"/>
                </w:rPr>
                <w:delText xml:space="preserve">nn</w:delText>
              </w:r>
            </w:del>
            <w:del w:id="4896" w:author="Claude" w:date="2026-09-27T17:00:00Z">
              <w:r>
                <w:delText xml:space="preserve">, </w:delText>
              </w:r>
            </w:del>
            <w:del w:id="4897" w:author="Claude" w:date="2026-09-27T17:00:00Z">
              <w:r>
                <w:rPr>
                  <w:rStyle w:val="CodeChar"/>
                </w:rPr>
                <w:delText xml:space="preserve">Purpose</w:delText>
              </w:r>
            </w:del>
            <w:del w:id="4898" w:author="Claude" w:date="2026-09-27T17:00:00Z">
              <w:r>
                <w:delText xml:space="preserve"> and </w:delText>
              </w:r>
            </w:del>
            <w:del w:id="4899" w:author="Claude" w:date="2026-09-27T17:00:00Z">
              <w:r>
                <w:rPr>
                  <w:rStyle w:val="CodeChar"/>
                </w:rPr>
                <w:delText xml:space="preserve">ExpiryDate</w:delText>
              </w:r>
            </w:del>
            <w:del w:id="4900" w:author="Claude" w:date="2026-09-27T17:00:00Z">
              <w:r>
                <w:delText xml:space="preserve"> tags</w:delText>
              </w:r>
            </w:del>
          </w:p>
        </w:tc>
      </w:tr>
      <w:tr>
        <w:trPr>
          <w:del w:id="4901" w:author="Claude" w:date="2026-09-27T17:00:00Z"/>
        </w:trPr>
        <w:tc>
          <w:tcPr>
            <w:tcW w:w="2340" w:type="dxa"/>
          </w:tcPr>
          <w:p>
            <w:pPr/>
            <w:del w:id="4902" w:author="Claude" w:date="2026-09-27T17:00:00Z">
              <w:r>
                <w:delText xml:space="preserve">21</w:delText>
              </w:r>
            </w:del>
          </w:p>
        </w:tc>
        <w:tc>
          <w:tcPr>
            <w:tcW w:w="2340" w:type="dxa"/>
          </w:tcPr>
          <w:p>
            <w:pPr/>
            <w:del w:id="4903" w:author="Claude" w:date="2026-09-27T17:00:00Z">
              <w:r>
                <w:rPr>
                  <w:rStyle w:val="CodeChar"/>
                </w:rPr>
                <w:delText xml:space="preserve">cmr-prd-</w:delText>
              </w:r>
            </w:del>
            <w:del w:id="4904" w:author="Claude" w:date="2026-09-27T17:00:00Z">
              <w:r>
                <w:rPr>
                  <w:rStyle w:val="CodeChar"/>
                </w:rPr>
                <w:delText xml:space="preserve">dc1</w:delText>
              </w:r>
            </w:del>
            <w:del w:id="4905" w:author="Claude" w:date="2026-09-27T17:00:00Z">
              <w:r>
                <w:rPr>
                  <w:rStyle w:val="CodeChar"/>
                </w:rPr>
                <w:delText xml:space="preserve">-vm-cbs-web-api-batch-01</w:delText>
              </w:r>
            </w:del>
          </w:p>
        </w:tc>
        <w:tc>
          <w:tcPr>
            <w:tcW w:w="2340" w:type="dxa"/>
          </w:tcPr>
          <w:p>
            <w:pPr/>
            <w:del w:id="4906" w:author="Claude" w:date="2026-09-27T17:00:00Z">
              <w:r>
                <w:delText xml:space="preserve">Extra tokens break positional parsing</w:delText>
              </w:r>
            </w:del>
          </w:p>
        </w:tc>
        <w:tc>
          <w:tcPr>
            <w:tcW w:w="2340" w:type="dxa"/>
          </w:tcPr>
          <w:p>
            <w:pPr/>
            <w:del w:id="4907" w:author="Claude" w:date="2026-09-27T17:00:00Z">
              <w:r>
                <w:delText xml:space="preserve">Register a sub-application code (</w:delText>
              </w:r>
            </w:del>
            <w:del w:id="4908" w:author="Claude" w:date="2026-09-27T17:00:00Z">
              <w:r>
                <w:rPr>
                  <w:rStyle w:val="CodeChar"/>
                </w:rPr>
                <w:delText xml:space="preserve">cbsbt</w:delText>
              </w:r>
            </w:del>
            <w:del w:id="4909" w:author="Claude" w:date="2026-09-27T17:00:00Z">
              <w:r>
                <w:delText xml:space="preserve">)</w:delText>
              </w:r>
            </w:del>
          </w:p>
        </w:tc>
      </w:tr>
      <w:tr>
        <w:trPr>
          <w:del w:id="4910" w:author="Claude" w:date="2026-09-27T17:00:00Z"/>
        </w:trPr>
        <w:tc>
          <w:tcPr>
            <w:tcW w:w="2340" w:type="dxa"/>
          </w:tcPr>
          <w:p>
            <w:pPr/>
            <w:del w:id="4911" w:author="Claude" w:date="2026-09-27T17:00:00Z">
              <w:r>
                <w:delText xml:space="preserve">22</w:delText>
              </w:r>
            </w:del>
          </w:p>
        </w:tc>
        <w:tc>
          <w:tcPr>
            <w:tcW w:w="2340" w:type="dxa"/>
          </w:tcPr>
          <w:p>
            <w:pPr/>
            <w:del w:id="4912" w:author="Claude" w:date="2026-09-27T17:00:00Z">
              <w:r>
                <w:delText xml:space="preserve">Mixed codes: </w:delText>
              </w:r>
            </w:del>
            <w:del w:id="4913" w:author="Claude" w:date="2026-09-27T17:00:00Z">
              <w:r>
                <w:rPr>
                  <w:rStyle w:val="CodeChar"/>
                </w:rPr>
                <w:delText xml:space="preserve">prod</w:delText>
              </w:r>
            </w:del>
            <w:del w:id="4914" w:author="Claude" w:date="2026-09-27T17:00:00Z">
              <w:r>
                <w:delText xml:space="preserve">, </w:delText>
              </w:r>
            </w:del>
            <w:del w:id="4915" w:author="Claude" w:date="2026-09-27T17:00:00Z">
              <w:r>
                <w:rPr>
                  <w:rStyle w:val="CodeChar"/>
                </w:rPr>
                <w:delText xml:space="preserve">prd</w:delText>
              </w:r>
            </w:del>
            <w:del w:id="4916" w:author="Claude" w:date="2026-09-27T17:00:00Z">
              <w:r>
                <w:delText xml:space="preserve">, </w:delText>
              </w:r>
            </w:del>
            <w:del w:id="4917" w:author="Claude" w:date="2026-09-27T17:00:00Z">
              <w:r>
                <w:rPr>
                  <w:rStyle w:val="CodeChar"/>
                </w:rPr>
                <w:delText xml:space="preserve">p</w:delText>
              </w:r>
            </w:del>
            <w:del w:id="4918" w:author="Claude" w:date="2026-09-27T17:00:00Z">
              <w:r>
                <w:delText xml:space="preserve">, </w:delText>
              </w:r>
            </w:del>
            <w:del w:id="4919" w:author="Claude" w:date="2026-09-27T17:00:00Z">
              <w:r>
                <w:rPr>
                  <w:rStyle w:val="CodeChar"/>
                </w:rPr>
                <w:delText xml:space="preserve">production</w:delText>
              </w:r>
            </w:del>
            <w:del w:id="4920" w:author="Claude" w:date="2026-09-27T17:00:00Z">
              <w:r>
                <w:delText xml:space="preserve"> in the same tenancy</w:delText>
              </w:r>
            </w:del>
          </w:p>
        </w:tc>
        <w:tc>
          <w:tcPr>
            <w:tcW w:w="2340" w:type="dxa"/>
          </w:tcPr>
          <w:p>
            <w:pPr/>
            <w:del w:id="4921" w:author="Claude" w:date="2026-09-27T17:00:00Z">
              <w:r>
                <w:delText xml:space="preserve">Grep, cost reports and dashboards miss resources</w:delText>
              </w:r>
            </w:del>
          </w:p>
        </w:tc>
        <w:tc>
          <w:tcPr>
            <w:tcW w:w="2340" w:type="dxa"/>
          </w:tcPr>
          <w:p>
            <w:pPr/>
            <w:del w:id="4922" w:author="Claude" w:date="2026-09-27T17:00:00Z">
              <w:r>
                <w:delText xml:space="preserve">Registry codes only</w:delText>
              </w:r>
            </w:del>
          </w:p>
        </w:tc>
      </w:tr>
      <w:tr>
        <w:trPr>
          <w:del w:id="4923" w:author="Claude" w:date="2026-09-27T17:00:00Z"/>
        </w:trPr>
        <w:tc>
          <w:tcPr>
            <w:tcW w:w="2340" w:type="dxa"/>
          </w:tcPr>
          <w:p>
            <w:pPr/>
            <w:del w:id="4924" w:author="Claude" w:date="2026-09-27T17:00:00Z">
              <w:r>
                <w:delText xml:space="preserve">23</w:delText>
              </w:r>
            </w:del>
          </w:p>
        </w:tc>
        <w:tc>
          <w:tcPr>
            <w:tcW w:w="2340" w:type="dxa"/>
          </w:tcPr>
          <w:p>
            <w:pPr/>
            <w:del w:id="4925" w:author="Claude" w:date="2026-09-27T17:00:00Z">
              <w:r>
                <w:rPr>
                  <w:rStyle w:val="CodeChar"/>
                </w:rPr>
                <w:delText xml:space="preserve">vm-project-falcon</w:delText>
              </w:r>
            </w:del>
          </w:p>
        </w:tc>
        <w:tc>
          <w:tcPr>
            <w:tcW w:w="2340" w:type="dxa"/>
          </w:tcPr>
          <w:p>
            <w:pPr/>
            <w:del w:id="4926" w:author="Claude" w:date="2026-09-27T17:00:00Z">
              <w:r>
                <w:delText xml:space="preserve">Confidential codename exposed to vendors, SIEM, support</w:delText>
              </w:r>
            </w:del>
          </w:p>
        </w:tc>
        <w:tc>
          <w:tcPr>
            <w:tcW w:w="2340" w:type="dxa"/>
          </w:tcPr>
          <w:p>
            <w:pPr/>
            <w:del w:id="4927" w:author="Claude" w:date="2026-09-27T17:00:00Z">
              <w:r>
                <w:delText xml:space="preserve">Neutral app code after registration</w:delText>
              </w:r>
            </w:del>
          </w:p>
        </w:tc>
      </w:tr>
    </w:tbl>
    <w:p>
      <w:pPr>
        <w:pStyle w:val="Heading2"/>
        <w:rPr>
          <w:del w:id="4929" w:author="Claude" w:date="2026-09-27T17:00:00Z"/>
        </w:rPr>
      </w:pPr>
      <w:del w:id="4928" w:author="Claude" w:date="2026-09-27T17:00:00Z">
        <w:r>
          <w:delText xml:space="preserve">25. Realistic Examples (43)</w:delText>
        </w:r>
      </w:del>
    </w:p>
    <w:p>
      <w:pPr>
        <w:rPr>
          <w:del w:id="4935" w:author="Claude" w:date="2026-09-27T17:00:00Z"/>
        </w:rPr>
      </w:pPr>
      <w:del w:id="4930" w:author="Claude" w:date="2026-09-27T17:00:00Z">
        <w:r>
          <w:delText xml:space="preserve">Forty-three names across services, environments and regions, each with the interpretation an engineer should read from it. Primary region </w:delText>
        </w:r>
      </w:del>
      <w:del w:id="4931" w:author="Claude" w:date="2026-09-27T17:00:00Z">
        <w:r>
          <w:rPr>
            <w:rStyle w:val="CodeChar"/>
          </w:rPr>
          <w:delText xml:space="preserve">dc1</w:delText>
        </w:r>
      </w:del>
      <w:del w:id="4932" w:author="Claude" w:date="2026-09-27T17:00:00Z">
        <w:r>
          <w:delText xml:space="preserve">, recovery region </w:delText>
        </w:r>
      </w:del>
      <w:del w:id="4933" w:author="Claude" w:date="2026-09-27T17:00:00Z">
        <w:r>
          <w:rPr>
            <w:rStyle w:val="CodeChar"/>
          </w:rPr>
          <w:delText xml:space="preserve">dc2</w:delText>
        </w:r>
      </w:del>
      <w:del w:id="4934" w:author="Claude" w:date="2026-09-27T17:00:00Z">
        <w:r>
          <w:delText xml:space="preserve"> [ASM-3].</w:delText>
        </w:r>
      </w:de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del w:id="4936" w:author="Claude" w:date="2026-09-27T17:00:00Z"/>
        </w:trPr>
        <w:tc>
          <w:tcPr>
            <w:tcW w:w="2340" w:type="dxa"/>
            <w:shd w:val="clear" w:color="auto" w:fill="F2F2F2"/>
          </w:tcPr>
          <w:p>
            <w:pPr/>
            <w:del w:id="4937" w:author="Claude" w:date="2026-09-27T17:00:00Z">
              <w:r>
                <w:delText xml:space="preserve">#</w:delText>
              </w:r>
            </w:del>
          </w:p>
        </w:tc>
        <w:tc>
          <w:tcPr>
            <w:tcW w:w="2340" w:type="dxa"/>
            <w:shd w:val="clear" w:color="auto" w:fill="F2F2F2"/>
          </w:tcPr>
          <w:p>
            <w:pPr/>
            <w:del w:id="4938" w:author="Claude" w:date="2026-09-27T17:00:00Z">
              <w:r>
                <w:delText xml:space="preserve">Name</w:delText>
              </w:r>
            </w:del>
          </w:p>
        </w:tc>
        <w:tc>
          <w:tcPr>
            <w:tcW w:w="2340" w:type="dxa"/>
            <w:shd w:val="clear" w:color="auto" w:fill="F2F2F2"/>
          </w:tcPr>
          <w:p>
            <w:pPr/>
            <w:del w:id="4939" w:author="Claude" w:date="2026-09-27T17:00:00Z">
              <w:r>
                <w:delText xml:space="preserve">Area</w:delText>
              </w:r>
            </w:del>
          </w:p>
        </w:tc>
        <w:tc>
          <w:tcPr>
            <w:tcW w:w="2340" w:type="dxa"/>
            <w:shd w:val="clear" w:color="auto" w:fill="F2F2F2"/>
          </w:tcPr>
          <w:p>
            <w:pPr/>
            <w:del w:id="4940" w:author="Claude" w:date="2026-09-27T17:00:00Z">
              <w:r>
                <w:delText xml:space="preserve">How to read it</w:delText>
              </w:r>
            </w:del>
          </w:p>
        </w:tc>
      </w:tr>
      <w:tr>
        <w:trPr>
          <w:del w:id="4941" w:author="Claude" w:date="2026-09-27T17:00:00Z"/>
        </w:trPr>
        <w:tc>
          <w:tcPr>
            <w:tcW w:w="2340" w:type="dxa"/>
          </w:tcPr>
          <w:p>
            <w:pPr/>
            <w:del w:id="4942" w:author="Claude" w:date="2026-09-27T17:00:00Z">
              <w:r>
                <w:delText xml:space="preserve">1</w:delText>
              </w:r>
            </w:del>
          </w:p>
        </w:tc>
        <w:tc>
          <w:tcPr>
            <w:tcW w:w="2340" w:type="dxa"/>
          </w:tcPr>
          <w:p>
            <w:pPr/>
            <w:del w:id="4943" w:author="Claude" w:date="2026-09-27T17:00:00Z">
              <w:r>
                <w:rPr>
                  <w:rStyle w:val="CodeChar"/>
                </w:rPr>
                <w:delText xml:space="preserve">abc-prd-</w:delText>
              </w:r>
            </w:del>
            <w:del w:id="4944" w:author="Claude" w:date="2026-09-27T17:00:00Z">
              <w:r>
                <w:rPr>
                  <w:rStyle w:val="CodeChar"/>
                </w:rPr>
                <w:delText xml:space="preserve">dc1</w:delText>
              </w:r>
            </w:del>
            <w:del w:id="4945" w:author="Claude" w:date="2026-09-27T17:00:00Z">
              <w:r>
                <w:rPr>
                  <w:rStyle w:val="CodeChar"/>
                </w:rPr>
                <w:delText xml:space="preserve">-vcn-hub-01</w:delText>
              </w:r>
            </w:del>
          </w:p>
        </w:tc>
        <w:tc>
          <w:tcPr>
            <w:tcW w:w="2340" w:type="dxa"/>
          </w:tcPr>
          <w:p>
            <w:pPr/>
            <w:del w:id="4946" w:author="Claude" w:date="2026-09-27T17:00:00Z">
              <w:r>
                <w:delText xml:space="preserve">Networking</w:delText>
              </w:r>
            </w:del>
          </w:p>
        </w:tc>
        <w:tc>
          <w:tcPr>
            <w:tcW w:w="2340" w:type="dxa"/>
          </w:tcPr>
          <w:p>
            <w:pPr/>
            <w:del w:id="4947" w:author="Claude" w:date="2026-09-27T17:00:00Z">
              <w:r>
                <w:delText xml:space="preserve">Group-level production hub VCN in </w:delText>
              </w:r>
            </w:del>
            <w:del w:id="4948" w:author="Claude" w:date="2026-09-27T17:00:00Z">
              <w:r>
                <w:delText xml:space="preserve">Casablanca</w:delText>
              </w:r>
            </w:del>
          </w:p>
        </w:tc>
      </w:tr>
      <w:tr>
        <w:trPr>
          <w:del w:id="4949" w:author="Claude" w:date="2026-09-27T17:00:00Z"/>
        </w:trPr>
        <w:tc>
          <w:tcPr>
            <w:tcW w:w="2340" w:type="dxa"/>
          </w:tcPr>
          <w:p>
            <w:pPr/>
            <w:del w:id="4950" w:author="Claude" w:date="2026-09-27T17:00:00Z">
              <w:r>
                <w:delText xml:space="preserve">2</w:delText>
              </w:r>
            </w:del>
          </w:p>
        </w:tc>
        <w:tc>
          <w:tcPr>
            <w:tcW w:w="2340" w:type="dxa"/>
          </w:tcPr>
          <w:p>
            <w:pPr/>
            <w:del w:id="4951" w:author="Claude" w:date="2026-09-27T17:00:00Z">
              <w:r>
                <w:rPr>
                  <w:rStyle w:val="CodeChar"/>
                </w:rPr>
                <w:delText xml:space="preserve">abc-prd-</w:delText>
              </w:r>
            </w:del>
            <w:del w:id="4952" w:author="Claude" w:date="2026-09-27T17:00:00Z">
              <w:r>
                <w:rPr>
                  <w:rStyle w:val="CodeChar"/>
                </w:rPr>
                <w:delText xml:space="preserve">dc2</w:delText>
              </w:r>
            </w:del>
            <w:del w:id="4953" w:author="Claude" w:date="2026-09-27T17:00:00Z">
              <w:r>
                <w:rPr>
                  <w:rStyle w:val="CodeChar"/>
                </w:rPr>
                <w:delText xml:space="preserve">-vcn-hub-01</w:delText>
              </w:r>
            </w:del>
          </w:p>
        </w:tc>
        <w:tc>
          <w:tcPr>
            <w:tcW w:w="2340" w:type="dxa"/>
          </w:tcPr>
          <w:p>
            <w:pPr/>
            <w:del w:id="4954" w:author="Claude" w:date="2026-09-27T17:00:00Z">
              <w:r>
                <w:delText xml:space="preserve">Networking, DR</w:delText>
              </w:r>
            </w:del>
          </w:p>
        </w:tc>
        <w:tc>
          <w:tcPr>
            <w:tcW w:w="2340" w:type="dxa"/>
          </w:tcPr>
          <w:p>
            <w:pPr/>
            <w:del w:id="4955" w:author="Claude" w:date="2026-09-27T17:00:00Z">
              <w:r>
                <w:delText xml:space="preserve">Its twin hub in </w:delText>
              </w:r>
            </w:del>
            <w:del w:id="4956" w:author="Claude" w:date="2026-09-27T17:00:00Z">
              <w:r>
                <w:delText xml:space="preserve">Johannesburg</w:delText>
              </w:r>
            </w:del>
            <w:del w:id="4957" w:author="Claude" w:date="2026-09-27T17:00:00Z">
              <w:r>
                <w:delText xml:space="preserve"> (same </w:delText>
              </w:r>
            </w:del>
            <w:del w:id="4958" w:author="Claude" w:date="2026-09-27T17:00:00Z">
              <w:r>
                <w:rPr>
                  <w:rStyle w:val="CodeChar"/>
                </w:rPr>
                <w:delText xml:space="preserve">nn</w:delText>
              </w:r>
            </w:del>
            <w:del w:id="4959" w:author="Claude" w:date="2026-09-27T17:00:00Z">
              <w:r>
                <w:delText xml:space="preserve"> = pair)</w:delText>
              </w:r>
            </w:del>
          </w:p>
        </w:tc>
      </w:tr>
      <w:tr>
        <w:trPr>
          <w:del w:id="4960" w:author="Claude" w:date="2026-09-27T17:00:00Z"/>
        </w:trPr>
        <w:tc>
          <w:tcPr>
            <w:tcW w:w="2340" w:type="dxa"/>
          </w:tcPr>
          <w:p>
            <w:pPr/>
            <w:del w:id="4961" w:author="Claude" w:date="2026-09-27T17:00:00Z">
              <w:r>
                <w:delText xml:space="preserve">3</w:delText>
              </w:r>
            </w:del>
          </w:p>
        </w:tc>
        <w:tc>
          <w:tcPr>
            <w:tcW w:w="2340" w:type="dxa"/>
          </w:tcPr>
          <w:p>
            <w:pPr/>
            <w:del w:id="4962" w:author="Claude" w:date="2026-09-27T17:00:00Z">
              <w:r>
                <w:rPr>
                  <w:rStyle w:val="CodeChar"/>
                </w:rPr>
                <w:delText xml:space="preserve">cmr-prd-</w:delText>
              </w:r>
            </w:del>
            <w:del w:id="4963" w:author="Claude" w:date="2026-09-27T17:00:00Z">
              <w:r>
                <w:rPr>
                  <w:rStyle w:val="CodeChar"/>
                </w:rPr>
                <w:delText xml:space="preserve">dc1</w:delText>
              </w:r>
            </w:del>
            <w:del w:id="4964" w:author="Claude" w:date="2026-09-27T17:00:00Z">
              <w:r>
                <w:rPr>
                  <w:rStyle w:val="CodeChar"/>
                </w:rPr>
                <w:delText xml:space="preserve">-vcn-cbs-01</w:delText>
              </w:r>
            </w:del>
          </w:p>
        </w:tc>
        <w:tc>
          <w:tcPr>
            <w:tcW w:w="2340" w:type="dxa"/>
          </w:tcPr>
          <w:p>
            <w:pPr/>
            <w:del w:id="4965" w:author="Claude" w:date="2026-09-27T17:00:00Z">
              <w:r>
                <w:delText xml:space="preserve">Networking</w:delText>
              </w:r>
            </w:del>
          </w:p>
        </w:tc>
        <w:tc>
          <w:tcPr>
            <w:tcW w:w="2340" w:type="dxa"/>
          </w:tcPr>
          <w:p>
            <w:pPr/>
            <w:del w:id="4966" w:author="Claude" w:date="2026-09-27T17:00:00Z">
              <w:r>
                <w:delText xml:space="preserve">Cameroon production spoke VCN for core banking; DNS label </w:delText>
              </w:r>
            </w:del>
            <w:del w:id="4967" w:author="Claude" w:date="2026-09-27T17:00:00Z">
              <w:r>
                <w:rPr>
                  <w:rStyle w:val="CodeChar"/>
                </w:rPr>
                <w:delText xml:space="preserve">cmrp</w:delText>
              </w:r>
            </w:del>
            <w:del w:id="4968" w:author="Claude" w:date="2026-09-27T17:00:00Z">
              <w:r>
                <w:rPr>
                  <w:rStyle w:val="CodeChar"/>
                </w:rPr>
                <w:delText xml:space="preserve">dc1</w:delText>
              </w:r>
            </w:del>
            <w:del w:id="4969" w:author="Claude" w:date="2026-09-27T17:00:00Z">
              <w:r>
                <w:rPr>
                  <w:rStyle w:val="CodeChar"/>
                </w:rPr>
                <w:delText xml:space="preserve">cbs01</w:delText>
              </w:r>
            </w:del>
          </w:p>
        </w:tc>
      </w:tr>
      <w:tr>
        <w:trPr>
          <w:del w:id="4970" w:author="Claude" w:date="2026-09-27T17:00:00Z"/>
        </w:trPr>
        <w:tc>
          <w:tcPr>
            <w:tcW w:w="2340" w:type="dxa"/>
          </w:tcPr>
          <w:p>
            <w:pPr/>
            <w:del w:id="4971" w:author="Claude" w:date="2026-09-27T17:00:00Z">
              <w:r>
                <w:delText xml:space="preserve">4</w:delText>
              </w:r>
            </w:del>
          </w:p>
        </w:tc>
        <w:tc>
          <w:tcPr>
            <w:tcW w:w="2340" w:type="dxa"/>
          </w:tcPr>
          <w:p>
            <w:pPr/>
            <w:del w:id="4972" w:author="Claude" w:date="2026-09-27T17:00:00Z">
              <w:r>
                <w:rPr>
                  <w:rStyle w:val="CodeChar"/>
                </w:rPr>
                <w:delText xml:space="preserve">cmr-prd-</w:delText>
              </w:r>
            </w:del>
            <w:del w:id="4973" w:author="Claude" w:date="2026-09-27T17:00:00Z">
              <w:r>
                <w:rPr>
                  <w:rStyle w:val="CodeChar"/>
                </w:rPr>
                <w:delText xml:space="preserve">dc1</w:delText>
              </w:r>
            </w:del>
            <w:del w:id="4974" w:author="Claude" w:date="2026-09-27T17:00:00Z">
              <w:r>
                <w:rPr>
                  <w:rStyle w:val="CodeChar"/>
                </w:rPr>
                <w:delText xml:space="preserve">-snt-cbs-db-01</w:delText>
              </w:r>
            </w:del>
          </w:p>
        </w:tc>
        <w:tc>
          <w:tcPr>
            <w:tcW w:w="2340" w:type="dxa"/>
          </w:tcPr>
          <w:p>
            <w:pPr/>
            <w:del w:id="4975" w:author="Claude" w:date="2026-09-27T17:00:00Z">
              <w:r>
                <w:delText xml:space="preserve">Networking</w:delText>
              </w:r>
            </w:del>
          </w:p>
        </w:tc>
        <w:tc>
          <w:tcPr>
            <w:tcW w:w="2340" w:type="dxa"/>
          </w:tcPr>
          <w:p>
            <w:pPr/>
            <w:del w:id="4976" w:author="Claude" w:date="2026-09-27T17:00:00Z">
              <w:r>
                <w:delText xml:space="preserve">Database-tier subnet of that spoke; DNS label </w:delText>
              </w:r>
            </w:del>
            <w:del w:id="4977" w:author="Claude" w:date="2026-09-27T17:00:00Z">
              <w:r>
                <w:rPr>
                  <w:rStyle w:val="CodeChar"/>
                </w:rPr>
                <w:delText xml:space="preserve">db01</w:delText>
              </w:r>
            </w:del>
          </w:p>
        </w:tc>
      </w:tr>
      <w:tr>
        <w:trPr>
          <w:del w:id="4978" w:author="Claude" w:date="2026-09-27T17:00:00Z"/>
        </w:trPr>
        <w:tc>
          <w:tcPr>
            <w:tcW w:w="2340" w:type="dxa"/>
          </w:tcPr>
          <w:p>
            <w:pPr/>
            <w:del w:id="4979" w:author="Claude" w:date="2026-09-27T17:00:00Z">
              <w:r>
                <w:delText xml:space="preserve">5</w:delText>
              </w:r>
            </w:del>
          </w:p>
        </w:tc>
        <w:tc>
          <w:tcPr>
            <w:tcW w:w="2340" w:type="dxa"/>
          </w:tcPr>
          <w:p>
            <w:pPr/>
            <w:del w:id="4980" w:author="Claude" w:date="2026-09-27T17:00:00Z">
              <w:r>
                <w:rPr>
                  <w:rStyle w:val="CodeChar"/>
                </w:rPr>
                <w:delText xml:space="preserve">cmr-prd-</w:delText>
              </w:r>
            </w:del>
            <w:del w:id="4981" w:author="Claude" w:date="2026-09-27T17:00:00Z">
              <w:r>
                <w:rPr>
                  <w:rStyle w:val="CodeChar"/>
                </w:rPr>
                <w:delText xml:space="preserve">dc1</w:delText>
              </w:r>
            </w:del>
            <w:del w:id="4982" w:author="Claude" w:date="2026-09-27T17:00:00Z">
              <w:r>
                <w:rPr>
                  <w:rStyle w:val="CodeChar"/>
                </w:rPr>
                <w:delText xml:space="preserve">-nsg-cbs-db-01</w:delText>
              </w:r>
            </w:del>
          </w:p>
        </w:tc>
        <w:tc>
          <w:tcPr>
            <w:tcW w:w="2340" w:type="dxa"/>
          </w:tcPr>
          <w:p>
            <w:pPr/>
            <w:del w:id="4983" w:author="Claude" w:date="2026-09-27T17:00:00Z">
              <w:r>
                <w:delText xml:space="preserve">Networking, security</w:delText>
              </w:r>
            </w:del>
          </w:p>
        </w:tc>
        <w:tc>
          <w:tcPr>
            <w:tcW w:w="2340" w:type="dxa"/>
          </w:tcPr>
          <w:p>
            <w:pPr/>
            <w:del w:id="4984" w:author="Claude" w:date="2026-09-27T17:00:00Z">
              <w:r>
                <w:delText xml:space="preserve">NSG protecting core banking databases</w:delText>
              </w:r>
            </w:del>
          </w:p>
        </w:tc>
      </w:tr>
      <w:tr>
        <w:trPr>
          <w:del w:id="4985" w:author="Claude" w:date="2026-09-27T17:00:00Z"/>
        </w:trPr>
        <w:tc>
          <w:tcPr>
            <w:tcW w:w="2340" w:type="dxa"/>
          </w:tcPr>
          <w:p>
            <w:pPr/>
            <w:del w:id="4986" w:author="Claude" w:date="2026-09-27T17:00:00Z">
              <w:r>
                <w:delText xml:space="preserve">6</w:delText>
              </w:r>
            </w:del>
          </w:p>
        </w:tc>
        <w:tc>
          <w:tcPr>
            <w:tcW w:w="2340" w:type="dxa"/>
          </w:tcPr>
          <w:p>
            <w:pPr/>
            <w:del w:id="4987" w:author="Claude" w:date="2026-09-27T17:00:00Z">
              <w:r>
                <w:rPr>
                  <w:rStyle w:val="CodeChar"/>
                </w:rPr>
                <w:delText xml:space="preserve">cmr-prd-</w:delText>
              </w:r>
            </w:del>
            <w:del w:id="4988" w:author="Claude" w:date="2026-09-27T17:00:00Z">
              <w:r>
                <w:rPr>
                  <w:rStyle w:val="CodeChar"/>
                </w:rPr>
                <w:delText xml:space="preserve">dc1</w:delText>
              </w:r>
            </w:del>
            <w:del w:id="4989" w:author="Claude" w:date="2026-09-27T17:00:00Z">
              <w:r>
                <w:rPr>
                  <w:rStyle w:val="CodeChar"/>
                </w:rPr>
                <w:delText xml:space="preserve">-dra-cbs-vcn-01</w:delText>
              </w:r>
            </w:del>
          </w:p>
        </w:tc>
        <w:tc>
          <w:tcPr>
            <w:tcW w:w="2340" w:type="dxa"/>
          </w:tcPr>
          <w:p>
            <w:pPr/>
            <w:del w:id="4990" w:author="Claude" w:date="2026-09-27T17:00:00Z">
              <w:r>
                <w:delText xml:space="preserve">Networking</w:delText>
              </w:r>
            </w:del>
          </w:p>
        </w:tc>
        <w:tc>
          <w:tcPr>
            <w:tcW w:w="2340" w:type="dxa"/>
          </w:tcPr>
          <w:p>
            <w:pPr/>
            <w:del w:id="4991" w:author="Claude" w:date="2026-09-27T17:00:00Z">
              <w:r>
                <w:delText xml:space="preserve">DRG attachment connecting the Cameroon core banking VCN to the hub DRG</w:delText>
              </w:r>
            </w:del>
          </w:p>
        </w:tc>
      </w:tr>
      <w:tr>
        <w:trPr>
          <w:del w:id="4992" w:author="Claude" w:date="2026-09-27T17:00:00Z"/>
        </w:trPr>
        <w:tc>
          <w:tcPr>
            <w:tcW w:w="2340" w:type="dxa"/>
          </w:tcPr>
          <w:p>
            <w:pPr/>
            <w:del w:id="4993" w:author="Claude" w:date="2026-09-27T17:00:00Z">
              <w:r>
                <w:delText xml:space="preserve">7</w:delText>
              </w:r>
            </w:del>
          </w:p>
        </w:tc>
        <w:tc>
          <w:tcPr>
            <w:tcW w:w="2340" w:type="dxa"/>
          </w:tcPr>
          <w:p>
            <w:pPr/>
            <w:del w:id="4994" w:author="Claude" w:date="2026-09-27T17:00:00Z">
              <w:r>
                <w:rPr>
                  <w:rStyle w:val="CodeChar"/>
                </w:rPr>
                <w:delText xml:space="preserve">abc-prd-</w:delText>
              </w:r>
            </w:del>
            <w:del w:id="4995" w:author="Claude" w:date="2026-09-27T17:00:00Z">
              <w:r>
                <w:rPr>
                  <w:rStyle w:val="CodeChar"/>
                </w:rPr>
                <w:delText xml:space="preserve">dc1</w:delText>
              </w:r>
            </w:del>
            <w:del w:id="4996" w:author="Claude" w:date="2026-09-27T17:00:00Z">
              <w:r>
                <w:rPr>
                  <w:rStyle w:val="CodeChar"/>
                </w:rPr>
                <w:delText xml:space="preserve">-rpc-hub-</w:delText>
              </w:r>
            </w:del>
            <w:del w:id="4997" w:author="Claude" w:date="2026-09-27T17:00:00Z">
              <w:r>
                <w:rPr>
                  <w:rStyle w:val="CodeChar"/>
                </w:rPr>
                <w:delText xml:space="preserve">dc2</w:delText>
              </w:r>
            </w:del>
            <w:del w:id="4998" w:author="Claude" w:date="2026-09-27T17:00:00Z">
              <w:r>
                <w:rPr>
                  <w:rStyle w:val="CodeChar"/>
                </w:rPr>
                <w:delText xml:space="preserve">-01</w:delText>
              </w:r>
            </w:del>
          </w:p>
        </w:tc>
        <w:tc>
          <w:tcPr>
            <w:tcW w:w="2340" w:type="dxa"/>
          </w:tcPr>
          <w:p>
            <w:pPr/>
            <w:del w:id="4999" w:author="Claude" w:date="2026-09-27T17:00:00Z">
              <w:r>
                <w:delText xml:space="preserve">Networking, multi-region</w:delText>
              </w:r>
            </w:del>
          </w:p>
        </w:tc>
        <w:tc>
          <w:tcPr>
            <w:tcW w:w="2340" w:type="dxa"/>
          </w:tcPr>
          <w:p>
            <w:pPr/>
            <w:del w:id="5000" w:author="Claude" w:date="2026-09-27T17:00:00Z">
              <w:r>
                <w:delText xml:space="preserve">Casablanca</w:delText>
              </w:r>
            </w:del>
            <w:del w:id="5001" w:author="Claude" w:date="2026-09-27T17:00:00Z">
              <w:r>
                <w:delText xml:space="preserve"> side of the remote peering to </w:delText>
              </w:r>
            </w:del>
            <w:del w:id="5002" w:author="Claude" w:date="2026-09-27T17:00:00Z">
              <w:r>
                <w:delText xml:space="preserve">Johannesburg</w:delText>
              </w:r>
            </w:del>
          </w:p>
        </w:tc>
      </w:tr>
      <w:tr>
        <w:trPr>
          <w:del w:id="5003" w:author="Claude" w:date="2026-09-27T17:00:00Z"/>
        </w:trPr>
        <w:tc>
          <w:tcPr>
            <w:tcW w:w="2340" w:type="dxa"/>
          </w:tcPr>
          <w:p>
            <w:pPr/>
            <w:del w:id="5004" w:author="Claude" w:date="2026-09-27T17:00:00Z">
              <w:r>
                <w:delText xml:space="preserve">8</w:delText>
              </w:r>
            </w:del>
          </w:p>
        </w:tc>
        <w:tc>
          <w:tcPr>
            <w:tcW w:w="2340" w:type="dxa"/>
          </w:tcPr>
          <w:p>
            <w:pPr/>
            <w:del w:id="5005" w:author="Claude" w:date="2026-09-27T17:00:00Z">
              <w:r>
                <w:rPr>
                  <w:rStyle w:val="CodeChar"/>
                </w:rPr>
                <w:delText xml:space="preserve">abc-prd-</w:delText>
              </w:r>
            </w:del>
            <w:del w:id="5006" w:author="Claude" w:date="2026-09-27T17:00:00Z">
              <w:r>
                <w:rPr>
                  <w:rStyle w:val="CodeChar"/>
                </w:rPr>
                <w:delText xml:space="preserve">dc1</w:delText>
              </w:r>
            </w:del>
            <w:del w:id="5007" w:author="Claude" w:date="2026-09-27T17:00:00Z">
              <w:r>
                <w:rPr>
                  <w:rStyle w:val="CodeChar"/>
                </w:rPr>
                <w:delText xml:space="preserve">-nfw-hub-01</w:delText>
              </w:r>
            </w:del>
          </w:p>
        </w:tc>
        <w:tc>
          <w:tcPr>
            <w:tcW w:w="2340" w:type="dxa"/>
          </w:tcPr>
          <w:p>
            <w:pPr/>
            <w:del w:id="5008" w:author="Claude" w:date="2026-09-27T17:00:00Z">
              <w:r>
                <w:delText xml:space="preserve">Security, networking</w:delText>
              </w:r>
            </w:del>
          </w:p>
        </w:tc>
        <w:tc>
          <w:tcPr>
            <w:tcW w:w="2340" w:type="dxa"/>
          </w:tcPr>
          <w:p>
            <w:pPr/>
            <w:del w:id="5009" w:author="Claude" w:date="2026-09-27T17:00:00Z">
              <w:r>
                <w:delText xml:space="preserve">Hub Network Firewall inspecting north-south and east-west traffic</w:delText>
              </w:r>
            </w:del>
          </w:p>
        </w:tc>
      </w:tr>
      <w:tr>
        <w:trPr>
          <w:del w:id="5010" w:author="Claude" w:date="2026-09-27T17:00:00Z"/>
        </w:trPr>
        <w:tc>
          <w:tcPr>
            <w:tcW w:w="2340" w:type="dxa"/>
          </w:tcPr>
          <w:p>
            <w:pPr/>
            <w:del w:id="5011" w:author="Claude" w:date="2026-09-27T17:00:00Z">
              <w:r>
                <w:delText xml:space="preserve">9</w:delText>
              </w:r>
            </w:del>
          </w:p>
        </w:tc>
        <w:tc>
          <w:tcPr>
            <w:tcW w:w="2340" w:type="dxa"/>
          </w:tcPr>
          <w:p>
            <w:pPr/>
            <w:del w:id="5012" w:author="Claude" w:date="2026-09-27T17:00:00Z">
              <w:r>
                <w:rPr>
                  <w:rStyle w:val="CodeChar"/>
                </w:rPr>
                <w:delText xml:space="preserve">cmr-prd-</w:delText>
              </w:r>
            </w:del>
            <w:del w:id="5013" w:author="Claude" w:date="2026-09-27T17:00:00Z">
              <w:r>
                <w:rPr>
                  <w:rStyle w:val="CodeChar"/>
                </w:rPr>
                <w:delText xml:space="preserve">dc1</w:delText>
              </w:r>
            </w:del>
            <w:del w:id="5014" w:author="Claude" w:date="2026-09-27T17:00:00Z">
              <w:r>
                <w:rPr>
                  <w:rStyle w:val="CodeChar"/>
                </w:rPr>
                <w:delText xml:space="preserve">-lb-ibk-ext-01</w:delText>
              </w:r>
            </w:del>
          </w:p>
        </w:tc>
        <w:tc>
          <w:tcPr>
            <w:tcW w:w="2340" w:type="dxa"/>
          </w:tcPr>
          <w:p>
            <w:pPr/>
            <w:del w:id="5015" w:author="Claude" w:date="2026-09-27T17:00:00Z">
              <w:r>
                <w:delText xml:space="preserve">Networking</w:delText>
              </w:r>
            </w:del>
          </w:p>
        </w:tc>
        <w:tc>
          <w:tcPr>
            <w:tcW w:w="2340" w:type="dxa"/>
          </w:tcPr>
          <w:p>
            <w:pPr/>
            <w:del w:id="5016" w:author="Claude" w:date="2026-09-27T17:00:00Z">
              <w:r>
                <w:delText xml:space="preserve">Internet-facing load balancer for Cameroon internet banking</w:delText>
              </w:r>
            </w:del>
          </w:p>
        </w:tc>
      </w:tr>
      <w:tr>
        <w:trPr>
          <w:del w:id="5017" w:author="Claude" w:date="2026-09-27T17:00:00Z"/>
        </w:trPr>
        <w:tc>
          <w:tcPr>
            <w:tcW w:w="2340" w:type="dxa"/>
          </w:tcPr>
          <w:p>
            <w:pPr/>
            <w:del w:id="5018" w:author="Claude" w:date="2026-09-27T17:00:00Z">
              <w:r>
                <w:delText xml:space="preserve">10</w:delText>
              </w:r>
            </w:del>
          </w:p>
        </w:tc>
        <w:tc>
          <w:tcPr>
            <w:tcW w:w="2340" w:type="dxa"/>
          </w:tcPr>
          <w:p>
            <w:pPr/>
            <w:del w:id="5019" w:author="Claude" w:date="2026-09-27T17:00:00Z">
              <w:r>
                <w:rPr>
                  <w:rStyle w:val="CodeChar"/>
                </w:rPr>
                <w:delText xml:space="preserve">cmr-prd-</w:delText>
              </w:r>
            </w:del>
            <w:del w:id="5020" w:author="Claude" w:date="2026-09-27T17:00:00Z">
              <w:r>
                <w:rPr>
                  <w:rStyle w:val="CodeChar"/>
                </w:rPr>
                <w:delText xml:space="preserve">dc1</w:delText>
              </w:r>
            </w:del>
            <w:del w:id="5021" w:author="Claude" w:date="2026-09-27T17:00:00Z">
              <w:r>
                <w:rPr>
                  <w:rStyle w:val="CodeChar"/>
                </w:rPr>
                <w:delText xml:space="preserve">-waf-ibk-ext-01</w:delText>
              </w:r>
            </w:del>
          </w:p>
        </w:tc>
        <w:tc>
          <w:tcPr>
            <w:tcW w:w="2340" w:type="dxa"/>
          </w:tcPr>
          <w:p>
            <w:pPr/>
            <w:del w:id="5022" w:author="Claude" w:date="2026-09-27T17:00:00Z">
              <w:r>
                <w:delText xml:space="preserve">Security</w:delText>
              </w:r>
            </w:del>
          </w:p>
        </w:tc>
        <w:tc>
          <w:tcPr>
            <w:tcW w:w="2340" w:type="dxa"/>
          </w:tcPr>
          <w:p>
            <w:pPr/>
            <w:del w:id="5023" w:author="Claude" w:date="2026-09-27T17:00:00Z">
              <w:r>
                <w:delText xml:space="preserve">WAF policy protecting that load balancer</w:delText>
              </w:r>
            </w:del>
          </w:p>
        </w:tc>
      </w:tr>
      <w:tr>
        <w:trPr>
          <w:del w:id="5024" w:author="Claude" w:date="2026-09-27T17:00:00Z"/>
        </w:trPr>
        <w:tc>
          <w:tcPr>
            <w:tcW w:w="2340" w:type="dxa"/>
          </w:tcPr>
          <w:p>
            <w:pPr/>
            <w:del w:id="5025" w:author="Claude" w:date="2026-09-27T17:00:00Z">
              <w:r>
                <w:delText xml:space="preserve">11</w:delText>
              </w:r>
            </w:del>
          </w:p>
        </w:tc>
        <w:tc>
          <w:tcPr>
            <w:tcW w:w="2340" w:type="dxa"/>
          </w:tcPr>
          <w:p>
            <w:pPr/>
            <w:del w:id="5026" w:author="Claude" w:date="2026-09-27T17:00:00Z">
              <w:r>
                <w:rPr>
                  <w:rStyle w:val="CodeChar"/>
                </w:rPr>
                <w:delText xml:space="preserve">cmr-prd-</w:delText>
              </w:r>
            </w:del>
            <w:del w:id="5027" w:author="Claude" w:date="2026-09-27T17:00:00Z">
              <w:r>
                <w:rPr>
                  <w:rStyle w:val="CodeChar"/>
                </w:rPr>
                <w:delText xml:space="preserve">dc1</w:delText>
              </w:r>
            </w:del>
            <w:del w:id="5028" w:author="Claude" w:date="2026-09-27T17:00:00Z">
              <w:r>
                <w:rPr>
                  <w:rStyle w:val="CodeChar"/>
                </w:rPr>
                <w:delText xml:space="preserve">-vm-cbs-ol-01</w:delText>
              </w:r>
            </w:del>
          </w:p>
        </w:tc>
        <w:tc>
          <w:tcPr>
            <w:tcW w:w="2340" w:type="dxa"/>
          </w:tcPr>
          <w:p>
            <w:pPr/>
            <w:del w:id="5029" w:author="Claude" w:date="2026-09-27T17:00:00Z">
              <w:r>
                <w:delText xml:space="preserve">Compute</w:delText>
              </w:r>
            </w:del>
          </w:p>
        </w:tc>
        <w:tc>
          <w:tcPr>
            <w:tcW w:w="2340" w:type="dxa"/>
          </w:tcPr>
          <w:p>
            <w:pPr/>
            <w:del w:id="5030" w:author="Claude" w:date="2026-09-27T17:00:00Z">
              <w:r>
                <w:delText xml:space="preserve">Core banking Linux VM, production; hostname identical</w:delText>
              </w:r>
            </w:del>
          </w:p>
        </w:tc>
      </w:tr>
      <w:tr>
        <w:trPr>
          <w:del w:id="5031" w:author="Claude" w:date="2026-09-27T17:00:00Z"/>
        </w:trPr>
        <w:tc>
          <w:tcPr>
            <w:tcW w:w="2340" w:type="dxa"/>
          </w:tcPr>
          <w:p>
            <w:pPr/>
            <w:del w:id="5032" w:author="Claude" w:date="2026-09-27T17:00:00Z">
              <w:r>
                <w:delText xml:space="preserve">12</w:delText>
              </w:r>
            </w:del>
          </w:p>
        </w:tc>
        <w:tc>
          <w:tcPr>
            <w:tcW w:w="2340" w:type="dxa"/>
          </w:tcPr>
          <w:p>
            <w:pPr/>
            <w:del w:id="5033" w:author="Claude" w:date="2026-09-27T17:00:00Z">
              <w:r>
                <w:rPr>
                  <w:rStyle w:val="CodeChar"/>
                </w:rPr>
                <w:delText xml:space="preserve">cmr-uat-</w:delText>
              </w:r>
            </w:del>
            <w:del w:id="5034" w:author="Claude" w:date="2026-09-27T17:00:00Z">
              <w:r>
                <w:rPr>
                  <w:rStyle w:val="CodeChar"/>
                </w:rPr>
                <w:delText xml:space="preserve">dc1</w:delText>
              </w:r>
            </w:del>
            <w:del w:id="5035" w:author="Claude" w:date="2026-09-27T17:00:00Z">
              <w:r>
                <w:rPr>
                  <w:rStyle w:val="CodeChar"/>
                </w:rPr>
                <w:delText xml:space="preserve">-vm-cbs-win-02</w:delText>
              </w:r>
            </w:del>
          </w:p>
        </w:tc>
        <w:tc>
          <w:tcPr>
            <w:tcW w:w="2340" w:type="dxa"/>
          </w:tcPr>
          <w:p>
            <w:pPr/>
            <w:del w:id="5036" w:author="Claude" w:date="2026-09-27T17:00:00Z">
              <w:r>
                <w:delText xml:space="preserve">Compute, UAT</w:delText>
              </w:r>
            </w:del>
          </w:p>
        </w:tc>
        <w:tc>
          <w:tcPr>
            <w:tcW w:w="2340" w:type="dxa"/>
          </w:tcPr>
          <w:p>
            <w:pPr/>
            <w:del w:id="5037" w:author="Claude" w:date="2026-09-27T17:00:00Z">
              <w:r>
                <w:delText xml:space="preserve">Second Windows UAT server for core banking; Windows hostname </w:delText>
              </w:r>
            </w:del>
            <w:del w:id="5038" w:author="Claude" w:date="2026-09-27T17:00:00Z">
              <w:r>
                <w:rPr>
                  <w:rStyle w:val="CodeChar"/>
                </w:rPr>
                <w:delText xml:space="preserve">cmru</w:delText>
              </w:r>
            </w:del>
            <w:del w:id="5039" w:author="Claude" w:date="2026-09-27T17:00:00Z">
              <w:r>
                <w:rPr>
                  <w:rStyle w:val="CodeChar"/>
                </w:rPr>
                <w:delText xml:space="preserve">dc1</w:delText>
              </w:r>
            </w:del>
            <w:del w:id="5040" w:author="Claude" w:date="2026-09-27T17:00:00Z">
              <w:r>
                <w:rPr>
                  <w:rStyle w:val="CodeChar"/>
                </w:rPr>
                <w:delText xml:space="preserve">cbs02</w:delText>
              </w:r>
            </w:del>
          </w:p>
        </w:tc>
      </w:tr>
      <w:tr>
        <w:trPr>
          <w:del w:id="5041" w:author="Claude" w:date="2026-09-27T17:00:00Z"/>
        </w:trPr>
        <w:tc>
          <w:tcPr>
            <w:tcW w:w="2340" w:type="dxa"/>
          </w:tcPr>
          <w:p>
            <w:pPr/>
            <w:del w:id="5042" w:author="Claude" w:date="2026-09-27T17:00:00Z">
              <w:r>
                <w:delText xml:space="preserve">13</w:delText>
              </w:r>
            </w:del>
          </w:p>
        </w:tc>
        <w:tc>
          <w:tcPr>
            <w:tcW w:w="2340" w:type="dxa"/>
          </w:tcPr>
          <w:p>
            <w:pPr/>
            <w:del w:id="5043" w:author="Claude" w:date="2026-09-27T17:00:00Z">
              <w:r>
                <w:rPr>
                  <w:rStyle w:val="CodeChar"/>
                </w:rPr>
                <w:delText xml:space="preserve">cmr-prd-</w:delText>
              </w:r>
            </w:del>
            <w:del w:id="5044" w:author="Claude" w:date="2026-09-27T17:00:00Z">
              <w:r>
                <w:rPr>
                  <w:rStyle w:val="CodeChar"/>
                </w:rPr>
                <w:delText xml:space="preserve">dc1</w:delText>
              </w:r>
            </w:del>
            <w:del w:id="5045" w:author="Claude" w:date="2026-09-27T17:00:00Z">
              <w:r>
                <w:rPr>
                  <w:rStyle w:val="CodeChar"/>
                </w:rPr>
                <w:delText xml:space="preserve">-ipl-ibk-ol-01</w:delText>
              </w:r>
            </w:del>
          </w:p>
        </w:tc>
        <w:tc>
          <w:tcPr>
            <w:tcW w:w="2340" w:type="dxa"/>
          </w:tcPr>
          <w:p>
            <w:pPr/>
            <w:del w:id="5046" w:author="Claude" w:date="2026-09-27T17:00:00Z">
              <w:r>
                <w:delText xml:space="preserve">Compute</w:delText>
              </w:r>
            </w:del>
          </w:p>
        </w:tc>
        <w:tc>
          <w:tcPr>
            <w:tcW w:w="2340" w:type="dxa"/>
          </w:tcPr>
          <w:p>
            <w:pPr/>
            <w:del w:id="5047" w:author="Claude" w:date="2026-09-27T17:00:00Z">
              <w:r>
                <w:delText xml:space="preserve">Instance pool running internet-banking front ends; members named by OCI</w:delText>
              </w:r>
            </w:del>
          </w:p>
        </w:tc>
      </w:tr>
      <w:tr>
        <w:trPr>
          <w:del w:id="5048" w:author="Claude" w:date="2026-09-27T17:00:00Z"/>
        </w:trPr>
        <w:tc>
          <w:tcPr>
            <w:tcW w:w="2340" w:type="dxa"/>
          </w:tcPr>
          <w:p>
            <w:pPr/>
            <w:del w:id="5049" w:author="Claude" w:date="2026-09-27T17:00:00Z">
              <w:r>
                <w:delText xml:space="preserve">14</w:delText>
              </w:r>
            </w:del>
          </w:p>
        </w:tc>
        <w:tc>
          <w:tcPr>
            <w:tcW w:w="2340" w:type="dxa"/>
          </w:tcPr>
          <w:p>
            <w:pPr/>
            <w:del w:id="5050" w:author="Claude" w:date="2026-09-27T17:00:00Z">
              <w:r>
                <w:rPr>
                  <w:rStyle w:val="CodeChar"/>
                </w:rPr>
                <w:delText xml:space="preserve">abc-prd-</w:delText>
              </w:r>
            </w:del>
            <w:del w:id="5051" w:author="Claude" w:date="2026-09-27T17:00:00Z">
              <w:r>
                <w:rPr>
                  <w:rStyle w:val="CodeChar"/>
                </w:rPr>
                <w:delText xml:space="preserve">dc1</w:delText>
              </w:r>
            </w:del>
            <w:del w:id="5052" w:author="Claude" w:date="2026-09-27T17:00:00Z">
              <w:r>
                <w:rPr>
                  <w:rStyle w:val="CodeChar"/>
                </w:rPr>
                <w:delText xml:space="preserve">-img-gold-ol9-20260915</w:delText>
              </w:r>
            </w:del>
          </w:p>
        </w:tc>
        <w:tc>
          <w:tcPr>
            <w:tcW w:w="2340" w:type="dxa"/>
          </w:tcPr>
          <w:p>
            <w:pPr/>
            <w:del w:id="5053" w:author="Claude" w:date="2026-09-27T17:00:00Z">
              <w:r>
                <w:delText xml:space="preserve">Compute</w:delText>
              </w:r>
            </w:del>
          </w:p>
        </w:tc>
        <w:tc>
          <w:tcPr>
            <w:tcW w:w="2340" w:type="dxa"/>
          </w:tcPr>
          <w:p>
            <w:pPr/>
            <w:del w:id="5054" w:author="Claude" w:date="2026-09-27T17:00:00Z">
              <w:r>
                <w:delText xml:space="preserve">Group golden Oracle Linux 9 image built on 15 Sep 2026</w:delText>
              </w:r>
            </w:del>
          </w:p>
        </w:tc>
      </w:tr>
      <w:tr>
        <w:trPr>
          <w:del w:id="5055" w:author="Claude" w:date="2026-09-27T17:00:00Z"/>
        </w:trPr>
        <w:tc>
          <w:tcPr>
            <w:tcW w:w="2340" w:type="dxa"/>
          </w:tcPr>
          <w:p>
            <w:pPr/>
            <w:del w:id="5056" w:author="Claude" w:date="2026-09-27T17:00:00Z">
              <w:r>
                <w:delText xml:space="preserve">15</w:delText>
              </w:r>
            </w:del>
          </w:p>
        </w:tc>
        <w:tc>
          <w:tcPr>
            <w:tcW w:w="2340" w:type="dxa"/>
          </w:tcPr>
          <w:p>
            <w:pPr/>
            <w:del w:id="5057" w:author="Claude" w:date="2026-09-27T17:00:00Z">
              <w:r>
                <w:rPr>
                  <w:rStyle w:val="CodeChar"/>
                </w:rPr>
                <w:delText xml:space="preserve">cmr-prd-</w:delText>
              </w:r>
            </w:del>
            <w:del w:id="5058" w:author="Claude" w:date="2026-09-27T17:00:00Z">
              <w:r>
                <w:rPr>
                  <w:rStyle w:val="CodeChar"/>
                </w:rPr>
                <w:delText xml:space="preserve">dc1</w:delText>
              </w:r>
            </w:del>
            <w:del w:id="5059" w:author="Claude" w:date="2026-09-27T17:00:00Z">
              <w:r>
                <w:rPr>
                  <w:rStyle w:val="CodeChar"/>
                </w:rPr>
                <w:delText xml:space="preserve">-blv-cbs-data-01</w:delText>
              </w:r>
            </w:del>
          </w:p>
        </w:tc>
        <w:tc>
          <w:tcPr>
            <w:tcW w:w="2340" w:type="dxa"/>
          </w:tcPr>
          <w:p>
            <w:pPr/>
            <w:del w:id="5060" w:author="Claude" w:date="2026-09-27T17:00:00Z">
              <w:r>
                <w:delText xml:space="preserve">Storage</w:delText>
              </w:r>
            </w:del>
          </w:p>
        </w:tc>
        <w:tc>
          <w:tcPr>
            <w:tcW w:w="2340" w:type="dxa"/>
          </w:tcPr>
          <w:p>
            <w:pPr/>
            <w:del w:id="5061" w:author="Claude" w:date="2026-09-27T17:00:00Z">
              <w:r>
                <w:delText xml:space="preserve">Data block volume for core banking</w:delText>
              </w:r>
            </w:del>
          </w:p>
        </w:tc>
      </w:tr>
      <w:tr>
        <w:trPr>
          <w:del w:id="5062" w:author="Claude" w:date="2026-09-27T17:00:00Z"/>
        </w:trPr>
        <w:tc>
          <w:tcPr>
            <w:tcW w:w="2340" w:type="dxa"/>
          </w:tcPr>
          <w:p>
            <w:pPr/>
            <w:del w:id="5063" w:author="Claude" w:date="2026-09-27T17:00:00Z">
              <w:r>
                <w:delText xml:space="preserve">16</w:delText>
              </w:r>
            </w:del>
          </w:p>
        </w:tc>
        <w:tc>
          <w:tcPr>
            <w:tcW w:w="2340" w:type="dxa"/>
          </w:tcPr>
          <w:p>
            <w:pPr/>
            <w:del w:id="5064" w:author="Claude" w:date="2026-09-27T17:00:00Z">
              <w:r>
                <w:rPr>
                  <w:rStyle w:val="CodeChar"/>
                </w:rPr>
                <w:delText xml:space="preserve">cmr-prd-</w:delText>
              </w:r>
            </w:del>
            <w:del w:id="5065" w:author="Claude" w:date="2026-09-27T17:00:00Z">
              <w:r>
                <w:rPr>
                  <w:rStyle w:val="CodeChar"/>
                </w:rPr>
                <w:delText xml:space="preserve">dc1</w:delText>
              </w:r>
            </w:del>
            <w:del w:id="5066" w:author="Claude" w:date="2026-09-27T17:00:00Z">
              <w:r>
                <w:rPr>
                  <w:rStyle w:val="CodeChar"/>
                </w:rPr>
                <w:delText xml:space="preserve">-oke-mob-01</w:delText>
              </w:r>
            </w:del>
          </w:p>
        </w:tc>
        <w:tc>
          <w:tcPr>
            <w:tcW w:w="2340" w:type="dxa"/>
          </w:tcPr>
          <w:p>
            <w:pPr/>
            <w:del w:id="5067" w:author="Claude" w:date="2026-09-27T17:00:00Z">
              <w:r>
                <w:delText xml:space="preserve">OKE</w:delText>
              </w:r>
            </w:del>
          </w:p>
        </w:tc>
        <w:tc>
          <w:tcPr>
            <w:tcW w:w="2340" w:type="dxa"/>
          </w:tcPr>
          <w:p>
            <w:pPr/>
            <w:del w:id="5068" w:author="Claude" w:date="2026-09-27T17:00:00Z">
              <w:r>
                <w:delText xml:space="preserve">Production Kubernetes cluster for mobile banking</w:delText>
              </w:r>
            </w:del>
          </w:p>
        </w:tc>
      </w:tr>
      <w:tr>
        <w:trPr>
          <w:del w:id="5069" w:author="Claude" w:date="2026-09-27T17:00:00Z"/>
        </w:trPr>
        <w:tc>
          <w:tcPr>
            <w:tcW w:w="2340" w:type="dxa"/>
          </w:tcPr>
          <w:p>
            <w:pPr/>
            <w:del w:id="5070" w:author="Claude" w:date="2026-09-27T17:00:00Z">
              <w:r>
                <w:delText xml:space="preserve">17</w:delText>
              </w:r>
            </w:del>
          </w:p>
        </w:tc>
        <w:tc>
          <w:tcPr>
            <w:tcW w:w="2340" w:type="dxa"/>
          </w:tcPr>
          <w:p>
            <w:pPr/>
            <w:del w:id="5071" w:author="Claude" w:date="2026-09-27T17:00:00Z">
              <w:r>
                <w:rPr>
                  <w:rStyle w:val="CodeChar"/>
                </w:rPr>
                <w:delText xml:space="preserve">cmr-prd-</w:delText>
              </w:r>
            </w:del>
            <w:del w:id="5072" w:author="Claude" w:date="2026-09-27T17:00:00Z">
              <w:r>
                <w:rPr>
                  <w:rStyle w:val="CodeChar"/>
                </w:rPr>
                <w:delText xml:space="preserve">dc1</w:delText>
              </w:r>
            </w:del>
            <w:del w:id="5073" w:author="Claude" w:date="2026-09-27T17:00:00Z">
              <w:r>
                <w:rPr>
                  <w:rStyle w:val="CodeChar"/>
                </w:rPr>
                <w:delText xml:space="preserve">-onp-mob-app-01</w:delText>
              </w:r>
            </w:del>
          </w:p>
        </w:tc>
        <w:tc>
          <w:tcPr>
            <w:tcW w:w="2340" w:type="dxa"/>
          </w:tcPr>
          <w:p>
            <w:pPr/>
            <w:del w:id="5074" w:author="Claude" w:date="2026-09-27T17:00:00Z">
              <w:r>
                <w:delText xml:space="preserve">OKE</w:delText>
              </w:r>
            </w:del>
          </w:p>
        </w:tc>
        <w:tc>
          <w:tcPr>
            <w:tcW w:w="2340" w:type="dxa"/>
          </w:tcPr>
          <w:p>
            <w:pPr/>
            <w:del w:id="5075" w:author="Claude" w:date="2026-09-27T17:00:00Z">
              <w:r>
                <w:delText xml:space="preserve">Application node pool of that cluster</w:delText>
              </w:r>
            </w:del>
          </w:p>
        </w:tc>
      </w:tr>
      <w:tr>
        <w:trPr>
          <w:del w:id="5076" w:author="Claude" w:date="2026-09-27T17:00:00Z"/>
        </w:trPr>
        <w:tc>
          <w:tcPr>
            <w:tcW w:w="2340" w:type="dxa"/>
          </w:tcPr>
          <w:p>
            <w:pPr/>
            <w:del w:id="5077" w:author="Claude" w:date="2026-09-27T17:00:00Z">
              <w:r>
                <w:delText xml:space="preserve">18</w:delText>
              </w:r>
            </w:del>
          </w:p>
        </w:tc>
        <w:tc>
          <w:tcPr>
            <w:tcW w:w="2340" w:type="dxa"/>
          </w:tcPr>
          <w:p>
            <w:pPr/>
            <w:del w:id="5078" w:author="Claude" w:date="2026-09-27T17:00:00Z">
              <w:r>
                <w:rPr>
                  <w:rStyle w:val="CodeChar"/>
                </w:rPr>
                <w:delText xml:space="preserve">cmr-dev-</w:delText>
              </w:r>
            </w:del>
            <w:del w:id="5079" w:author="Claude" w:date="2026-09-27T17:00:00Z">
              <w:r>
                <w:rPr>
                  <w:rStyle w:val="CodeChar"/>
                </w:rPr>
                <w:delText xml:space="preserve">dc1</w:delText>
              </w:r>
            </w:del>
            <w:del w:id="5080" w:author="Claude" w:date="2026-09-27T17:00:00Z">
              <w:r>
                <w:rPr>
                  <w:rStyle w:val="CodeChar"/>
                </w:rPr>
                <w:delText xml:space="preserve">-oke-mob-01</w:delText>
              </w:r>
            </w:del>
          </w:p>
        </w:tc>
        <w:tc>
          <w:tcPr>
            <w:tcW w:w="2340" w:type="dxa"/>
          </w:tcPr>
          <w:p>
            <w:pPr/>
            <w:del w:id="5081" w:author="Claude" w:date="2026-09-27T17:00:00Z">
              <w:r>
                <w:delText xml:space="preserve">OKE, development</w:delText>
              </w:r>
            </w:del>
          </w:p>
        </w:tc>
        <w:tc>
          <w:tcPr>
            <w:tcW w:w="2340" w:type="dxa"/>
          </w:tcPr>
          <w:p>
            <w:pPr/>
            <w:del w:id="5082" w:author="Claude" w:date="2026-09-27T17:00:00Z">
              <w:r>
                <w:delText xml:space="preserve">Development cluster for mobile banking</w:delText>
              </w:r>
            </w:del>
          </w:p>
        </w:tc>
      </w:tr>
      <w:tr>
        <w:trPr>
          <w:del w:id="5083" w:author="Claude" w:date="2026-09-27T17:00:00Z"/>
        </w:trPr>
        <w:tc>
          <w:tcPr>
            <w:tcW w:w="2340" w:type="dxa"/>
          </w:tcPr>
          <w:p>
            <w:pPr/>
            <w:del w:id="5084" w:author="Claude" w:date="2026-09-27T17:00:00Z">
              <w:r>
                <w:delText xml:space="preserve">19</w:delText>
              </w:r>
            </w:del>
          </w:p>
        </w:tc>
        <w:tc>
          <w:tcPr>
            <w:tcW w:w="2340" w:type="dxa"/>
          </w:tcPr>
          <w:p>
            <w:pPr/>
            <w:del w:id="5085" w:author="Claude" w:date="2026-09-27T17:00:00Z">
              <w:r>
                <w:rPr>
                  <w:rStyle w:val="CodeChar"/>
                </w:rPr>
                <w:delText xml:space="preserve">cmr-prd-</w:delText>
              </w:r>
            </w:del>
            <w:del w:id="5086" w:author="Claude" w:date="2026-09-27T17:00:00Z">
              <w:r>
                <w:rPr>
                  <w:rStyle w:val="CodeChar"/>
                </w:rPr>
                <w:delText xml:space="preserve">dc1</w:delText>
              </w:r>
            </w:del>
            <w:del w:id="5087" w:author="Claude" w:date="2026-09-27T17:00:00Z">
              <w:r>
                <w:rPr>
                  <w:rStyle w:val="CodeChar"/>
                </w:rPr>
                <w:delText xml:space="preserve">-snt-mob-kapi-01</w:delText>
              </w:r>
            </w:del>
          </w:p>
        </w:tc>
        <w:tc>
          <w:tcPr>
            <w:tcW w:w="2340" w:type="dxa"/>
          </w:tcPr>
          <w:p>
            <w:pPr/>
            <w:del w:id="5088" w:author="Claude" w:date="2026-09-27T17:00:00Z">
              <w:r>
                <w:delText xml:space="preserve">OKE, networking</w:delText>
              </w:r>
            </w:del>
          </w:p>
        </w:tc>
        <w:tc>
          <w:tcPr>
            <w:tcW w:w="2340" w:type="dxa"/>
          </w:tcPr>
          <w:p>
            <w:pPr/>
            <w:del w:id="5089" w:author="Claude" w:date="2026-09-27T17:00:00Z">
              <w:r>
                <w:delText xml:space="preserve">Subnet hosting the Kubernetes API endpoint</w:delText>
              </w:r>
            </w:del>
          </w:p>
        </w:tc>
      </w:tr>
      <w:tr>
        <w:trPr>
          <w:del w:id="5090" w:author="Claude" w:date="2026-09-27T17:00:00Z"/>
        </w:trPr>
        <w:tc>
          <w:tcPr>
            <w:tcW w:w="2340" w:type="dxa"/>
          </w:tcPr>
          <w:p>
            <w:pPr/>
            <w:del w:id="5091" w:author="Claude" w:date="2026-09-27T17:00:00Z">
              <w:r>
                <w:delText xml:space="preserve">20</w:delText>
              </w:r>
            </w:del>
          </w:p>
        </w:tc>
        <w:tc>
          <w:tcPr>
            <w:tcW w:w="2340" w:type="dxa"/>
          </w:tcPr>
          <w:p>
            <w:pPr/>
            <w:del w:id="5092" w:author="Claude" w:date="2026-09-27T17:00:00Z">
              <w:r>
                <w:rPr>
                  <w:rStyle w:val="CodeChar"/>
                </w:rPr>
                <w:delText xml:space="preserve">cmr-prd-</w:delText>
              </w:r>
            </w:del>
            <w:del w:id="5093" w:author="Claude" w:date="2026-09-27T17:00:00Z">
              <w:r>
                <w:rPr>
                  <w:rStyle w:val="CodeChar"/>
                </w:rPr>
                <w:delText xml:space="preserve">dc1</w:delText>
              </w:r>
            </w:del>
            <w:del w:id="5094" w:author="Claude" w:date="2026-09-27T17:00:00Z">
              <w:r>
                <w:rPr>
                  <w:rStyle w:val="CodeChar"/>
                </w:rPr>
                <w:delText xml:space="preserve">-adb-pay-atp-01</w:delText>
              </w:r>
            </w:del>
          </w:p>
        </w:tc>
        <w:tc>
          <w:tcPr>
            <w:tcW w:w="2340" w:type="dxa"/>
          </w:tcPr>
          <w:p>
            <w:pPr/>
            <w:del w:id="5095" w:author="Claude" w:date="2026-09-27T17:00:00Z">
              <w:r>
                <w:delText xml:space="preserve">Database</w:delText>
              </w:r>
            </w:del>
          </w:p>
        </w:tc>
        <w:tc>
          <w:tcPr>
            <w:tcW w:w="2340" w:type="dxa"/>
          </w:tcPr>
          <w:p>
            <w:pPr/>
            <w:del w:id="5096" w:author="Claude" w:date="2026-09-27T17:00:00Z">
              <w:r>
                <w:delText xml:space="preserve">Payments Autonomous Transaction Processing DB; </w:delText>
              </w:r>
            </w:del>
            <w:del w:id="5097" w:author="Claude" w:date="2026-09-27T17:00:00Z">
              <w:r>
                <w:rPr>
                  <w:rStyle w:val="CodeChar"/>
                </w:rPr>
                <w:delText xml:space="preserve">db_name</w:delText>
              </w:r>
            </w:del>
            <w:del w:id="5098" w:author="Claude" w:date="2026-09-27T17:00:00Z">
              <w:r>
                <w:delText xml:space="preserve"> </w:delText>
              </w:r>
            </w:del>
            <w:del w:id="5099" w:author="Claude" w:date="2026-09-27T17:00:00Z">
              <w:r>
                <w:rPr>
                  <w:rStyle w:val="CodeChar"/>
                </w:rPr>
                <w:delText xml:space="preserve">cmrprd</w:delText>
              </w:r>
            </w:del>
            <w:del w:id="5100" w:author="Claude" w:date="2026-09-27T17:00:00Z">
              <w:r>
                <w:rPr>
                  <w:rStyle w:val="CodeChar"/>
                </w:rPr>
                <w:delText xml:space="preserve">dc1</w:delText>
              </w:r>
            </w:del>
            <w:del w:id="5101" w:author="Claude" w:date="2026-09-27T17:00:00Z">
              <w:r>
                <w:rPr>
                  <w:rStyle w:val="CodeChar"/>
                </w:rPr>
                <w:delText xml:space="preserve">adbpayatp01</w:delText>
              </w:r>
            </w:del>
          </w:p>
        </w:tc>
      </w:tr>
      <w:tr>
        <w:trPr>
          <w:del w:id="5102" w:author="Claude" w:date="2026-09-27T17:00:00Z"/>
        </w:trPr>
        <w:tc>
          <w:tcPr>
            <w:tcW w:w="2340" w:type="dxa"/>
          </w:tcPr>
          <w:p>
            <w:pPr/>
            <w:del w:id="5103" w:author="Claude" w:date="2026-09-27T17:00:00Z">
              <w:r>
                <w:delText xml:space="preserve">21</w:delText>
              </w:r>
            </w:del>
          </w:p>
        </w:tc>
        <w:tc>
          <w:tcPr>
            <w:tcW w:w="2340" w:type="dxa"/>
          </w:tcPr>
          <w:p>
            <w:pPr/>
            <w:del w:id="5104" w:author="Claude" w:date="2026-09-27T17:00:00Z">
              <w:r>
                <w:rPr>
                  <w:rStyle w:val="CodeChar"/>
                </w:rPr>
                <w:delText xml:space="preserve">cmr-prd-</w:delText>
              </w:r>
            </w:del>
            <w:del w:id="5105" w:author="Claude" w:date="2026-09-27T17:00:00Z">
              <w:r>
                <w:rPr>
                  <w:rStyle w:val="CodeChar"/>
                </w:rPr>
                <w:delText xml:space="preserve">dc2</w:delText>
              </w:r>
            </w:del>
            <w:del w:id="5106" w:author="Claude" w:date="2026-09-27T17:00:00Z">
              <w:r>
                <w:rPr>
                  <w:rStyle w:val="CodeChar"/>
                </w:rPr>
                <w:delText xml:space="preserve">-adb-pay-atp-01</w:delText>
              </w:r>
            </w:del>
          </w:p>
        </w:tc>
        <w:tc>
          <w:tcPr>
            <w:tcW w:w="2340" w:type="dxa"/>
          </w:tcPr>
          <w:p>
            <w:pPr/>
            <w:del w:id="5107" w:author="Claude" w:date="2026-09-27T17:00:00Z">
              <w:r>
                <w:delText xml:space="preserve">Database, DR</w:delText>
              </w:r>
            </w:del>
          </w:p>
        </w:tc>
        <w:tc>
          <w:tcPr>
            <w:tcW w:w="2340" w:type="dxa"/>
          </w:tcPr>
          <w:p>
            <w:pPr/>
            <w:del w:id="5108" w:author="Claude" w:date="2026-09-27T17:00:00Z">
              <w:r>
                <w:delText xml:space="preserve">Its cross-region Autonomous Data Guard peer in </w:delText>
              </w:r>
            </w:del>
            <w:del w:id="5109" w:author="Claude" w:date="2026-09-27T17:00:00Z">
              <w:r>
                <w:delText xml:space="preserve">Johannesburg</w:delText>
              </w:r>
            </w:del>
          </w:p>
        </w:tc>
      </w:tr>
      <w:tr>
        <w:trPr>
          <w:del w:id="5110" w:author="Claude" w:date="2026-09-27T17:00:00Z"/>
        </w:trPr>
        <w:tc>
          <w:tcPr>
            <w:tcW w:w="2340" w:type="dxa"/>
          </w:tcPr>
          <w:p>
            <w:pPr/>
            <w:del w:id="5111" w:author="Claude" w:date="2026-09-27T17:00:00Z">
              <w:r>
                <w:delText xml:space="preserve">22</w:delText>
              </w:r>
            </w:del>
          </w:p>
        </w:tc>
        <w:tc>
          <w:tcPr>
            <w:tcW w:w="2340" w:type="dxa"/>
          </w:tcPr>
          <w:p>
            <w:pPr/>
            <w:del w:id="5112" w:author="Claude" w:date="2026-09-27T17:00:00Z">
              <w:r>
                <w:rPr>
                  <w:rStyle w:val="CodeChar"/>
                </w:rPr>
                <w:delText xml:space="preserve">cmr-prd-</w:delText>
              </w:r>
            </w:del>
            <w:del w:id="5113" w:author="Claude" w:date="2026-09-27T17:00:00Z">
              <w:r>
                <w:rPr>
                  <w:rStyle w:val="CodeChar"/>
                </w:rPr>
                <w:delText xml:space="preserve">dc1</w:delText>
              </w:r>
            </w:del>
            <w:del w:id="5114" w:author="Claude" w:date="2026-09-27T17:00:00Z">
              <w:r>
                <w:rPr>
                  <w:rStyle w:val="CodeChar"/>
                </w:rPr>
                <w:delText xml:space="preserve">-dbs-cbs-rac-01</w:delText>
              </w:r>
            </w:del>
          </w:p>
        </w:tc>
        <w:tc>
          <w:tcPr>
            <w:tcW w:w="2340" w:type="dxa"/>
          </w:tcPr>
          <w:p>
            <w:pPr/>
            <w:del w:id="5115" w:author="Claude" w:date="2026-09-27T17:00:00Z">
              <w:r>
                <w:delText xml:space="preserve">Database</w:delText>
              </w:r>
            </w:del>
          </w:p>
        </w:tc>
        <w:tc>
          <w:tcPr>
            <w:tcW w:w="2340" w:type="dxa"/>
          </w:tcPr>
          <w:p>
            <w:pPr/>
            <w:del w:id="5116" w:author="Claude" w:date="2026-09-27T17:00:00Z">
              <w:r>
                <w:delText xml:space="preserve">Core banking RAC DB system; </w:delText>
              </w:r>
            </w:del>
            <w:del w:id="5117" w:author="Claude" w:date="2026-09-27T17:00:00Z">
              <w:r>
                <w:rPr>
                  <w:rStyle w:val="CodeChar"/>
                </w:rPr>
                <w:delText xml:space="preserve">DB_NAME</w:delText>
              </w:r>
            </w:del>
            <w:del w:id="5118" w:author="Claude" w:date="2026-09-27T17:00:00Z">
              <w:r>
                <w:delText xml:space="preserve"> </w:delText>
              </w:r>
            </w:del>
            <w:del w:id="5119" w:author="Claude" w:date="2026-09-27T17:00:00Z">
              <w:r>
                <w:rPr>
                  <w:rStyle w:val="CodeChar"/>
                </w:rPr>
                <w:delText xml:space="preserve">cbsp1</w:delText>
              </w:r>
            </w:del>
            <w:del w:id="5120" w:author="Claude" w:date="2026-09-27T17:00:00Z">
              <w:r>
                <w:delText xml:space="preserve">, </w:delText>
              </w:r>
            </w:del>
            <w:del w:id="5121" w:author="Claude" w:date="2026-09-27T17:00:00Z">
              <w:r>
                <w:rPr>
                  <w:rStyle w:val="CodeChar"/>
                </w:rPr>
                <w:delText xml:space="preserve">DB_UNIQUE_NAME</w:delText>
              </w:r>
            </w:del>
            <w:del w:id="5122" w:author="Claude" w:date="2026-09-27T17:00:00Z">
              <w:r>
                <w:delText xml:space="preserve"> </w:delText>
              </w:r>
            </w:del>
            <w:del w:id="5123" w:author="Claude" w:date="2026-09-27T17:00:00Z">
              <w:r>
                <w:rPr>
                  <w:rStyle w:val="CodeChar"/>
                </w:rPr>
                <w:delText xml:space="preserve">cbsp1_cmr_</w:delText>
              </w:r>
            </w:del>
            <w:del w:id="5124" w:author="Claude" w:date="2026-09-27T17:00:00Z">
              <w:r>
                <w:rPr>
                  <w:rStyle w:val="CodeChar"/>
                </w:rPr>
                <w:delText xml:space="preserve">dc1</w:delText>
              </w:r>
            </w:del>
          </w:p>
        </w:tc>
      </w:tr>
      <w:tr>
        <w:trPr>
          <w:del w:id="5125" w:author="Claude" w:date="2026-09-27T17:00:00Z"/>
        </w:trPr>
        <w:tc>
          <w:tcPr>
            <w:tcW w:w="2340" w:type="dxa"/>
          </w:tcPr>
          <w:p>
            <w:pPr/>
            <w:del w:id="5126" w:author="Claude" w:date="2026-09-27T17:00:00Z">
              <w:r>
                <w:delText xml:space="preserve">23</w:delText>
              </w:r>
            </w:del>
          </w:p>
        </w:tc>
        <w:tc>
          <w:tcPr>
            <w:tcW w:w="2340" w:type="dxa"/>
          </w:tcPr>
          <w:p>
            <w:pPr/>
            <w:del w:id="5127" w:author="Claude" w:date="2026-09-27T17:00:00Z">
              <w:r>
                <w:rPr>
                  <w:rStyle w:val="CodeChar"/>
                </w:rPr>
                <w:delText xml:space="preserve">cmr-prd-</w:delText>
              </w:r>
            </w:del>
            <w:del w:id="5128" w:author="Claude" w:date="2026-09-27T17:00:00Z">
              <w:r>
                <w:rPr>
                  <w:rStyle w:val="CodeChar"/>
                </w:rPr>
                <w:delText xml:space="preserve">dc2</w:delText>
              </w:r>
            </w:del>
            <w:del w:id="5129" w:author="Claude" w:date="2026-09-27T17:00:00Z">
              <w:r>
                <w:rPr>
                  <w:rStyle w:val="CodeChar"/>
                </w:rPr>
                <w:delText xml:space="preserve">-dbs-cbs-rac-01</w:delText>
              </w:r>
            </w:del>
          </w:p>
        </w:tc>
        <w:tc>
          <w:tcPr>
            <w:tcW w:w="2340" w:type="dxa"/>
          </w:tcPr>
          <w:p>
            <w:pPr/>
            <w:del w:id="5130" w:author="Claude" w:date="2026-09-27T17:00:00Z">
              <w:r>
                <w:delText xml:space="preserve">Database, DR</w:delText>
              </w:r>
            </w:del>
          </w:p>
        </w:tc>
        <w:tc>
          <w:tcPr>
            <w:tcW w:w="2340" w:type="dxa"/>
          </w:tcPr>
          <w:p>
            <w:pPr/>
            <w:del w:id="5131" w:author="Claude" w:date="2026-09-27T17:00:00Z">
              <w:r>
                <w:delText xml:space="preserve">Data Guard peer in </w:delText>
              </w:r>
            </w:del>
            <w:del w:id="5132" w:author="Claude" w:date="2026-09-27T17:00:00Z">
              <w:r>
                <w:delText xml:space="preserve">Johannesburg</w:delText>
              </w:r>
            </w:del>
            <w:del w:id="5133" w:author="Claude" w:date="2026-09-27T17:00:00Z">
              <w:r>
                <w:delText xml:space="preserve">, </w:delText>
              </w:r>
            </w:del>
            <w:del w:id="5134" w:author="Claude" w:date="2026-09-27T17:00:00Z">
              <w:r>
                <w:rPr>
                  <w:rStyle w:val="CodeChar"/>
                </w:rPr>
                <w:delText xml:space="preserve">DB_UNIQUE_NAME</w:delText>
              </w:r>
            </w:del>
            <w:del w:id="5135" w:author="Claude" w:date="2026-09-27T17:00:00Z">
              <w:r>
                <w:delText xml:space="preserve"> </w:delText>
              </w:r>
            </w:del>
            <w:del w:id="5136" w:author="Claude" w:date="2026-09-27T17:00:00Z">
              <w:r>
                <w:rPr>
                  <w:rStyle w:val="CodeChar"/>
                </w:rPr>
                <w:delText xml:space="preserve">cbsp1_cmr_</w:delText>
              </w:r>
            </w:del>
            <w:del w:id="5137" w:author="Claude" w:date="2026-09-27T17:00:00Z">
              <w:r>
                <w:rPr>
                  <w:rStyle w:val="CodeChar"/>
                </w:rPr>
                <w:delText xml:space="preserve">dc2</w:delText>
              </w:r>
            </w:del>
            <w:del w:id="5138" w:author="Claude" w:date="2026-09-27T17:00:00Z">
              <w:r>
                <w:delText xml:space="preserve">; primary or standby is read from the broker</w:delText>
              </w:r>
            </w:del>
          </w:p>
        </w:tc>
      </w:tr>
      <w:tr>
        <w:trPr>
          <w:del w:id="5139" w:author="Claude" w:date="2026-09-27T17:00:00Z"/>
        </w:trPr>
        <w:tc>
          <w:tcPr>
            <w:tcW w:w="2340" w:type="dxa"/>
          </w:tcPr>
          <w:p>
            <w:pPr/>
            <w:del w:id="5140" w:author="Claude" w:date="2026-09-27T17:00:00Z">
              <w:r>
                <w:delText xml:space="preserve">24</w:delText>
              </w:r>
            </w:del>
          </w:p>
        </w:tc>
        <w:tc>
          <w:tcPr>
            <w:tcW w:w="2340" w:type="dxa"/>
          </w:tcPr>
          <w:p>
            <w:pPr/>
            <w:del w:id="5141" w:author="Claude" w:date="2026-09-27T17:00:00Z">
              <w:r>
                <w:rPr>
                  <w:rStyle w:val="CodeChar"/>
                </w:rPr>
                <w:delText xml:space="preserve">abc-prd-</w:delText>
              </w:r>
            </w:del>
            <w:del w:id="5142" w:author="Claude" w:date="2026-09-27T17:00:00Z">
              <w:r>
                <w:rPr>
                  <w:rStyle w:val="CodeChar"/>
                </w:rPr>
                <w:delText xml:space="preserve">dc1</w:delText>
              </w:r>
            </w:del>
            <w:del w:id="5143" w:author="Claude" w:date="2026-09-27T17:00:00Z">
              <w:r>
                <w:rPr>
                  <w:rStyle w:val="CodeChar"/>
                </w:rPr>
                <w:delText xml:space="preserve">-exi-dbp-01</w:delText>
              </w:r>
            </w:del>
          </w:p>
        </w:tc>
        <w:tc>
          <w:tcPr>
            <w:tcW w:w="2340" w:type="dxa"/>
          </w:tcPr>
          <w:p>
            <w:pPr/>
            <w:del w:id="5144" w:author="Claude" w:date="2026-09-27T17:00:00Z">
              <w:r>
                <w:delText xml:space="preserve">Database</w:delText>
              </w:r>
            </w:del>
          </w:p>
        </w:tc>
        <w:tc>
          <w:tcPr>
            <w:tcW w:w="2340" w:type="dxa"/>
          </w:tcPr>
          <w:p>
            <w:pPr/>
            <w:del w:id="5145" w:author="Claude" w:date="2026-09-27T17:00:00Z">
              <w:r>
                <w:delText xml:space="preserve">Group Exadata infrastructure for the shared database platform</w:delText>
              </w:r>
            </w:del>
          </w:p>
        </w:tc>
      </w:tr>
      <w:tr>
        <w:trPr>
          <w:del w:id="5146" w:author="Claude" w:date="2026-09-27T17:00:00Z"/>
        </w:trPr>
        <w:tc>
          <w:tcPr>
            <w:tcW w:w="2340" w:type="dxa"/>
          </w:tcPr>
          <w:p>
            <w:pPr/>
            <w:del w:id="5147" w:author="Claude" w:date="2026-09-27T17:00:00Z">
              <w:r>
                <w:delText xml:space="preserve">25</w:delText>
              </w:r>
            </w:del>
          </w:p>
        </w:tc>
        <w:tc>
          <w:tcPr>
            <w:tcW w:w="2340" w:type="dxa"/>
          </w:tcPr>
          <w:p>
            <w:pPr/>
            <w:del w:id="5148" w:author="Claude" w:date="2026-09-27T17:00:00Z">
              <w:r>
                <w:rPr>
                  <w:rStyle w:val="CodeChar"/>
                </w:rPr>
                <w:delText xml:space="preserve">cmr-prd-</w:delText>
              </w:r>
            </w:del>
            <w:del w:id="5149" w:author="Claude" w:date="2026-09-27T17:00:00Z">
              <w:r>
                <w:rPr>
                  <w:rStyle w:val="CodeChar"/>
                </w:rPr>
                <w:delText xml:space="preserve">dc1</w:delText>
              </w:r>
            </w:del>
            <w:del w:id="5150" w:author="Claude" w:date="2026-09-27T17:00:00Z">
              <w:r>
                <w:rPr>
                  <w:rStyle w:val="CodeChar"/>
                </w:rPr>
                <w:delText xml:space="preserve">-exc-dbp-01</w:delText>
              </w:r>
            </w:del>
          </w:p>
        </w:tc>
        <w:tc>
          <w:tcPr>
            <w:tcW w:w="2340" w:type="dxa"/>
          </w:tcPr>
          <w:p>
            <w:pPr/>
            <w:del w:id="5151" w:author="Claude" w:date="2026-09-27T17:00:00Z">
              <w:r>
                <w:delText xml:space="preserve">Database</w:delText>
              </w:r>
            </w:del>
          </w:p>
        </w:tc>
        <w:tc>
          <w:tcPr>
            <w:tcW w:w="2340" w:type="dxa"/>
          </w:tcPr>
          <w:p>
            <w:pPr/>
            <w:del w:id="5152" w:author="Claude" w:date="2026-09-27T17:00:00Z">
              <w:r>
                <w:delText xml:space="preserve">Cameroon production Exadata VM cluster; host prefix </w:delText>
              </w:r>
            </w:del>
            <w:del w:id="5153" w:author="Claude" w:date="2026-09-27T17:00:00Z">
              <w:r>
                <w:rPr>
                  <w:rStyle w:val="CodeChar"/>
                </w:rPr>
                <w:delText xml:space="preserve">cmrp</w:delText>
              </w:r>
            </w:del>
            <w:del w:id="5154" w:author="Claude" w:date="2026-09-27T17:00:00Z">
              <w:r>
                <w:rPr>
                  <w:rStyle w:val="CodeChar"/>
                </w:rPr>
                <w:delText xml:space="preserve">dc1</w:delText>
              </w:r>
            </w:del>
            <w:del w:id="5155" w:author="Claude" w:date="2026-09-27T17:00:00Z">
              <w:r>
                <w:rPr>
                  <w:rStyle w:val="CodeChar"/>
                </w:rPr>
                <w:delText xml:space="preserve">x01</w:delText>
              </w:r>
            </w:del>
          </w:p>
        </w:tc>
      </w:tr>
      <w:tr>
        <w:trPr>
          <w:del w:id="5156" w:author="Claude" w:date="2026-09-27T17:00:00Z"/>
        </w:trPr>
        <w:tc>
          <w:tcPr>
            <w:tcW w:w="2340" w:type="dxa"/>
          </w:tcPr>
          <w:p>
            <w:pPr/>
            <w:del w:id="5157" w:author="Claude" w:date="2026-09-27T17:00:00Z">
              <w:r>
                <w:delText xml:space="preserve">26</w:delText>
              </w:r>
            </w:del>
          </w:p>
        </w:tc>
        <w:tc>
          <w:tcPr>
            <w:tcW w:w="2340" w:type="dxa"/>
          </w:tcPr>
          <w:p>
            <w:pPr/>
            <w:del w:id="5158" w:author="Claude" w:date="2026-09-27T17:00:00Z">
              <w:r>
                <w:rPr>
                  <w:rStyle w:val="CodeChar"/>
                </w:rPr>
                <w:delText xml:space="preserve">gab-stg-</w:delText>
              </w:r>
            </w:del>
            <w:del w:id="5159" w:author="Claude" w:date="2026-09-27T17:00:00Z">
              <w:r>
                <w:rPr>
                  <w:rStyle w:val="CodeChar"/>
                </w:rPr>
                <w:delText xml:space="preserve">dc1</w:delText>
              </w:r>
            </w:del>
            <w:del w:id="5160" w:author="Claude" w:date="2026-09-27T17:00:00Z">
              <w:r>
                <w:rPr>
                  <w:rStyle w:val="CodeChar"/>
                </w:rPr>
                <w:delText xml:space="preserve">-adb-cbs-atp-01</w:delText>
              </w:r>
            </w:del>
          </w:p>
        </w:tc>
        <w:tc>
          <w:tcPr>
            <w:tcW w:w="2340" w:type="dxa"/>
          </w:tcPr>
          <w:p>
            <w:pPr/>
            <w:del w:id="5161" w:author="Claude" w:date="2026-09-27T17:00:00Z">
              <w:r>
                <w:delText xml:space="preserve">Database, staging</w:delText>
              </w:r>
            </w:del>
          </w:p>
        </w:tc>
        <w:tc>
          <w:tcPr>
            <w:tcW w:w="2340" w:type="dxa"/>
          </w:tcPr>
          <w:p>
            <w:pPr/>
            <w:del w:id="5162" w:author="Claude" w:date="2026-09-27T17:00:00Z">
              <w:r>
                <w:delText xml:space="preserve">Gabon staging ATP for core banking</w:delText>
              </w:r>
            </w:del>
          </w:p>
        </w:tc>
      </w:tr>
      <w:tr>
        <w:trPr>
          <w:del w:id="5163" w:author="Claude" w:date="2026-09-27T17:00:00Z"/>
        </w:trPr>
        <w:tc>
          <w:tcPr>
            <w:tcW w:w="2340" w:type="dxa"/>
          </w:tcPr>
          <w:p>
            <w:pPr/>
            <w:del w:id="5164" w:author="Claude" w:date="2026-09-27T17:00:00Z">
              <w:r>
                <w:delText xml:space="preserve">27</w:delText>
              </w:r>
            </w:del>
          </w:p>
        </w:tc>
        <w:tc>
          <w:tcPr>
            <w:tcW w:w="2340" w:type="dxa"/>
          </w:tcPr>
          <w:p>
            <w:pPr/>
            <w:del w:id="5165" w:author="Claude" w:date="2026-09-27T17:00:00Z">
              <w:r>
                <w:rPr>
                  <w:rStyle w:val="CodeChar"/>
                </w:rPr>
                <w:delText xml:space="preserve">cmr-sit2-</w:delText>
              </w:r>
            </w:del>
            <w:del w:id="5166" w:author="Claude" w:date="2026-09-27T17:00:00Z">
              <w:r>
                <w:rPr>
                  <w:rStyle w:val="CodeChar"/>
                </w:rPr>
                <w:delText xml:space="preserve">dc1</w:delText>
              </w:r>
            </w:del>
            <w:del w:id="5167" w:author="Claude" w:date="2026-09-27T17:00:00Z">
              <w:r>
                <w:rPr>
                  <w:rStyle w:val="CodeChar"/>
                </w:rPr>
                <w:delText xml:space="preserve">-mys-crm-si-01</w:delText>
              </w:r>
            </w:del>
          </w:p>
        </w:tc>
        <w:tc>
          <w:tcPr>
            <w:tcW w:w="2340" w:type="dxa"/>
          </w:tcPr>
          <w:p>
            <w:pPr/>
            <w:del w:id="5168" w:author="Claude" w:date="2026-09-27T17:00:00Z">
              <w:r>
                <w:delText xml:space="preserve">Database, SIT</w:delText>
              </w:r>
            </w:del>
          </w:p>
        </w:tc>
        <w:tc>
          <w:tcPr>
            <w:tcW w:w="2340" w:type="dxa"/>
          </w:tcPr>
          <w:p>
            <w:pPr/>
            <w:del w:id="5169" w:author="Claude" w:date="2026-09-27T17:00:00Z">
              <w:r>
                <w:delText xml:space="preserve">Single-instance MySQL for CRM in the second parallel SIT environment</w:delText>
              </w:r>
            </w:del>
          </w:p>
        </w:tc>
      </w:tr>
      <w:tr>
        <w:trPr>
          <w:del w:id="5170" w:author="Claude" w:date="2026-09-27T17:00:00Z"/>
        </w:trPr>
        <w:tc>
          <w:tcPr>
            <w:tcW w:w="2340" w:type="dxa"/>
          </w:tcPr>
          <w:p>
            <w:pPr/>
            <w:del w:id="5171" w:author="Claude" w:date="2026-09-27T17:00:00Z">
              <w:r>
                <w:delText xml:space="preserve">28</w:delText>
              </w:r>
            </w:del>
          </w:p>
        </w:tc>
        <w:tc>
          <w:tcPr>
            <w:tcW w:w="2340" w:type="dxa"/>
          </w:tcPr>
          <w:p>
            <w:pPr/>
            <w:del w:id="5172" w:author="Claude" w:date="2026-09-27T17:00:00Z">
              <w:r>
                <w:rPr>
                  <w:rStyle w:val="CodeChar"/>
                </w:rPr>
                <w:delText xml:space="preserve">cmr-prd-</w:delText>
              </w:r>
            </w:del>
            <w:del w:id="5173" w:author="Claude" w:date="2026-09-27T17:00:00Z">
              <w:r>
                <w:rPr>
                  <w:rStyle w:val="CodeChar"/>
                </w:rPr>
                <w:delText xml:space="preserve">dc1</w:delText>
              </w:r>
            </w:del>
            <w:del w:id="5174" w:author="Claude" w:date="2026-09-27T17:00:00Z">
              <w:r>
                <w:rPr>
                  <w:rStyle w:val="CodeChar"/>
                </w:rPr>
                <w:delText xml:space="preserve">-bkt-cbs-bkp-01</w:delText>
              </w:r>
            </w:del>
          </w:p>
        </w:tc>
        <w:tc>
          <w:tcPr>
            <w:tcW w:w="2340" w:type="dxa"/>
          </w:tcPr>
          <w:p>
            <w:pPr/>
            <w:del w:id="5175" w:author="Claude" w:date="2026-09-27T17:00:00Z">
              <w:r>
                <w:delText xml:space="preserve">Storage, backup</w:delText>
              </w:r>
            </w:del>
          </w:p>
        </w:tc>
        <w:tc>
          <w:tcPr>
            <w:tcW w:w="2340" w:type="dxa"/>
          </w:tcPr>
          <w:p>
            <w:pPr/>
            <w:del w:id="5176" w:author="Claude" w:date="2026-09-27T17:00:00Z">
              <w:r>
                <w:delText xml:space="preserve">Core banking backup bucket</w:delText>
              </w:r>
            </w:del>
          </w:p>
        </w:tc>
      </w:tr>
      <w:tr>
        <w:trPr>
          <w:del w:id="5177" w:author="Claude" w:date="2026-09-27T17:00:00Z"/>
        </w:trPr>
        <w:tc>
          <w:tcPr>
            <w:tcW w:w="2340" w:type="dxa"/>
          </w:tcPr>
          <w:p>
            <w:pPr/>
            <w:del w:id="5178" w:author="Claude" w:date="2026-09-27T17:00:00Z">
              <w:r>
                <w:delText xml:space="preserve">29</w:delText>
              </w:r>
            </w:del>
          </w:p>
        </w:tc>
        <w:tc>
          <w:tcPr>
            <w:tcW w:w="2340" w:type="dxa"/>
          </w:tcPr>
          <w:p>
            <w:pPr/>
            <w:del w:id="5179" w:author="Claude" w:date="2026-09-27T17:00:00Z">
              <w:r>
                <w:rPr>
                  <w:rStyle w:val="CodeChar"/>
                </w:rPr>
                <w:delText xml:space="preserve">cmr-prd-</w:delText>
              </w:r>
            </w:del>
            <w:del w:id="5180" w:author="Claude" w:date="2026-09-27T17:00:00Z">
              <w:r>
                <w:rPr>
                  <w:rStyle w:val="CodeChar"/>
                </w:rPr>
                <w:delText xml:space="preserve">dc2</w:delText>
              </w:r>
            </w:del>
            <w:del w:id="5181" w:author="Claude" w:date="2026-09-27T17:00:00Z">
              <w:r>
                <w:rPr>
                  <w:rStyle w:val="CodeChar"/>
                </w:rPr>
                <w:delText xml:space="preserve">-bkt-cbs-bkp-01</w:delText>
              </w:r>
            </w:del>
          </w:p>
        </w:tc>
        <w:tc>
          <w:tcPr>
            <w:tcW w:w="2340" w:type="dxa"/>
          </w:tcPr>
          <w:p>
            <w:pPr/>
            <w:del w:id="5182" w:author="Claude" w:date="2026-09-27T17:00:00Z">
              <w:r>
                <w:delText xml:space="preserve">Storage, DR</w:delText>
              </w:r>
            </w:del>
          </w:p>
        </w:tc>
        <w:tc>
          <w:tcPr>
            <w:tcW w:w="2340" w:type="dxa"/>
          </w:tcPr>
          <w:p>
            <w:pPr/>
            <w:del w:id="5183" w:author="Claude" w:date="2026-09-27T17:00:00Z">
              <w:r>
                <w:delText xml:space="preserve">Its replicated copy in </w:delText>
              </w:r>
            </w:del>
            <w:del w:id="5184" w:author="Claude" w:date="2026-09-27T17:00:00Z">
              <w:r>
                <w:delText xml:space="preserve">Johannesburg</w:delText>
              </w:r>
            </w:del>
          </w:p>
        </w:tc>
      </w:tr>
      <w:tr>
        <w:trPr>
          <w:del w:id="5185" w:author="Claude" w:date="2026-09-27T17:00:00Z"/>
        </w:trPr>
        <w:tc>
          <w:tcPr>
            <w:tcW w:w="2340" w:type="dxa"/>
          </w:tcPr>
          <w:p>
            <w:pPr/>
            <w:del w:id="5186" w:author="Claude" w:date="2026-09-27T17:00:00Z">
              <w:r>
                <w:delText xml:space="preserve">30</w:delText>
              </w:r>
            </w:del>
          </w:p>
        </w:tc>
        <w:tc>
          <w:tcPr>
            <w:tcW w:w="2340" w:type="dxa"/>
          </w:tcPr>
          <w:p>
            <w:pPr/>
            <w:del w:id="5187" w:author="Claude" w:date="2026-09-27T17:00:00Z">
              <w:r>
                <w:rPr>
                  <w:rStyle w:val="CodeChar"/>
                </w:rPr>
                <w:delText xml:space="preserve">abc-prd-</w:delText>
              </w:r>
            </w:del>
            <w:del w:id="5188" w:author="Claude" w:date="2026-09-27T17:00:00Z">
              <w:r>
                <w:rPr>
                  <w:rStyle w:val="CodeChar"/>
                </w:rPr>
                <w:delText xml:space="preserve">dc1</w:delText>
              </w:r>
            </w:del>
            <w:del w:id="5189" w:author="Claude" w:date="2026-09-27T17:00:00Z">
              <w:r>
                <w:rPr>
                  <w:rStyle w:val="CodeChar"/>
                </w:rPr>
                <w:delText xml:space="preserve">-bkt-soc-aud-01</w:delText>
              </w:r>
            </w:del>
          </w:p>
        </w:tc>
        <w:tc>
          <w:tcPr>
            <w:tcW w:w="2340" w:type="dxa"/>
          </w:tcPr>
          <w:p>
            <w:pPr/>
            <w:del w:id="5190" w:author="Claude" w:date="2026-09-27T17:00:00Z">
              <w:r>
                <w:delText xml:space="preserve">Storage, security</w:delText>
              </w:r>
            </w:del>
          </w:p>
        </w:tc>
        <w:tc>
          <w:tcPr>
            <w:tcW w:w="2340" w:type="dxa"/>
          </w:tcPr>
          <w:p>
            <w:pPr/>
            <w:del w:id="5191" w:author="Claude" w:date="2026-09-27T17:00:00Z">
              <w:r>
                <w:delText xml:space="preserve">Group audit-log archive bucket (retention-locked, in </w:delText>
              </w:r>
            </w:del>
            <w:del w:id="5192" w:author="Claude" w:date="2026-09-27T17:00:00Z">
              <w:r>
                <w:rPr>
                  <w:rStyle w:val="CodeChar"/>
                </w:rPr>
                <w:delText xml:space="preserve">abc-log</w:delText>
              </w:r>
            </w:del>
            <w:del w:id="5193" w:author="Claude" w:date="2026-09-27T17:00:00Z">
              <w:r>
                <w:delText xml:space="preserve">)</w:delText>
              </w:r>
            </w:del>
          </w:p>
        </w:tc>
      </w:tr>
      <w:tr>
        <w:trPr>
          <w:del w:id="5194" w:author="Claude" w:date="2026-09-27T17:00:00Z"/>
        </w:trPr>
        <w:tc>
          <w:tcPr>
            <w:tcW w:w="2340" w:type="dxa"/>
          </w:tcPr>
          <w:p>
            <w:pPr/>
            <w:del w:id="5195" w:author="Claude" w:date="2026-09-27T17:00:00Z">
              <w:r>
                <w:delText xml:space="preserve">31</w:delText>
              </w:r>
            </w:del>
          </w:p>
        </w:tc>
        <w:tc>
          <w:tcPr>
            <w:tcW w:w="2340" w:type="dxa"/>
          </w:tcPr>
          <w:p>
            <w:pPr/>
            <w:del w:id="5196" w:author="Claude" w:date="2026-09-27T17:00:00Z">
              <w:r>
                <w:rPr>
                  <w:rStyle w:val="CodeChar"/>
                </w:rPr>
                <w:delText xml:space="preserve">cmr-prd-</w:delText>
              </w:r>
            </w:del>
            <w:del w:id="5197" w:author="Claude" w:date="2026-09-27T17:00:00Z">
              <w:r>
                <w:rPr>
                  <w:rStyle w:val="CodeChar"/>
                </w:rPr>
                <w:delText xml:space="preserve">dc1</w:delText>
              </w:r>
            </w:del>
            <w:del w:id="5198" w:author="Claude" w:date="2026-09-27T17:00:00Z">
              <w:r>
                <w:rPr>
                  <w:rStyle w:val="CodeChar"/>
                </w:rPr>
                <w:delText xml:space="preserve">-fss-cbs-01</w:delText>
              </w:r>
            </w:del>
          </w:p>
        </w:tc>
        <w:tc>
          <w:tcPr>
            <w:tcW w:w="2340" w:type="dxa"/>
          </w:tcPr>
          <w:p>
            <w:pPr/>
            <w:del w:id="5199" w:author="Claude" w:date="2026-09-27T17:00:00Z">
              <w:r>
                <w:delText xml:space="preserve">Storage</w:delText>
              </w:r>
            </w:del>
          </w:p>
        </w:tc>
        <w:tc>
          <w:tcPr>
            <w:tcW w:w="2340" w:type="dxa"/>
          </w:tcPr>
          <w:p>
            <w:pPr/>
            <w:del w:id="5200" w:author="Claude" w:date="2026-09-27T17:00:00Z">
              <w:r>
                <w:delText xml:space="preserve">Shared file system for core banking batch interfaces</w:delText>
              </w:r>
            </w:del>
          </w:p>
        </w:tc>
      </w:tr>
      <w:tr>
        <w:trPr>
          <w:del w:id="5201" w:author="Claude" w:date="2026-09-27T17:00:00Z"/>
        </w:trPr>
        <w:tc>
          <w:tcPr>
            <w:tcW w:w="2340" w:type="dxa"/>
          </w:tcPr>
          <w:p>
            <w:pPr/>
            <w:del w:id="5202" w:author="Claude" w:date="2026-09-27T17:00:00Z">
              <w:r>
                <w:delText xml:space="preserve">32</w:delText>
              </w:r>
            </w:del>
          </w:p>
        </w:tc>
        <w:tc>
          <w:tcPr>
            <w:tcW w:w="2340" w:type="dxa"/>
          </w:tcPr>
          <w:p>
            <w:pPr/>
            <w:del w:id="5203" w:author="Claude" w:date="2026-09-27T17:00:00Z">
              <w:r>
                <w:rPr>
                  <w:rStyle w:val="CodeChar"/>
                </w:rPr>
                <w:delText xml:space="preserve">cmr-prd-</w:delText>
              </w:r>
            </w:del>
            <w:del w:id="5204" w:author="Claude" w:date="2026-09-27T17:00:00Z">
              <w:r>
                <w:rPr>
                  <w:rStyle w:val="CodeChar"/>
                </w:rPr>
                <w:delText xml:space="preserve">dc1</w:delText>
              </w:r>
            </w:del>
            <w:del w:id="5205" w:author="Claude" w:date="2026-09-27T17:00:00Z">
              <w:r>
                <w:rPr>
                  <w:rStyle w:val="CodeChar"/>
                </w:rPr>
                <w:delText xml:space="preserve">-vlt-kms-01</w:delText>
              </w:r>
            </w:del>
          </w:p>
        </w:tc>
        <w:tc>
          <w:tcPr>
            <w:tcW w:w="2340" w:type="dxa"/>
          </w:tcPr>
          <w:p>
            <w:pPr/>
            <w:del w:id="5206" w:author="Claude" w:date="2026-09-27T17:00:00Z">
              <w:r>
                <w:delText xml:space="preserve">Security</w:delText>
              </w:r>
            </w:del>
          </w:p>
        </w:tc>
        <w:tc>
          <w:tcPr>
            <w:tcW w:w="2340" w:type="dxa"/>
          </w:tcPr>
          <w:p>
            <w:pPr/>
            <w:del w:id="5207" w:author="Claude" w:date="2026-09-27T17:00:00Z">
              <w:r>
                <w:delText xml:space="preserve">Cameroon production vault</w:delText>
              </w:r>
            </w:del>
          </w:p>
        </w:tc>
      </w:tr>
      <w:tr>
        <w:trPr>
          <w:del w:id="5208" w:author="Claude" w:date="2026-09-27T17:00:00Z"/>
        </w:trPr>
        <w:tc>
          <w:tcPr>
            <w:tcW w:w="2340" w:type="dxa"/>
          </w:tcPr>
          <w:p>
            <w:pPr/>
            <w:del w:id="5209" w:author="Claude" w:date="2026-09-27T17:00:00Z">
              <w:r>
                <w:delText xml:space="preserve">33</w:delText>
              </w:r>
            </w:del>
          </w:p>
        </w:tc>
        <w:tc>
          <w:tcPr>
            <w:tcW w:w="2340" w:type="dxa"/>
          </w:tcPr>
          <w:p>
            <w:pPr/>
            <w:del w:id="5210" w:author="Claude" w:date="2026-09-27T17:00:00Z">
              <w:r>
                <w:rPr>
                  <w:rStyle w:val="CodeChar"/>
                </w:rPr>
                <w:delText xml:space="preserve">cmr-prd-</w:delText>
              </w:r>
            </w:del>
            <w:del w:id="5211" w:author="Claude" w:date="2026-09-27T17:00:00Z">
              <w:r>
                <w:rPr>
                  <w:rStyle w:val="CodeChar"/>
                </w:rPr>
                <w:delText xml:space="preserve">dc1</w:delText>
              </w:r>
            </w:del>
            <w:del w:id="5212" w:author="Claude" w:date="2026-09-27T17:00:00Z">
              <w:r>
                <w:rPr>
                  <w:rStyle w:val="CodeChar"/>
                </w:rPr>
                <w:delText xml:space="preserve">-key-cbs-tde-01</w:delText>
              </w:r>
            </w:del>
          </w:p>
        </w:tc>
        <w:tc>
          <w:tcPr>
            <w:tcW w:w="2340" w:type="dxa"/>
          </w:tcPr>
          <w:p>
            <w:pPr/>
            <w:del w:id="5213" w:author="Claude" w:date="2026-09-27T17:00:00Z">
              <w:r>
                <w:delText xml:space="preserve">Security</w:delText>
              </w:r>
            </w:del>
          </w:p>
        </w:tc>
        <w:tc>
          <w:tcPr>
            <w:tcW w:w="2340" w:type="dxa"/>
          </w:tcPr>
          <w:p>
            <w:pPr/>
            <w:del w:id="5214" w:author="Claude" w:date="2026-09-27T17:00:00Z">
              <w:r>
                <w:delText xml:space="preserve">Master key protecting core banking TDE</w:delText>
              </w:r>
            </w:del>
          </w:p>
        </w:tc>
      </w:tr>
      <w:tr>
        <w:trPr>
          <w:del w:id="5215" w:author="Claude" w:date="2026-09-27T17:00:00Z"/>
        </w:trPr>
        <w:tc>
          <w:tcPr>
            <w:tcW w:w="2340" w:type="dxa"/>
          </w:tcPr>
          <w:p>
            <w:pPr/>
            <w:del w:id="5216" w:author="Claude" w:date="2026-09-27T17:00:00Z">
              <w:r>
                <w:delText xml:space="preserve">34</w:delText>
              </w:r>
            </w:del>
          </w:p>
        </w:tc>
        <w:tc>
          <w:tcPr>
            <w:tcW w:w="2340" w:type="dxa"/>
          </w:tcPr>
          <w:p>
            <w:pPr/>
            <w:del w:id="5217" w:author="Claude" w:date="2026-09-27T17:00:00Z">
              <w:r>
                <w:rPr>
                  <w:rStyle w:val="CodeChar"/>
                </w:rPr>
                <w:delText xml:space="preserve">cmr-prd-</w:delText>
              </w:r>
            </w:del>
            <w:del w:id="5218" w:author="Claude" w:date="2026-09-27T17:00:00Z">
              <w:r>
                <w:rPr>
                  <w:rStyle w:val="CodeChar"/>
                </w:rPr>
                <w:delText xml:space="preserve">dc1</w:delText>
              </w:r>
            </w:del>
            <w:del w:id="5219" w:author="Claude" w:date="2026-09-27T17:00:00Z">
              <w:r>
                <w:rPr>
                  <w:rStyle w:val="CodeChar"/>
                </w:rPr>
                <w:delText xml:space="preserve">-scrt-pay-dbc-01</w:delText>
              </w:r>
            </w:del>
          </w:p>
        </w:tc>
        <w:tc>
          <w:tcPr>
            <w:tcW w:w="2340" w:type="dxa"/>
          </w:tcPr>
          <w:p>
            <w:pPr/>
            <w:del w:id="5220" w:author="Claude" w:date="2026-09-27T17:00:00Z">
              <w:r>
                <w:delText xml:space="preserve">Security</w:delText>
              </w:r>
            </w:del>
          </w:p>
        </w:tc>
        <w:tc>
          <w:tcPr>
            <w:tcW w:w="2340" w:type="dxa"/>
          </w:tcPr>
          <w:p>
            <w:pPr/>
            <w:del w:id="5221" w:author="Claude" w:date="2026-09-27T17:00:00Z">
              <w:r>
                <w:delText xml:space="preserve">Database credential used by payments</w:delText>
              </w:r>
            </w:del>
          </w:p>
        </w:tc>
      </w:tr>
      <w:tr>
        <w:trPr>
          <w:del w:id="5222" w:author="Claude" w:date="2026-09-27T17:00:00Z"/>
        </w:trPr>
        <w:tc>
          <w:tcPr>
            <w:tcW w:w="2340" w:type="dxa"/>
          </w:tcPr>
          <w:p>
            <w:pPr/>
            <w:del w:id="5223" w:author="Claude" w:date="2026-09-27T17:00:00Z">
              <w:r>
                <w:delText xml:space="preserve">35</w:delText>
              </w:r>
            </w:del>
          </w:p>
        </w:tc>
        <w:tc>
          <w:tcPr>
            <w:tcW w:w="2340" w:type="dxa"/>
          </w:tcPr>
          <w:p>
            <w:pPr/>
            <w:del w:id="5224" w:author="Claude" w:date="2026-09-27T17:00:00Z">
              <w:r>
                <w:rPr>
                  <w:rStyle w:val="CodeChar"/>
                </w:rPr>
                <w:delText xml:space="preserve">abcprd</w:delText>
              </w:r>
            </w:del>
            <w:del w:id="5225" w:author="Claude" w:date="2026-09-27T17:00:00Z">
              <w:r>
                <w:rPr>
                  <w:rStyle w:val="CodeChar"/>
                </w:rPr>
                <w:delText xml:space="preserve">dc1</w:delText>
              </w:r>
            </w:del>
            <w:del w:id="5226" w:author="Claude" w:date="2026-09-27T17:00:00Z">
              <w:r>
                <w:rPr>
                  <w:rStyle w:val="CodeChar"/>
                </w:rPr>
                <w:delText xml:space="preserve">bsthub01</w:delText>
              </w:r>
            </w:del>
          </w:p>
        </w:tc>
        <w:tc>
          <w:tcPr>
            <w:tcW w:w="2340" w:type="dxa"/>
          </w:tcPr>
          <w:p>
            <w:pPr/>
            <w:del w:id="5227" w:author="Claude" w:date="2026-09-27T17:00:00Z">
              <w:r>
                <w:delText xml:space="preserve">Security</w:delText>
              </w:r>
            </w:del>
          </w:p>
        </w:tc>
        <w:tc>
          <w:tcPr>
            <w:tcW w:w="2340" w:type="dxa"/>
          </w:tcPr>
          <w:p>
            <w:pPr/>
            <w:del w:id="5228" w:author="Claude" w:date="2026-09-27T17:00:00Z">
              <w:r>
                <w:delText xml:space="preserve">Bastion into the production hub (Joined Name, alphanumeric-only field)</w:delText>
              </w:r>
            </w:del>
          </w:p>
        </w:tc>
      </w:tr>
      <w:tr>
        <w:trPr>
          <w:del w:id="5229" w:author="Claude" w:date="2026-09-27T17:00:00Z"/>
        </w:trPr>
        <w:tc>
          <w:tcPr>
            <w:tcW w:w="2340" w:type="dxa"/>
          </w:tcPr>
          <w:p>
            <w:pPr/>
            <w:del w:id="5230" w:author="Claude" w:date="2026-09-27T17:00:00Z">
              <w:r>
                <w:delText xml:space="preserve">36</w:delText>
              </w:r>
            </w:del>
          </w:p>
        </w:tc>
        <w:tc>
          <w:tcPr>
            <w:tcW w:w="2340" w:type="dxa"/>
          </w:tcPr>
          <w:p>
            <w:pPr/>
            <w:del w:id="5231" w:author="Claude" w:date="2026-09-27T17:00:00Z">
              <w:r>
                <w:rPr>
                  <w:rStyle w:val="CodeChar"/>
                </w:rPr>
                <w:delText xml:space="preserve">cmr-prd-grp-cbs-oper-01</w:delText>
              </w:r>
            </w:del>
          </w:p>
        </w:tc>
        <w:tc>
          <w:tcPr>
            <w:tcW w:w="2340" w:type="dxa"/>
          </w:tcPr>
          <w:p>
            <w:pPr/>
            <w:del w:id="5232" w:author="Claude" w:date="2026-09-27T17:00:00Z">
              <w:r>
                <w:delText xml:space="preserve">Identity</w:delText>
              </w:r>
            </w:del>
          </w:p>
        </w:tc>
        <w:tc>
          <w:tcPr>
            <w:tcW w:w="2340" w:type="dxa"/>
          </w:tcPr>
          <w:p>
            <w:pPr/>
            <w:del w:id="5233" w:author="Claude" w:date="2026-09-27T17:00:00Z">
              <w:r>
                <w:delText xml:space="preserve">Group of production operators for core banking (global, no region)</w:delText>
              </w:r>
            </w:del>
          </w:p>
        </w:tc>
      </w:tr>
      <w:tr>
        <w:trPr>
          <w:del w:id="5234" w:author="Claude" w:date="2026-09-27T17:00:00Z"/>
        </w:trPr>
        <w:tc>
          <w:tcPr>
            <w:tcW w:w="2340" w:type="dxa"/>
          </w:tcPr>
          <w:p>
            <w:pPr/>
            <w:del w:id="5235" w:author="Claude" w:date="2026-09-27T17:00:00Z">
              <w:r>
                <w:delText xml:space="preserve">37</w:delText>
              </w:r>
            </w:del>
          </w:p>
        </w:tc>
        <w:tc>
          <w:tcPr>
            <w:tcW w:w="2340" w:type="dxa"/>
          </w:tcPr>
          <w:p>
            <w:pPr/>
            <w:del w:id="5236" w:author="Claude" w:date="2026-09-27T17:00:00Z">
              <w:r>
                <w:rPr>
                  <w:rStyle w:val="CodeChar"/>
                </w:rPr>
                <w:delText xml:space="preserve">cmr-prd-pol-cbs-oper-01</w:delText>
              </w:r>
            </w:del>
          </w:p>
        </w:tc>
        <w:tc>
          <w:tcPr>
            <w:tcW w:w="2340" w:type="dxa"/>
          </w:tcPr>
          <w:p>
            <w:pPr/>
            <w:del w:id="5237" w:author="Claude" w:date="2026-09-27T17:00:00Z">
              <w:r>
                <w:delText xml:space="preserve">Identity</w:delText>
              </w:r>
            </w:del>
          </w:p>
        </w:tc>
        <w:tc>
          <w:tcPr>
            <w:tcW w:w="2340" w:type="dxa"/>
          </w:tcPr>
          <w:p>
            <w:pPr/>
            <w:del w:id="5238" w:author="Claude" w:date="2026-09-27T17:00:00Z">
              <w:r>
                <w:delText xml:space="preserve">The policy granting that group its rights; immutable name</w:delText>
              </w:r>
            </w:del>
          </w:p>
        </w:tc>
      </w:tr>
      <w:tr>
        <w:trPr>
          <w:del w:id="5239" w:author="Claude" w:date="2026-09-27T17:00:00Z"/>
        </w:trPr>
        <w:tc>
          <w:tcPr>
            <w:tcW w:w="2340" w:type="dxa"/>
          </w:tcPr>
          <w:p>
            <w:pPr/>
            <w:del w:id="5240" w:author="Claude" w:date="2026-09-27T17:00:00Z">
              <w:r>
                <w:delText xml:space="preserve">38</w:delText>
              </w:r>
            </w:del>
          </w:p>
        </w:tc>
        <w:tc>
          <w:tcPr>
            <w:tcW w:w="2340" w:type="dxa"/>
          </w:tcPr>
          <w:p>
            <w:pPr/>
            <w:del w:id="5241" w:author="Claude" w:date="2026-09-27T17:00:00Z">
              <w:r>
                <w:rPr>
                  <w:rStyle w:val="CodeChar"/>
                </w:rPr>
                <w:delText xml:space="preserve">cmr-prd-</w:delText>
              </w:r>
            </w:del>
            <w:del w:id="5242" w:author="Claude" w:date="2026-09-27T17:00:00Z">
              <w:r>
                <w:rPr>
                  <w:rStyle w:val="CodeChar"/>
                </w:rPr>
                <w:delText xml:space="preserve">dc1</w:delText>
              </w:r>
            </w:del>
            <w:del w:id="5243" w:author="Claude" w:date="2026-09-27T17:00:00Z">
              <w:r>
                <w:rPr>
                  <w:rStyle w:val="CodeChar"/>
                </w:rPr>
                <w:delText xml:space="preserve">-lgg-cbs-01</w:delText>
              </w:r>
            </w:del>
          </w:p>
        </w:tc>
        <w:tc>
          <w:tcPr>
            <w:tcW w:w="2340" w:type="dxa"/>
          </w:tcPr>
          <w:p>
            <w:pPr/>
            <w:del w:id="5244" w:author="Claude" w:date="2026-09-27T17:00:00Z">
              <w:r>
                <w:delText xml:space="preserve">Monitoring</w:delText>
              </w:r>
            </w:del>
          </w:p>
        </w:tc>
        <w:tc>
          <w:tcPr>
            <w:tcW w:w="2340" w:type="dxa"/>
          </w:tcPr>
          <w:p>
            <w:pPr/>
            <w:del w:id="5245" w:author="Claude" w:date="2026-09-27T17:00:00Z">
              <w:r>
                <w:delText xml:space="preserve">Log group for core banking production</w:delText>
              </w:r>
            </w:del>
          </w:p>
        </w:tc>
      </w:tr>
      <w:tr>
        <w:trPr>
          <w:del w:id="5246" w:author="Claude" w:date="2026-09-27T17:00:00Z"/>
        </w:trPr>
        <w:tc>
          <w:tcPr>
            <w:tcW w:w="2340" w:type="dxa"/>
          </w:tcPr>
          <w:p>
            <w:pPr/>
            <w:del w:id="5247" w:author="Claude" w:date="2026-09-27T17:00:00Z">
              <w:r>
                <w:delText xml:space="preserve">39</w:delText>
              </w:r>
            </w:del>
          </w:p>
        </w:tc>
        <w:tc>
          <w:tcPr>
            <w:tcW w:w="2340" w:type="dxa"/>
          </w:tcPr>
          <w:p>
            <w:pPr/>
            <w:del w:id="5248" w:author="Claude" w:date="2026-09-27T17:00:00Z">
              <w:r>
                <w:rPr>
                  <w:rStyle w:val="CodeChar"/>
                </w:rPr>
                <w:delText xml:space="preserve">cmr-prd-</w:delText>
              </w:r>
            </w:del>
            <w:del w:id="5249" w:author="Claude" w:date="2026-09-27T17:00:00Z">
              <w:r>
                <w:rPr>
                  <w:rStyle w:val="CodeChar"/>
                </w:rPr>
                <w:delText xml:space="preserve">dc1</w:delText>
              </w:r>
            </w:del>
            <w:del w:id="5250" w:author="Claude" w:date="2026-09-27T17:00:00Z">
              <w:r>
                <w:rPr>
                  <w:rStyle w:val="CodeChar"/>
                </w:rPr>
                <w:delText xml:space="preserve">-log-cbs-flow-01</w:delText>
              </w:r>
            </w:del>
          </w:p>
        </w:tc>
        <w:tc>
          <w:tcPr>
            <w:tcW w:w="2340" w:type="dxa"/>
          </w:tcPr>
          <w:p>
            <w:pPr/>
            <w:del w:id="5251" w:author="Claude" w:date="2026-09-27T17:00:00Z">
              <w:r>
                <w:delText xml:space="preserve">Monitoring, security</w:delText>
              </w:r>
            </w:del>
          </w:p>
        </w:tc>
        <w:tc>
          <w:tcPr>
            <w:tcW w:w="2340" w:type="dxa"/>
          </w:tcPr>
          <w:p>
            <w:pPr/>
            <w:del w:id="5252" w:author="Claude" w:date="2026-09-27T17:00:00Z">
              <w:r>
                <w:delText xml:space="preserve">VCN flow logs of the core banking spoke</w:delText>
              </w:r>
            </w:del>
          </w:p>
        </w:tc>
      </w:tr>
      <w:tr>
        <w:trPr>
          <w:del w:id="5253" w:author="Claude" w:date="2026-09-27T17:00:00Z"/>
        </w:trPr>
        <w:tc>
          <w:tcPr>
            <w:tcW w:w="2340" w:type="dxa"/>
          </w:tcPr>
          <w:p>
            <w:pPr/>
            <w:del w:id="5254" w:author="Claude" w:date="2026-09-27T17:00:00Z">
              <w:r>
                <w:delText xml:space="preserve">40</w:delText>
              </w:r>
            </w:del>
          </w:p>
        </w:tc>
        <w:tc>
          <w:tcPr>
            <w:tcW w:w="2340" w:type="dxa"/>
          </w:tcPr>
          <w:p>
            <w:pPr/>
            <w:del w:id="5255" w:author="Claude" w:date="2026-09-27T17:00:00Z">
              <w:r>
                <w:rPr>
                  <w:rStyle w:val="CodeChar"/>
                </w:rPr>
                <w:delText xml:space="preserve">cmr-prd-</w:delText>
              </w:r>
            </w:del>
            <w:del w:id="5256" w:author="Claude" w:date="2026-09-27T17:00:00Z">
              <w:r>
                <w:rPr>
                  <w:rStyle w:val="CodeChar"/>
                </w:rPr>
                <w:delText xml:space="preserve">dc1</w:delText>
              </w:r>
            </w:del>
            <w:del w:id="5257" w:author="Claude" w:date="2026-09-27T17:00:00Z">
              <w:r>
                <w:rPr>
                  <w:rStyle w:val="CodeChar"/>
                </w:rPr>
                <w:delText xml:space="preserve">-alm-pay-lat-01</w:delText>
              </w:r>
            </w:del>
          </w:p>
        </w:tc>
        <w:tc>
          <w:tcPr>
            <w:tcW w:w="2340" w:type="dxa"/>
          </w:tcPr>
          <w:p>
            <w:pPr/>
            <w:del w:id="5258" w:author="Claude" w:date="2026-09-27T17:00:00Z">
              <w:r>
                <w:delText xml:space="preserve">Monitoring</w:delText>
              </w:r>
            </w:del>
          </w:p>
        </w:tc>
        <w:tc>
          <w:tcPr>
            <w:tcW w:w="2340" w:type="dxa"/>
          </w:tcPr>
          <w:p>
            <w:pPr/>
            <w:del w:id="5259" w:author="Claude" w:date="2026-09-27T17:00:00Z">
              <w:r>
                <w:delText xml:space="preserve">Payments latency alarm</w:delText>
              </w:r>
            </w:del>
          </w:p>
        </w:tc>
      </w:tr>
      <w:tr>
        <w:trPr>
          <w:del w:id="5260" w:author="Claude" w:date="2026-09-27T17:00:00Z"/>
        </w:trPr>
        <w:tc>
          <w:tcPr>
            <w:tcW w:w="2340" w:type="dxa"/>
          </w:tcPr>
          <w:p>
            <w:pPr/>
            <w:del w:id="5261" w:author="Claude" w:date="2026-09-27T17:00:00Z">
              <w:r>
                <w:delText xml:space="preserve">41</w:delText>
              </w:r>
            </w:del>
          </w:p>
        </w:tc>
        <w:tc>
          <w:tcPr>
            <w:tcW w:w="2340" w:type="dxa"/>
          </w:tcPr>
          <w:p>
            <w:pPr/>
            <w:del w:id="5262" w:author="Claude" w:date="2026-09-27T17:00:00Z">
              <w:r>
                <w:rPr>
                  <w:rStyle w:val="CodeChar"/>
                </w:rPr>
                <w:delText xml:space="preserve">cmr-uat-</w:delText>
              </w:r>
            </w:del>
            <w:del w:id="5263" w:author="Claude" w:date="2026-09-27T17:00:00Z">
              <w:r>
                <w:rPr>
                  <w:rStyle w:val="CodeChar"/>
                </w:rPr>
                <w:delText xml:space="preserve">dc1</w:delText>
              </w:r>
            </w:del>
            <w:del w:id="5264" w:author="Claude" w:date="2026-09-27T17:00:00Z">
              <w:r>
                <w:rPr>
                  <w:rStyle w:val="CodeChar"/>
                </w:rPr>
                <w:delText xml:space="preserve">-apg-ibkap-ext-01</w:delText>
              </w:r>
            </w:del>
          </w:p>
        </w:tc>
        <w:tc>
          <w:tcPr>
            <w:tcW w:w="2340" w:type="dxa"/>
          </w:tcPr>
          <w:p>
            <w:pPr/>
            <w:del w:id="5265" w:author="Claude" w:date="2026-09-27T17:00:00Z">
              <w:r>
                <w:delText xml:space="preserve">Integration, UAT</w:delText>
              </w:r>
            </w:del>
          </w:p>
        </w:tc>
        <w:tc>
          <w:tcPr>
            <w:tcW w:w="2340" w:type="dxa"/>
          </w:tcPr>
          <w:p>
            <w:pPr/>
            <w:del w:id="5266" w:author="Claude" w:date="2026-09-27T17:00:00Z">
              <w:r>
                <w:delText xml:space="preserve">UAT API Gateway for the internet-banking API layer, exposed to partners</w:delText>
              </w:r>
            </w:del>
          </w:p>
        </w:tc>
      </w:tr>
      <w:tr>
        <w:trPr>
          <w:del w:id="5267" w:author="Claude" w:date="2026-09-27T17:00:00Z"/>
        </w:trPr>
        <w:tc>
          <w:tcPr>
            <w:tcW w:w="2340" w:type="dxa"/>
          </w:tcPr>
          <w:p>
            <w:pPr/>
            <w:del w:id="5268" w:author="Claude" w:date="2026-09-27T17:00:00Z">
              <w:r>
                <w:delText xml:space="preserve">42</w:delText>
              </w:r>
            </w:del>
          </w:p>
        </w:tc>
        <w:tc>
          <w:tcPr>
            <w:tcW w:w="2340" w:type="dxa"/>
          </w:tcPr>
          <w:p>
            <w:pPr/>
            <w:del w:id="5269" w:author="Claude" w:date="2026-09-27T17:00:00Z">
              <w:r>
                <w:rPr>
                  <w:rStyle w:val="CodeChar"/>
                </w:rPr>
                <w:delText xml:space="preserve">abc-prd-</w:delText>
              </w:r>
            </w:del>
            <w:del w:id="5270" w:author="Claude" w:date="2026-09-27T17:00:00Z">
              <w:r>
                <w:rPr>
                  <w:rStyle w:val="CodeChar"/>
                </w:rPr>
                <w:delText xml:space="preserve">dc1</w:delText>
              </w:r>
            </w:del>
            <w:del w:id="5271" w:author="Claude" w:date="2026-09-27T17:00:00Z">
              <w:r>
                <w:rPr>
                  <w:rStyle w:val="CodeChar"/>
                </w:rPr>
                <w:delText xml:space="preserve">-dis-dwh-01</w:delText>
              </w:r>
            </w:del>
          </w:p>
        </w:tc>
        <w:tc>
          <w:tcPr>
            <w:tcW w:w="2340" w:type="dxa"/>
          </w:tcPr>
          <w:p>
            <w:pPr/>
            <w:del w:id="5272" w:author="Claude" w:date="2026-09-27T17:00:00Z">
              <w:r>
                <w:delText xml:space="preserve">Data</w:delText>
              </w:r>
            </w:del>
          </w:p>
        </w:tc>
        <w:tc>
          <w:tcPr>
            <w:tcW w:w="2340" w:type="dxa"/>
          </w:tcPr>
          <w:p>
            <w:pPr/>
            <w:del w:id="5273" w:author="Claude" w:date="2026-09-27T17:00:00Z">
              <w:r>
                <w:delText xml:space="preserve">Group data-warehouse Data Integration workspace</w:delText>
              </w:r>
            </w:del>
          </w:p>
        </w:tc>
      </w:tr>
      <w:tr>
        <w:trPr>
          <w:del w:id="5274" w:author="Claude" w:date="2026-09-27T17:00:00Z"/>
        </w:trPr>
        <w:tc>
          <w:tcPr>
            <w:tcW w:w="2340" w:type="dxa"/>
          </w:tcPr>
          <w:p>
            <w:pPr/>
            <w:del w:id="5275" w:author="Claude" w:date="2026-09-27T17:00:00Z">
              <w:r>
                <w:delText xml:space="preserve">43</w:delText>
              </w:r>
            </w:del>
          </w:p>
        </w:tc>
        <w:tc>
          <w:tcPr>
            <w:tcW w:w="2340" w:type="dxa"/>
          </w:tcPr>
          <w:p>
            <w:pPr/>
            <w:del w:id="5276" w:author="Claude" w:date="2026-09-27T17:00:00Z">
              <w:r>
                <w:rPr>
                  <w:rStyle w:val="CodeChar"/>
                </w:rPr>
                <w:delText xml:space="preserve">cmr-sbx-</w:delText>
              </w:r>
            </w:del>
            <w:del w:id="5277" w:author="Claude" w:date="2026-09-27T17:00:00Z">
              <w:r>
                <w:rPr>
                  <w:rStyle w:val="CodeChar"/>
                </w:rPr>
                <w:delText xml:space="preserve">dc1</w:delText>
              </w:r>
            </w:del>
            <w:del w:id="5278" w:author="Claude" w:date="2026-09-27T17:00:00Z">
              <w:r>
                <w:rPr>
                  <w:rStyle w:val="CodeChar"/>
                </w:rPr>
                <w:delText xml:space="preserve">-vm-lab-ol-01</w:delText>
              </w:r>
            </w:del>
          </w:p>
        </w:tc>
        <w:tc>
          <w:tcPr>
            <w:tcW w:w="2340" w:type="dxa"/>
          </w:tcPr>
          <w:p>
            <w:pPr/>
            <w:del w:id="5279" w:author="Claude" w:date="2026-09-27T17:00:00Z">
              <w:r>
                <w:delText xml:space="preserve">Sandbox</w:delText>
              </w:r>
            </w:del>
          </w:p>
        </w:tc>
        <w:tc>
          <w:tcPr>
            <w:tcW w:w="2340" w:type="dxa"/>
          </w:tcPr>
          <w:p>
            <w:pPr/>
            <w:del w:id="5280" w:author="Claude" w:date="2026-09-27T17:00:00Z">
              <w:r>
                <w:delText xml:space="preserve">Experimental Linux VM, no bank data, auto-expires via tag</w:delText>
              </w:r>
            </w:del>
          </w:p>
        </w:tc>
      </w:tr>
    </w:tbl>
    <w:p>
      <w:pPr>
        <w:pStyle w:val="Heading3"/>
        <w:rPr>
          <w:del w:id="5282" w:author="Claude" w:date="2026-09-27T17:00:00Z"/>
        </w:rPr>
      </w:pPr>
      <w:del w:id="5281" w:author="Claude" w:date="2026-09-27T17:00:00Z">
        <w:r>
          <w:delText xml:space="preserve">Troubleshooting walk-through</w:delText>
        </w:r>
      </w:del>
    </w:p>
    <w:p>
      <w:pPr>
        <w:rPr>
          <w:del w:id="5284" w:author="Claude" w:date="2026-09-27T17:00:00Z"/>
        </w:rPr>
      </w:pPr>
      <w:del w:id="5283" w:author="Claude" w:date="2026-09-27T17:00:00Z">
        <w:r>
          <w:delText xml:space="preserve">A SOC analyst sees this in the SIEM at 02:10:</w:delText>
        </w:r>
      </w:del>
    </w:p>
    <w:p>
      <w:pPr>
        <w:pStyle w:val="Code"/>
        <w:rPr>
          <w:del w:id="5292" w:author="Claude" w:date="2026-09-27T17:00:00Z"/>
        </w:rPr>
      </w:pPr>
      <w:del w:id="5285" w:author="Claude" w:date="2026-09-27T17:00:00Z">
        <w:r>
          <w:delText xml:space="preserve">VCN flow log  cmr-prd-</w:delText>
        </w:r>
      </w:del>
      <w:del w:id="5286" w:author="Claude" w:date="2026-09-27T17:00:00Z">
        <w:r>
          <w:delText xml:space="preserve">dc1</w:delText>
        </w:r>
      </w:del>
      <w:del w:id="5287" w:author="Claude" w:date="2026-09-27T17:00:00Z">
        <w:r>
          <w:delText xml:space="preserve">-log-cbs-flow-01</w:delText>
        </w:r>
      </w:del>
      <w:del w:id="5288" w:author="Claude" w:date="2026-09-27T17:00:00Z">
        <w:r>
          <w:br/>
        </w:r>
      </w:del>
      <w:del w:id="5289" w:author="Claude" w:date="2026-09-27T17:00:00Z">
        <w:r>
          <w:delText xml:space="preserve">REJECT  src=10.x.x.x (subnet db01 of cmrp</w:delText>
        </w:r>
      </w:del>
      <w:del w:id="5290" w:author="Claude" w:date="2026-09-27T17:00:00Z">
        <w:r>
          <w:delText xml:space="preserve">dc1</w:delText>
        </w:r>
      </w:del>
      <w:del w:id="5291" w:author="Claude" w:date="2026-09-27T17:00:00Z">
        <w:r>
          <w:delText xml:space="preserve">cbs01)  dst=0.0.0.0/0:443</w:delText>
        </w:r>
      </w:del>
    </w:p>
    <w:p>
      <w:pPr>
        <w:rPr>
          <w:del w:id="5302" w:author="Claude" w:date="2026-09-27T17:00:00Z"/>
        </w:rPr>
      </w:pPr>
      <w:del w:id="5293" w:author="Claude" w:date="2026-09-27T17:00:00Z">
        <w:r>
          <w:delText xml:space="preserve">Without opening the Console the analyst knows: Cameroon entity, production (P1 severity applies), </w:delText>
        </w:r>
      </w:del>
      <w:del w:id="5294" w:author="Claude" w:date="2026-09-27T17:00:00Z">
        <w:r>
          <w:delText xml:space="preserve">Casablanca</w:delText>
        </w:r>
      </w:del>
      <w:del w:id="5295" w:author="Claude" w:date="2026-09-27T17:00:00Z">
        <w:r>
          <w:delText xml:space="preserve"> region, core banking, and the traffic originated in the </w:delText>
        </w:r>
      </w:del>
      <w:del w:id="5296" w:author="Claude" w:date="2026-09-27T17:00:00Z">
        <w:r>
          <w:rPr>
            <w:b/>
          </w:rPr>
          <w:delText xml:space="preserve">database tier</w:delText>
        </w:r>
      </w:del>
      <w:del w:id="5297" w:author="Claude" w:date="2026-09-27T17:00:00Z">
        <w:r>
          <w:delText xml:space="preserve"> trying to reach the internet on 443. Databases have no business initiating outbound internet connections, so this is escalated as potential exfiltration and the core banking support group (from the resource's </w:delText>
        </w:r>
      </w:del>
      <w:del w:id="5298" w:author="Claude" w:date="2026-09-27T17:00:00Z">
        <w:r>
          <w:rPr>
            <w:rStyle w:val="CodeChar"/>
          </w:rPr>
          <w:delText xml:space="preserve">SupportGroup</w:delText>
        </w:r>
      </w:del>
      <w:del w:id="5299" w:author="Claude" w:date="2026-09-27T17:00:00Z">
        <w:r>
          <w:delText xml:space="preserve"> tag) is paged. A name like </w:delText>
        </w:r>
      </w:del>
      <w:del w:id="5300" w:author="Claude" w:date="2026-09-27T17:00:00Z">
        <w:r>
          <w:rPr>
            <w:rStyle w:val="CodeChar"/>
          </w:rPr>
          <w:delText xml:space="preserve">log-7</w:delText>
        </w:r>
      </w:del>
      <w:del w:id="5301" w:author="Claude" w:date="2026-09-27T17:00:00Z">
        <w:r>
          <w:delText xml:space="preserve"> would have required three Console look-ups to reach the same conclusion.</w:delText>
        </w:r>
      </w:del>
    </w:p>
    <w:p>
      <w:pPr>
        <w:pStyle w:val="Heading2"/>
        <w:rPr>
          <w:del w:id="5304" w:author="Claude" w:date="2026-09-27T17:00:00Z"/>
        </w:rPr>
      </w:pPr>
      <w:del w:id="5303" w:author="Claude" w:date="2026-09-27T17:00:00Z">
        <w:r>
          <w:delText xml:space="preserve">26. One-Page Engineer Cheat Sheet</w:delText>
        </w:r>
      </w:del>
    </w:p>
    <w:p>
      <w:pPr>
        <w:rPr>
          <w:del w:id="5306" w:author="Claude" w:date="2026-09-27T17:00:00Z"/>
        </w:rPr>
      </w:pPr>
      <w:del w:id="5305" w:author="Claude" w:date="2026-09-27T17:00:00Z">
        <w:r>
          <w:rPr>
            <w:b/>
          </w:rPr>
          <w:delText xml:space="preserve">Print this page. If your pipeline generates the name, you are done; this page is for reading names and for the rare manual case.</w:delText>
        </w:r>
      </w:del>
    </w:p>
    <w:p>
      <w:pPr>
        <w:pStyle w:val="Heading3"/>
        <w:rPr>
          <w:del w:id="5308" w:author="Claude" w:date="2026-09-27T17:00:00Z"/>
        </w:rPr>
      </w:pPr>
      <w:del w:id="5307" w:author="Claude" w:date="2026-09-27T17:00:00Z">
        <w:r>
          <w:delText xml:space="preserve">Formula</w:delText>
        </w:r>
      </w:del>
    </w:p>
    <w:p>
      <w:pPr>
        <w:pStyle w:val="Code"/>
        <w:rPr>
          <w:del w:id="5316" w:author="Claude" w:date="2026-09-27T17:00:00Z"/>
        </w:rPr>
      </w:pPr>
      <w:del w:id="5309" w:author="Claude" w:date="2026-09-27T17:00:00Z">
        <w:r>
          <w:delText xml:space="preserve">REGIONAL  &lt;org&gt;-&lt;env&gt;-&lt;rgn&gt;-&lt;type&gt;-&lt;app&gt;[-&lt;qual&gt;]-&lt;nn&gt;    cmr-prd-</w:delText>
        </w:r>
      </w:del>
      <w:del w:id="5310" w:author="Claude" w:date="2026-09-27T17:00:00Z">
        <w:r>
          <w:delText xml:space="preserve">dc1</w:delText>
        </w:r>
      </w:del>
      <w:del w:id="5311" w:author="Claude" w:date="2026-09-27T17:00:00Z">
        <w:r>
          <w:delText xml:space="preserve">-vm-cbs-ol-01</w:delText>
        </w:r>
      </w:del>
      <w:del w:id="5312" w:author="Claude" w:date="2026-09-27T17:00:00Z">
        <w:r>
          <w:br/>
        </w:r>
      </w:del>
      <w:del w:id="5313" w:author="Claude" w:date="2026-09-27T17:00:00Z">
        <w:r>
          <w:delText xml:space="preserve">GLOBAL    &lt;org&gt;-&lt;env&gt;-&lt;type&gt;-&lt;app&gt;[-&lt;qual&gt;]-&lt;nn&gt;          cmr-prd-pol-cbs-oper-01</w:delText>
        </w:r>
      </w:del>
      <w:del w:id="5314" w:author="Claude" w:date="2026-09-27T17:00:00Z">
        <w:r>
          <w:br/>
        </w:r>
      </w:del>
      <w:del w:id="5315" w:author="Claude" w:date="2026-09-27T17:00:00Z">
        <w:r>
          <w:delText xml:space="preserve">lowercase a-z 0-9 and hyphen only | nn = 01..99 | max 40 chars</w:delText>
        </w:r>
      </w:del>
    </w:p>
    <w:p>
      <w:pPr>
        <w:rPr>
          <w:del w:id="5320" w:author="Claude" w:date="2026-09-27T17:00:00Z"/>
        </w:rPr>
      </w:pPr>
      <w:del w:id="5317" w:author="Claude" w:date="2026-09-27T17:00:00Z">
        <w:r>
          <w:rPr>
            <w:b/>
          </w:rPr>
          <w:delText xml:space="preserve">Global (no region):</w:delText>
        </w:r>
      </w:del>
      <w:del w:id="5318" w:author="Claude" w:date="2026-09-27T17:00:00Z">
        <w:r>
          <w:delText xml:space="preserve"> compartments, policies, groups, dynamic groups, identity domains, budgets, quotas, security zones, Cloud Guard targets. </w:delText>
        </w:r>
      </w:del>
      <w:del w:id="5319" w:author="Claude" w:date="2026-09-27T17:00:00Z">
        <w:r>
          <w:rPr>
            <w:b/>
          </w:rPr>
          <w:delText xml:space="preserve">Everything else is regional.</w:delText>
        </w:r>
      </w:del>
    </w:p>
    <w:p>
      <w:pPr>
        <w:pStyle w:val="Heading3"/>
        <w:rPr>
          <w:del w:id="5322" w:author="Claude" w:date="2026-09-27T17:00:00Z"/>
        </w:rPr>
      </w:pPr>
      <w:del w:id="5321" w:author="Claude" w:date="2026-09-27T17:00:00Z">
        <w:r>
          <w:delText xml:space="preserve">Tokens</w:delText>
        </w:r>
      </w:del>
    </w:p>
    <w:tbl>
      <w:tblPr>
        <w:tblStyle w:val="TableGrid"/>
        <w:tblW w:w="0" w:type="auto"/>
        <w:tblLayout w:type="fixed"/>
        <w:tblLook w:val="04A0" w:firstRow="1" w:lastRow="0" w:firstColumn="0" w:lastColumn="0" w:noHBand="0" w:noVBand="1"/>
      </w:tblPr>
      <w:tblGrid>
        <w:gridCol w:w="4680"/>
        <w:gridCol w:w="4680"/>
      </w:tblGrid>
      <w:tr>
        <w:trPr>
          <w:tblHeader/>
          <w:del w:id="5323" w:author="Claude" w:date="2026-09-27T17:00:00Z"/>
        </w:trPr>
        <w:tc>
          <w:tcPr>
            <w:tcW w:w="4680" w:type="dxa"/>
            <w:shd w:val="clear" w:color="auto" w:fill="F2F2F2"/>
          </w:tcPr>
          <w:p>
            <w:pPr/>
            <w:del w:id="5324" w:author="Claude" w:date="2026-09-27T17:00:00Z">
              <w:r>
                <w:delText xml:space="preserve">Token</w:delText>
              </w:r>
            </w:del>
          </w:p>
        </w:tc>
        <w:tc>
          <w:tcPr>
            <w:tcW w:w="4680" w:type="dxa"/>
            <w:shd w:val="clear" w:color="auto" w:fill="F2F2F2"/>
          </w:tcPr>
          <w:p>
            <w:pPr/>
            <w:del w:id="5325" w:author="Claude" w:date="2026-09-27T17:00:00Z">
              <w:r>
                <w:delText xml:space="preserve">Values</w:delText>
              </w:r>
            </w:del>
          </w:p>
        </w:tc>
      </w:tr>
      <w:tr>
        <w:trPr>
          <w:del w:id="5326" w:author="Claude" w:date="2026-09-27T17:00:00Z"/>
        </w:trPr>
        <w:tc>
          <w:tcPr>
            <w:tcW w:w="4680" w:type="dxa"/>
          </w:tcPr>
          <w:p>
            <w:pPr/>
            <w:del w:id="5327" w:author="Claude" w:date="2026-09-27T17:00:00Z">
              <w:r>
                <w:rPr>
                  <w:rStyle w:val="CodeChar"/>
                </w:rPr>
                <w:delText xml:space="preserve">org</w:delText>
              </w:r>
            </w:del>
          </w:p>
        </w:tc>
        <w:tc>
          <w:tcPr>
            <w:tcW w:w="4680" w:type="dxa"/>
          </w:tcPr>
          <w:p>
            <w:pPr/>
            <w:del w:id="5328" w:author="Claude" w:date="2026-09-27T17:00:00Z">
              <w:r>
                <w:rPr>
                  <w:rStyle w:val="CodeChar"/>
                </w:rPr>
                <w:delText xml:space="preserve">abc</w:delText>
              </w:r>
            </w:del>
            <w:del w:id="5329" w:author="Claude" w:date="2026-09-27T17:00:00Z">
              <w:r>
                <w:delText xml:space="preserve"> group · </w:delText>
              </w:r>
            </w:del>
            <w:del w:id="5330" w:author="Claude" w:date="2026-09-27T17:00:00Z">
              <w:r>
                <w:rPr>
                  <w:rStyle w:val="CodeChar"/>
                </w:rPr>
                <w:delText xml:space="preserve">cmr</w:delText>
              </w:r>
            </w:del>
            <w:del w:id="5331" w:author="Claude" w:date="2026-09-27T17:00:00Z">
              <w:r>
                <w:delText xml:space="preserve"> Cameroon · </w:delText>
              </w:r>
            </w:del>
            <w:del w:id="5332" w:author="Claude" w:date="2026-09-27T17:00:00Z">
              <w:r>
                <w:rPr>
                  <w:rStyle w:val="CodeChar"/>
                </w:rPr>
                <w:delText xml:space="preserve">gab</w:delText>
              </w:r>
            </w:del>
            <w:del w:id="5333" w:author="Claude" w:date="2026-09-27T17:00:00Z">
              <w:r>
                <w:delText xml:space="preserve"> Gabon · </w:delText>
              </w:r>
            </w:del>
            <w:del w:id="5334" w:author="Claude" w:date="2026-09-27T17:00:00Z">
              <w:r>
                <w:rPr>
                  <w:rStyle w:val="CodeChar"/>
                </w:rPr>
                <w:delText xml:space="preserve">tcd</w:delText>
              </w:r>
            </w:del>
            <w:del w:id="5335" w:author="Claude" w:date="2026-09-27T17:00:00Z">
              <w:r>
                <w:delText xml:space="preserve"> Chad (ISO alpha-3)</w:delText>
              </w:r>
            </w:del>
          </w:p>
        </w:tc>
      </w:tr>
      <w:tr>
        <w:trPr>
          <w:del w:id="5336" w:author="Claude" w:date="2026-09-27T17:00:00Z"/>
        </w:trPr>
        <w:tc>
          <w:tcPr>
            <w:tcW w:w="4680" w:type="dxa"/>
          </w:tcPr>
          <w:p>
            <w:pPr/>
            <w:del w:id="5337" w:author="Claude" w:date="2026-09-27T17:00:00Z">
              <w:r>
                <w:rPr>
                  <w:rStyle w:val="CodeChar"/>
                </w:rPr>
                <w:delText xml:space="preserve">env</w:delText>
              </w:r>
            </w:del>
          </w:p>
        </w:tc>
        <w:tc>
          <w:tcPr>
            <w:tcW w:w="4680" w:type="dxa"/>
          </w:tcPr>
          <w:p>
            <w:pPr/>
            <w:del w:id="5338" w:author="Claude" w:date="2026-09-27T17:00:00Z">
              <w:r>
                <w:rPr>
                  <w:rStyle w:val="CodeChar"/>
                </w:rPr>
                <w:delText xml:space="preserve">prd</w:delText>
              </w:r>
            </w:del>
            <w:del w:id="5339" w:author="Claude" w:date="2026-09-27T17:00:00Z">
              <w:r>
                <w:delText xml:space="preserve"> prod · </w:delText>
              </w:r>
            </w:del>
            <w:del w:id="5340" w:author="Claude" w:date="2026-09-27T17:00:00Z">
              <w:r>
                <w:rPr>
                  <w:rStyle w:val="CodeChar"/>
                </w:rPr>
                <w:delText xml:space="preserve">stg</w:delText>
              </w:r>
            </w:del>
            <w:del w:id="5341" w:author="Claude" w:date="2026-09-27T17:00:00Z">
              <w:r>
                <w:delText xml:space="preserve"> staging · </w:delText>
              </w:r>
            </w:del>
            <w:del w:id="5342" w:author="Claude" w:date="2026-09-27T17:00:00Z">
              <w:r>
                <w:rPr>
                  <w:rStyle w:val="CodeChar"/>
                </w:rPr>
                <w:delText xml:space="preserve">uat</w:delText>
              </w:r>
            </w:del>
            <w:del w:id="5343" w:author="Claude" w:date="2026-09-27T17:00:00Z">
              <w:r>
                <w:delText xml:space="preserve"> · </w:delText>
              </w:r>
            </w:del>
            <w:del w:id="5344" w:author="Claude" w:date="2026-09-27T17:00:00Z">
              <w:r>
                <w:rPr>
                  <w:rStyle w:val="CodeChar"/>
                </w:rPr>
                <w:delText xml:space="preserve">sit</w:delText>
              </w:r>
            </w:del>
            <w:del w:id="5345" w:author="Claude" w:date="2026-09-27T17:00:00Z">
              <w:r>
                <w:delText xml:space="preserve"> · </w:delText>
              </w:r>
            </w:del>
            <w:del w:id="5346" w:author="Claude" w:date="2026-09-27T17:00:00Z">
              <w:r>
                <w:rPr>
                  <w:rStyle w:val="CodeChar"/>
                </w:rPr>
                <w:delText xml:space="preserve">prf</w:delText>
              </w:r>
            </w:del>
            <w:del w:id="5347" w:author="Claude" w:date="2026-09-27T17:00:00Z">
              <w:r>
                <w:delText xml:space="preserve"> perf · </w:delText>
              </w:r>
            </w:del>
            <w:del w:id="5348" w:author="Claude" w:date="2026-09-27T17:00:00Z">
              <w:r>
                <w:rPr>
                  <w:rStyle w:val="CodeChar"/>
                </w:rPr>
                <w:delText xml:space="preserve">dev</w:delText>
              </w:r>
            </w:del>
            <w:del w:id="5349" w:author="Claude" w:date="2026-09-27T17:00:00Z">
              <w:r>
                <w:delText xml:space="preserve"> · </w:delText>
              </w:r>
            </w:del>
            <w:del w:id="5350" w:author="Claude" w:date="2026-09-27T17:00:00Z">
              <w:r>
                <w:rPr>
                  <w:rStyle w:val="CodeChar"/>
                </w:rPr>
                <w:delText xml:space="preserve">trn</w:delText>
              </w:r>
            </w:del>
            <w:del w:id="5351" w:author="Claude" w:date="2026-09-27T17:00:00Z">
              <w:r>
                <w:delText xml:space="preserve"> training · </w:delText>
              </w:r>
            </w:del>
            <w:del w:id="5352" w:author="Claude" w:date="2026-09-27T17:00:00Z">
              <w:r>
                <w:rPr>
                  <w:rStyle w:val="CodeChar"/>
                </w:rPr>
                <w:delText xml:space="preserve">sbx</w:delText>
              </w:r>
            </w:del>
            <w:del w:id="5353" w:author="Claude" w:date="2026-09-27T17:00:00Z">
              <w:r>
                <w:delText xml:space="preserve"> sandbox · </w:delText>
              </w:r>
            </w:del>
            <w:del w:id="5354" w:author="Claude" w:date="2026-09-27T17:00:00Z">
              <w:r>
                <w:rPr>
                  <w:rStyle w:val="CodeChar"/>
                </w:rPr>
                <w:delText xml:space="preserve">npd</w:delText>
              </w:r>
            </w:del>
            <w:del w:id="5355" w:author="Claude" w:date="2026-09-27T17:00:00Z">
              <w:r>
                <w:delText xml:space="preserve"> shared non-prod · add </w:delText>
              </w:r>
            </w:del>
            <w:del w:id="5356" w:author="Claude" w:date="2026-09-27T17:00:00Z">
              <w:r>
                <w:rPr>
                  <w:rStyle w:val="CodeChar"/>
                </w:rPr>
                <w:delText xml:space="preserve">2</w:delText>
              </w:r>
            </w:del>
            <w:del w:id="5357" w:author="Claude" w:date="2026-09-27T17:00:00Z">
              <w:r>
                <w:delText xml:space="preserve">–</w:delText>
              </w:r>
            </w:del>
            <w:del w:id="5358" w:author="Claude" w:date="2026-09-27T17:00:00Z">
              <w:r>
                <w:rPr>
                  <w:rStyle w:val="CodeChar"/>
                </w:rPr>
                <w:delText xml:space="preserve">9</w:delText>
              </w:r>
            </w:del>
            <w:del w:id="5359" w:author="Claude" w:date="2026-09-27T17:00:00Z">
              <w:r>
                <w:delText xml:space="preserve"> for parallel (</w:delText>
              </w:r>
            </w:del>
            <w:del w:id="5360" w:author="Claude" w:date="2026-09-27T17:00:00Z">
              <w:r>
                <w:rPr>
                  <w:rStyle w:val="CodeChar"/>
                </w:rPr>
                <w:delText xml:space="preserve">sit2</w:delText>
              </w:r>
            </w:del>
            <w:del w:id="5361" w:author="Claude" w:date="2026-09-27T17:00:00Z">
              <w:r>
                <w:delText xml:space="preserve">)</w:delText>
              </w:r>
            </w:del>
          </w:p>
        </w:tc>
      </w:tr>
      <w:tr>
        <w:trPr>
          <w:del w:id="5362" w:author="Claude" w:date="2026-09-27T17:00:00Z"/>
        </w:trPr>
        <w:tc>
          <w:tcPr>
            <w:tcW w:w="4680" w:type="dxa"/>
          </w:tcPr>
          <w:p>
            <w:pPr/>
            <w:del w:id="5363" w:author="Claude" w:date="2026-09-27T17:00:00Z">
              <w:r>
                <w:rPr>
                  <w:rStyle w:val="CodeChar"/>
                </w:rPr>
                <w:delText xml:space="preserve">rgn</w:delText>
              </w:r>
            </w:del>
          </w:p>
        </w:tc>
        <w:tc>
          <w:tcPr>
            <w:tcW w:w="4680" w:type="dxa"/>
          </w:tcPr>
          <w:p>
            <w:pPr/>
            <w:del w:id="5364" w:author="Claude" w:date="2026-09-27T17:00:00Z">
              <w:r>
                <w:rPr>
                  <w:rStyle w:val="CodeChar"/>
                </w:rPr>
                <w:delText xml:space="preserve">dc1</w:delText>
              </w:r>
            </w:del>
            <w:del w:id="5365" w:author="Claude" w:date="2026-09-27T17:00:00Z">
              <w:r>
                <w:delText xml:space="preserve"> Morocco West, Casablanca (primary) · </w:delText>
              </w:r>
            </w:del>
            <w:del w:id="5366" w:author="Claude" w:date="2026-09-27T17:00:00Z">
              <w:r>
                <w:rPr>
                  <w:rStyle w:val="CodeChar"/>
                </w:rPr>
                <w:delText xml:space="preserve">dc2</w:delText>
              </w:r>
            </w:del>
            <w:del w:id="5367" w:author="Claude" w:date="2026-09-27T17:00:00Z">
              <w:r>
                <w:delText xml:space="preserve"> South Africa Central, Johannesburg (recovery). No other regions.</w:delText>
              </w:r>
            </w:del>
          </w:p>
        </w:tc>
      </w:tr>
      <w:tr>
        <w:trPr>
          <w:del w:id="5368" w:author="Claude" w:date="2026-09-27T17:00:00Z"/>
        </w:trPr>
        <w:tc>
          <w:tcPr>
            <w:tcW w:w="4680" w:type="dxa"/>
          </w:tcPr>
          <w:p>
            <w:pPr/>
            <w:del w:id="5369" w:author="Claude" w:date="2026-09-27T17:00:00Z">
              <w:r>
                <w:rPr>
                  <w:rStyle w:val="CodeChar"/>
                </w:rPr>
                <w:delText xml:space="preserve">app</w:delText>
              </w:r>
            </w:del>
          </w:p>
        </w:tc>
        <w:tc>
          <w:tcPr>
            <w:tcW w:w="4680" w:type="dxa"/>
          </w:tcPr>
          <w:p>
            <w:pPr/>
            <w:del w:id="5370" w:author="Claude" w:date="2026-09-27T17:00:00Z">
              <w:r>
                <w:delText xml:space="preserve">From the Application Register: </w:delText>
              </w:r>
            </w:del>
            <w:del w:id="5371" w:author="Claude" w:date="2026-09-27T17:00:00Z">
              <w:r>
                <w:rPr>
                  <w:rStyle w:val="CodeChar"/>
                </w:rPr>
                <w:delText xml:space="preserve">cbs</w:delText>
              </w:r>
            </w:del>
            <w:del w:id="5372" w:author="Claude" w:date="2026-09-27T17:00:00Z">
              <w:r>
                <w:delText xml:space="preserve"> </w:delText>
              </w:r>
            </w:del>
            <w:del w:id="5373" w:author="Claude" w:date="2026-09-27T17:00:00Z">
              <w:r>
                <w:rPr>
                  <w:rStyle w:val="CodeChar"/>
                </w:rPr>
                <w:delText xml:space="preserve">pay</w:delText>
              </w:r>
            </w:del>
            <w:del w:id="5374" w:author="Claude" w:date="2026-09-27T17:00:00Z">
              <w:r>
                <w:delText xml:space="preserve"> </w:delText>
              </w:r>
            </w:del>
            <w:del w:id="5375" w:author="Claude" w:date="2026-09-27T17:00:00Z">
              <w:r>
                <w:rPr>
                  <w:rStyle w:val="CodeChar"/>
                </w:rPr>
                <w:delText xml:space="preserve">ibk</w:delText>
              </w:r>
            </w:del>
            <w:del w:id="5376" w:author="Claude" w:date="2026-09-27T17:00:00Z">
              <w:r>
                <w:delText xml:space="preserve"> </w:delText>
              </w:r>
            </w:del>
            <w:del w:id="5377" w:author="Claude" w:date="2026-09-27T17:00:00Z">
              <w:r>
                <w:rPr>
                  <w:rStyle w:val="CodeChar"/>
                </w:rPr>
                <w:delText xml:space="preserve">mob</w:delText>
              </w:r>
            </w:del>
            <w:del w:id="5378" w:author="Claude" w:date="2026-09-27T17:00:00Z">
              <w:r>
                <w:delText xml:space="preserve"> </w:delText>
              </w:r>
            </w:del>
            <w:del w:id="5379" w:author="Claude" w:date="2026-09-27T17:00:00Z">
              <w:r>
                <w:rPr>
                  <w:rStyle w:val="CodeChar"/>
                </w:rPr>
                <w:delText xml:space="preserve">crm</w:delText>
              </w:r>
            </w:del>
            <w:del w:id="5380" w:author="Claude" w:date="2026-09-27T17:00:00Z">
              <w:r>
                <w:delText xml:space="preserve"> </w:delText>
              </w:r>
            </w:del>
            <w:del w:id="5381" w:author="Claude" w:date="2026-09-27T17:00:00Z">
              <w:r>
                <w:rPr>
                  <w:rStyle w:val="CodeChar"/>
                </w:rPr>
                <w:delText xml:space="preserve">dwh</w:delText>
              </w:r>
            </w:del>
            <w:del w:id="5382" w:author="Claude" w:date="2026-09-27T17:00:00Z">
              <w:r>
                <w:delText xml:space="preserve"> · platform: </w:delText>
              </w:r>
            </w:del>
            <w:del w:id="5383" w:author="Claude" w:date="2026-09-27T17:00:00Z">
              <w:r>
                <w:rPr>
                  <w:rStyle w:val="CodeChar"/>
                </w:rPr>
                <w:delText xml:space="preserve">hub</w:delText>
              </w:r>
            </w:del>
            <w:del w:id="5384" w:author="Claude" w:date="2026-09-27T17:00:00Z">
              <w:r>
                <w:delText xml:space="preserve"> </w:delText>
              </w:r>
            </w:del>
            <w:del w:id="5385" w:author="Claude" w:date="2026-09-27T17:00:00Z">
              <w:r>
                <w:rPr>
                  <w:rStyle w:val="CodeChar"/>
                </w:rPr>
                <w:delText xml:space="preserve">net</w:delText>
              </w:r>
            </w:del>
            <w:del w:id="5386" w:author="Claude" w:date="2026-09-27T17:00:00Z">
              <w:r>
                <w:delText xml:space="preserve"> </w:delText>
              </w:r>
            </w:del>
            <w:del w:id="5387" w:author="Claude" w:date="2026-09-27T17:00:00Z">
              <w:r>
                <w:rPr>
                  <w:rStyle w:val="CodeChar"/>
                </w:rPr>
                <w:delText xml:space="preserve">soc</w:delText>
              </w:r>
            </w:del>
            <w:del w:id="5388" w:author="Claude" w:date="2026-09-27T17:00:00Z">
              <w:r>
                <w:delText xml:space="preserve"> </w:delText>
              </w:r>
            </w:del>
            <w:del w:id="5389" w:author="Claude" w:date="2026-09-27T17:00:00Z">
              <w:r>
                <w:rPr>
                  <w:rStyle w:val="CodeChar"/>
                </w:rPr>
                <w:delText xml:space="preserve">obs</w:delText>
              </w:r>
            </w:del>
            <w:del w:id="5390" w:author="Claude" w:date="2026-09-27T17:00:00Z">
              <w:r>
                <w:delText xml:space="preserve"> </w:delText>
              </w:r>
            </w:del>
            <w:del w:id="5391" w:author="Claude" w:date="2026-09-27T17:00:00Z">
              <w:r>
                <w:rPr>
                  <w:rStyle w:val="CodeChar"/>
                </w:rPr>
                <w:delText xml:space="preserve">kms</w:delText>
              </w:r>
            </w:del>
            <w:del w:id="5392" w:author="Claude" w:date="2026-09-27T17:00:00Z">
              <w:r>
                <w:delText xml:space="preserve"> </w:delText>
              </w:r>
            </w:del>
            <w:del w:id="5393" w:author="Claude" w:date="2026-09-27T17:00:00Z">
              <w:r>
                <w:rPr>
                  <w:rStyle w:val="CodeChar"/>
                </w:rPr>
                <w:delText xml:space="preserve">dbp</w:delText>
              </w:r>
            </w:del>
            <w:del w:id="5394" w:author="Claude" w:date="2026-09-27T17:00:00Z">
              <w:r>
                <w:delText xml:space="preserve"> </w:delText>
              </w:r>
            </w:del>
            <w:del w:id="5395" w:author="Claude" w:date="2026-09-27T17:00:00Z">
              <w:r>
                <w:rPr>
                  <w:rStyle w:val="CodeChar"/>
                </w:rPr>
                <w:delText xml:space="preserve">cicd</w:delText>
              </w:r>
            </w:del>
            <w:del w:id="5396" w:author="Claude" w:date="2026-09-27T17:00:00Z">
              <w:r>
                <w:delText xml:space="preserve"> </w:delText>
              </w:r>
            </w:del>
            <w:del w:id="5397" w:author="Claude" w:date="2026-09-27T17:00:00Z">
              <w:r>
                <w:rPr>
                  <w:rStyle w:val="CodeChar"/>
                </w:rPr>
                <w:delText xml:space="preserve">bkp</w:delText>
              </w:r>
            </w:del>
            <w:del w:id="5398" w:author="Claude" w:date="2026-09-27T17:00:00Z">
              <w:r>
                <w:delText xml:space="preserve"> </w:delText>
              </w:r>
            </w:del>
            <w:del w:id="5399" w:author="Claude" w:date="2026-09-27T17:00:00Z">
              <w:r>
                <w:rPr>
                  <w:rStyle w:val="CodeChar"/>
                </w:rPr>
                <w:delText xml:space="preserve">gold</w:delText>
              </w:r>
            </w:del>
            <w:del w:id="5400" w:author="Claude" w:date="2026-09-27T17:00:00Z">
              <w:r>
                <w:delText xml:space="preserve"> </w:delText>
              </w:r>
            </w:del>
            <w:del w:id="5401" w:author="Claude" w:date="2026-09-27T17:00:00Z">
              <w:r>
                <w:rPr>
                  <w:rStyle w:val="CodeChar"/>
                </w:rPr>
                <w:delText xml:space="preserve">itg</w:delText>
              </w:r>
            </w:del>
          </w:p>
        </w:tc>
      </w:tr>
    </w:tbl>
    <w:p>
      <w:pPr>
        <w:pStyle w:val="Heading3"/>
        <w:rPr>
          <w:del w:id="5403" w:author="Claude" w:date="2026-09-27T17:00:00Z"/>
        </w:rPr>
      </w:pPr>
      <w:del w:id="5402" w:author="Claude" w:date="2026-09-27T17:00:00Z">
        <w:r>
          <w:delText xml:space="preserve">Type codes (most used)</w:delText>
        </w:r>
      </w:de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del w:id="5404" w:author="Claude" w:date="2026-09-27T17:00:00Z"/>
        </w:trPr>
        <w:tc>
          <w:tcPr>
            <w:tcW w:w="1872" w:type="dxa"/>
            <w:shd w:val="clear" w:color="auto" w:fill="F2F2F2"/>
          </w:tcPr>
          <w:p>
            <w:pPr/>
            <w:del w:id="5405" w:author="Claude" w:date="2026-09-27T17:00:00Z">
              <w:r>
                <w:delText xml:space="preserve">Network</w:delText>
              </w:r>
            </w:del>
          </w:p>
        </w:tc>
        <w:tc>
          <w:tcPr>
            <w:tcW w:w="1872" w:type="dxa"/>
            <w:shd w:val="clear" w:color="auto" w:fill="F2F2F2"/>
          </w:tcPr>
          <w:p>
            <w:pPr/>
            <w:del w:id="5406" w:author="Claude" w:date="2026-09-27T17:00:00Z">
              <w:r>
                <w:delText xml:space="preserve">Compute / OKE</w:delText>
              </w:r>
            </w:del>
          </w:p>
        </w:tc>
        <w:tc>
          <w:tcPr>
            <w:tcW w:w="1872" w:type="dxa"/>
            <w:shd w:val="clear" w:color="auto" w:fill="F2F2F2"/>
          </w:tcPr>
          <w:p>
            <w:pPr/>
            <w:del w:id="5407" w:author="Claude" w:date="2026-09-27T17:00:00Z">
              <w:r>
                <w:delText xml:space="preserve">Data</w:delText>
              </w:r>
            </w:del>
          </w:p>
        </w:tc>
        <w:tc>
          <w:tcPr>
            <w:tcW w:w="1872" w:type="dxa"/>
            <w:shd w:val="clear" w:color="auto" w:fill="F2F2F2"/>
          </w:tcPr>
          <w:p>
            <w:pPr/>
            <w:del w:id="5408" w:author="Claude" w:date="2026-09-27T17:00:00Z">
              <w:r>
                <w:delText xml:space="preserve">Security / Ops</w:delText>
              </w:r>
            </w:del>
          </w:p>
        </w:tc>
        <w:tc>
          <w:tcPr>
            <w:tcW w:w="1872" w:type="dxa"/>
            <w:shd w:val="clear" w:color="auto" w:fill="F2F2F2"/>
          </w:tcPr>
          <w:p>
            <w:pPr/>
            <w:del w:id="5409" w:author="Claude" w:date="2026-09-27T17:00:00Z">
              <w:r>
                <w:delText xml:space="preserve">Identity</w:delText>
              </w:r>
            </w:del>
          </w:p>
        </w:tc>
      </w:tr>
      <w:tr>
        <w:trPr>
          <w:del w:id="5410" w:author="Claude" w:date="2026-09-27T17:00:00Z"/>
        </w:trPr>
        <w:tc>
          <w:tcPr>
            <w:tcW w:w="1872" w:type="dxa"/>
          </w:tcPr>
          <w:p>
            <w:pPr/>
            <w:del w:id="5411" w:author="Claude" w:date="2026-09-27T17:00:00Z">
              <w:r>
                <w:rPr>
                  <w:rStyle w:val="CodeChar"/>
                </w:rPr>
                <w:delText xml:space="preserve">vcn</w:delText>
              </w:r>
            </w:del>
            <w:del w:id="5412" w:author="Claude" w:date="2026-09-27T17:00:00Z">
              <w:r>
                <w:delText xml:space="preserve"> </w:delText>
              </w:r>
            </w:del>
            <w:del w:id="5413" w:author="Claude" w:date="2026-09-27T17:00:00Z">
              <w:r>
                <w:rPr>
                  <w:rStyle w:val="CodeChar"/>
                </w:rPr>
                <w:delText xml:space="preserve">snt</w:delText>
              </w:r>
            </w:del>
            <w:del w:id="5414" w:author="Claude" w:date="2026-09-27T17:00:00Z">
              <w:r>
                <w:delText xml:space="preserve"> </w:delText>
              </w:r>
            </w:del>
            <w:del w:id="5415" w:author="Claude" w:date="2026-09-27T17:00:00Z">
              <w:r>
                <w:rPr>
                  <w:rStyle w:val="CodeChar"/>
                </w:rPr>
                <w:delText xml:space="preserve">nsg</w:delText>
              </w:r>
            </w:del>
            <w:del w:id="5416" w:author="Claude" w:date="2026-09-27T17:00:00Z">
              <w:r>
                <w:delText xml:space="preserve"> </w:delText>
              </w:r>
            </w:del>
            <w:del w:id="5417" w:author="Claude" w:date="2026-09-27T17:00:00Z">
              <w:r>
                <w:rPr>
                  <w:rStyle w:val="CodeChar"/>
                </w:rPr>
                <w:delText xml:space="preserve">scl</w:delText>
              </w:r>
            </w:del>
            <w:del w:id="5418" w:author="Claude" w:date="2026-09-27T17:00:00Z">
              <w:r>
                <w:delText xml:space="preserve"> </w:delText>
              </w:r>
            </w:del>
            <w:del w:id="5419" w:author="Claude" w:date="2026-09-27T17:00:00Z">
              <w:r>
                <w:rPr>
                  <w:rStyle w:val="CodeChar"/>
                </w:rPr>
                <w:delText xml:space="preserve">rtb</w:delText>
              </w:r>
            </w:del>
            <w:del w:id="5420" w:author="Claude" w:date="2026-09-27T17:00:00Z">
              <w:r>
                <w:delText xml:space="preserve"> </w:delText>
              </w:r>
            </w:del>
            <w:del w:id="5421" w:author="Claude" w:date="2026-09-27T17:00:00Z">
              <w:r>
                <w:rPr>
                  <w:rStyle w:val="CodeChar"/>
                </w:rPr>
                <w:delText xml:space="preserve">drg</w:delText>
              </w:r>
            </w:del>
            <w:del w:id="5422" w:author="Claude" w:date="2026-09-27T17:00:00Z">
              <w:r>
                <w:delText xml:space="preserve"> </w:delText>
              </w:r>
            </w:del>
            <w:del w:id="5423" w:author="Claude" w:date="2026-09-27T17:00:00Z">
              <w:r>
                <w:rPr>
                  <w:rStyle w:val="CodeChar"/>
                </w:rPr>
                <w:delText xml:space="preserve">dra</w:delText>
              </w:r>
            </w:del>
            <w:del w:id="5424" w:author="Claude" w:date="2026-09-27T17:00:00Z">
              <w:r>
                <w:delText xml:space="preserve"> </w:delText>
              </w:r>
            </w:del>
            <w:del w:id="5425" w:author="Claude" w:date="2026-09-27T17:00:00Z">
              <w:r>
                <w:rPr>
                  <w:rStyle w:val="CodeChar"/>
                </w:rPr>
                <w:delText xml:space="preserve">igw</w:delText>
              </w:r>
            </w:del>
            <w:del w:id="5426" w:author="Claude" w:date="2026-09-27T17:00:00Z">
              <w:r>
                <w:delText xml:space="preserve"> </w:delText>
              </w:r>
            </w:del>
            <w:del w:id="5427" w:author="Claude" w:date="2026-09-27T17:00:00Z">
              <w:r>
                <w:rPr>
                  <w:rStyle w:val="CodeChar"/>
                </w:rPr>
                <w:delText xml:space="preserve">ngw</w:delText>
              </w:r>
            </w:del>
            <w:del w:id="5428" w:author="Claude" w:date="2026-09-27T17:00:00Z">
              <w:r>
                <w:delText xml:space="preserve"> </w:delText>
              </w:r>
            </w:del>
            <w:del w:id="5429" w:author="Claude" w:date="2026-09-27T17:00:00Z">
              <w:r>
                <w:rPr>
                  <w:rStyle w:val="CodeChar"/>
                </w:rPr>
                <w:delText xml:space="preserve">sgw</w:delText>
              </w:r>
            </w:del>
            <w:del w:id="5430" w:author="Claude" w:date="2026-09-27T17:00:00Z">
              <w:r>
                <w:delText xml:space="preserve"> </w:delText>
              </w:r>
            </w:del>
            <w:del w:id="5431" w:author="Claude" w:date="2026-09-27T17:00:00Z">
              <w:r>
                <w:rPr>
                  <w:rStyle w:val="CodeChar"/>
                </w:rPr>
                <w:delText xml:space="preserve">lpg</w:delText>
              </w:r>
            </w:del>
            <w:del w:id="5432" w:author="Claude" w:date="2026-09-27T17:00:00Z">
              <w:r>
                <w:delText xml:space="preserve"> </w:delText>
              </w:r>
            </w:del>
            <w:del w:id="5433" w:author="Claude" w:date="2026-09-27T17:00:00Z">
              <w:r>
                <w:rPr>
                  <w:rStyle w:val="CodeChar"/>
                </w:rPr>
                <w:delText xml:space="preserve">rpc</w:delText>
              </w:r>
            </w:del>
            <w:del w:id="5434" w:author="Claude" w:date="2026-09-27T17:00:00Z">
              <w:r>
                <w:delText xml:space="preserve"> </w:delText>
              </w:r>
            </w:del>
            <w:del w:id="5435" w:author="Claude" w:date="2026-09-27T17:00:00Z">
              <w:r>
                <w:rPr>
                  <w:rStyle w:val="CodeChar"/>
                </w:rPr>
                <w:delText xml:space="preserve">lb</w:delText>
              </w:r>
            </w:del>
            <w:del w:id="5436" w:author="Claude" w:date="2026-09-27T17:00:00Z">
              <w:r>
                <w:delText xml:space="preserve"> </w:delText>
              </w:r>
            </w:del>
            <w:del w:id="5437" w:author="Claude" w:date="2026-09-27T17:00:00Z">
              <w:r>
                <w:rPr>
                  <w:rStyle w:val="CodeChar"/>
                </w:rPr>
                <w:delText xml:space="preserve">nlb</w:delText>
              </w:r>
            </w:del>
            <w:del w:id="5438" w:author="Claude" w:date="2026-09-27T17:00:00Z">
              <w:r>
                <w:delText xml:space="preserve"> </w:delText>
              </w:r>
            </w:del>
            <w:del w:id="5439" w:author="Claude" w:date="2026-09-27T17:00:00Z">
              <w:r>
                <w:rPr>
                  <w:rStyle w:val="CodeChar"/>
                </w:rPr>
                <w:delText xml:space="preserve">nfw</w:delText>
              </w:r>
            </w:del>
          </w:p>
        </w:tc>
        <w:tc>
          <w:tcPr>
            <w:tcW w:w="1872" w:type="dxa"/>
          </w:tcPr>
          <w:p>
            <w:pPr/>
            <w:del w:id="5440" w:author="Claude" w:date="2026-09-27T17:00:00Z">
              <w:r>
                <w:rPr>
                  <w:rStyle w:val="CodeChar"/>
                </w:rPr>
                <w:delText xml:space="preserve">vm</w:delText>
              </w:r>
            </w:del>
            <w:del w:id="5441" w:author="Claude" w:date="2026-09-27T17:00:00Z">
              <w:r>
                <w:delText xml:space="preserve"> </w:delText>
              </w:r>
            </w:del>
            <w:del w:id="5442" w:author="Claude" w:date="2026-09-27T17:00:00Z">
              <w:r>
                <w:rPr>
                  <w:rStyle w:val="CodeChar"/>
                </w:rPr>
                <w:delText xml:space="preserve">bm</w:delText>
              </w:r>
            </w:del>
            <w:del w:id="5443" w:author="Claude" w:date="2026-09-27T17:00:00Z">
              <w:r>
                <w:delText xml:space="preserve"> </w:delText>
              </w:r>
            </w:del>
            <w:del w:id="5444" w:author="Claude" w:date="2026-09-27T17:00:00Z">
              <w:r>
                <w:rPr>
                  <w:rStyle w:val="CodeChar"/>
                </w:rPr>
                <w:delText xml:space="preserve">ipl</w:delText>
              </w:r>
            </w:del>
            <w:del w:id="5445" w:author="Claude" w:date="2026-09-27T17:00:00Z">
              <w:r>
                <w:delText xml:space="preserve"> </w:delText>
              </w:r>
            </w:del>
            <w:del w:id="5446" w:author="Claude" w:date="2026-09-27T17:00:00Z">
              <w:r>
                <w:rPr>
                  <w:rStyle w:val="CodeChar"/>
                </w:rPr>
                <w:delText xml:space="preserve">icf</w:delText>
              </w:r>
            </w:del>
            <w:del w:id="5447" w:author="Claude" w:date="2026-09-27T17:00:00Z">
              <w:r>
                <w:delText xml:space="preserve"> </w:delText>
              </w:r>
            </w:del>
            <w:del w:id="5448" w:author="Claude" w:date="2026-09-27T17:00:00Z">
              <w:r>
                <w:rPr>
                  <w:rStyle w:val="CodeChar"/>
                </w:rPr>
                <w:delText xml:space="preserve">img</w:delText>
              </w:r>
            </w:del>
            <w:del w:id="5449" w:author="Claude" w:date="2026-09-27T17:00:00Z">
              <w:r>
                <w:delText xml:space="preserve"> </w:delText>
              </w:r>
            </w:del>
            <w:del w:id="5450" w:author="Claude" w:date="2026-09-27T17:00:00Z">
              <w:r>
                <w:rPr>
                  <w:rStyle w:val="CodeChar"/>
                </w:rPr>
                <w:delText xml:space="preserve">blv</w:delText>
              </w:r>
            </w:del>
            <w:del w:id="5451" w:author="Claude" w:date="2026-09-27T17:00:00Z">
              <w:r>
                <w:delText xml:space="preserve"> </w:delText>
              </w:r>
            </w:del>
            <w:del w:id="5452" w:author="Claude" w:date="2026-09-27T17:00:00Z">
              <w:r>
                <w:rPr>
                  <w:rStyle w:val="CodeChar"/>
                </w:rPr>
                <w:delText xml:space="preserve">vgp</w:delText>
              </w:r>
            </w:del>
            <w:del w:id="5453" w:author="Claude" w:date="2026-09-27T17:00:00Z">
              <w:r>
                <w:delText xml:space="preserve"> </w:delText>
              </w:r>
            </w:del>
            <w:del w:id="5454" w:author="Claude" w:date="2026-09-27T17:00:00Z">
              <w:r>
                <w:rPr>
                  <w:rStyle w:val="CodeChar"/>
                </w:rPr>
                <w:delText xml:space="preserve">oke</w:delText>
              </w:r>
            </w:del>
            <w:del w:id="5455" w:author="Claude" w:date="2026-09-27T17:00:00Z">
              <w:r>
                <w:delText xml:space="preserve"> </w:delText>
              </w:r>
            </w:del>
            <w:del w:id="5456" w:author="Claude" w:date="2026-09-27T17:00:00Z">
              <w:r>
                <w:rPr>
                  <w:rStyle w:val="CodeChar"/>
                </w:rPr>
                <w:delText xml:space="preserve">onp</w:delText>
              </w:r>
            </w:del>
          </w:p>
        </w:tc>
        <w:tc>
          <w:tcPr>
            <w:tcW w:w="1872" w:type="dxa"/>
          </w:tcPr>
          <w:p>
            <w:pPr/>
            <w:del w:id="5457" w:author="Claude" w:date="2026-09-27T17:00:00Z">
              <w:r>
                <w:rPr>
                  <w:rStyle w:val="CodeChar"/>
                </w:rPr>
                <w:delText xml:space="preserve">adb</w:delText>
              </w:r>
            </w:del>
            <w:del w:id="5458" w:author="Claude" w:date="2026-09-27T17:00:00Z">
              <w:r>
                <w:delText xml:space="preserve"> </w:delText>
              </w:r>
            </w:del>
            <w:del w:id="5459" w:author="Claude" w:date="2026-09-27T17:00:00Z">
              <w:r>
                <w:rPr>
                  <w:rStyle w:val="CodeChar"/>
                </w:rPr>
                <w:delText xml:space="preserve">dbs</w:delText>
              </w:r>
            </w:del>
            <w:del w:id="5460" w:author="Claude" w:date="2026-09-27T17:00:00Z">
              <w:r>
                <w:delText xml:space="preserve"> </w:delText>
              </w:r>
            </w:del>
            <w:del w:id="5461" w:author="Claude" w:date="2026-09-27T17:00:00Z">
              <w:r>
                <w:rPr>
                  <w:rStyle w:val="CodeChar"/>
                </w:rPr>
                <w:delText xml:space="preserve">exi</w:delText>
              </w:r>
            </w:del>
            <w:del w:id="5462" w:author="Claude" w:date="2026-09-27T17:00:00Z">
              <w:r>
                <w:delText xml:space="preserve"> </w:delText>
              </w:r>
            </w:del>
            <w:del w:id="5463" w:author="Claude" w:date="2026-09-27T17:00:00Z">
              <w:r>
                <w:rPr>
                  <w:rStyle w:val="CodeChar"/>
                </w:rPr>
                <w:delText xml:space="preserve">exc</w:delText>
              </w:r>
            </w:del>
            <w:del w:id="5464" w:author="Claude" w:date="2026-09-27T17:00:00Z">
              <w:r>
                <w:delText xml:space="preserve"> </w:delText>
              </w:r>
            </w:del>
            <w:del w:id="5465" w:author="Claude" w:date="2026-09-27T17:00:00Z">
              <w:r>
                <w:rPr>
                  <w:rStyle w:val="CodeChar"/>
                </w:rPr>
                <w:delText xml:space="preserve">mys</w:delText>
              </w:r>
            </w:del>
            <w:del w:id="5466" w:author="Claude" w:date="2026-09-27T17:00:00Z">
              <w:r>
                <w:delText xml:space="preserve"> </w:delText>
              </w:r>
            </w:del>
            <w:del w:id="5467" w:author="Claude" w:date="2026-09-27T17:00:00Z">
              <w:r>
                <w:rPr>
                  <w:rStyle w:val="CodeChar"/>
                </w:rPr>
                <w:delText xml:space="preserve">pgs</w:delText>
              </w:r>
            </w:del>
            <w:del w:id="5468" w:author="Claude" w:date="2026-09-27T17:00:00Z">
              <w:r>
                <w:delText xml:space="preserve"> </w:delText>
              </w:r>
            </w:del>
            <w:del w:id="5469" w:author="Claude" w:date="2026-09-27T17:00:00Z">
              <w:r>
                <w:rPr>
                  <w:rStyle w:val="CodeChar"/>
                </w:rPr>
                <w:delText xml:space="preserve">bkt</w:delText>
              </w:r>
            </w:del>
            <w:del w:id="5470" w:author="Claude" w:date="2026-09-27T17:00:00Z">
              <w:r>
                <w:delText xml:space="preserve"> </w:delText>
              </w:r>
            </w:del>
            <w:del w:id="5471" w:author="Claude" w:date="2026-09-27T17:00:00Z">
              <w:r>
                <w:rPr>
                  <w:rStyle w:val="CodeChar"/>
                </w:rPr>
                <w:delText xml:space="preserve">fss</w:delText>
              </w:r>
            </w:del>
            <w:del w:id="5472" w:author="Claude" w:date="2026-09-27T17:00:00Z">
              <w:r>
                <w:delText xml:space="preserve"> </w:delText>
              </w:r>
            </w:del>
            <w:del w:id="5473" w:author="Claude" w:date="2026-09-27T17:00:00Z">
              <w:r>
                <w:rPr>
                  <w:rStyle w:val="CodeChar"/>
                </w:rPr>
                <w:delText xml:space="preserve">mnt</w:delText>
              </w:r>
            </w:del>
          </w:p>
        </w:tc>
        <w:tc>
          <w:tcPr>
            <w:tcW w:w="1872" w:type="dxa"/>
          </w:tcPr>
          <w:p>
            <w:pPr/>
            <w:del w:id="5474" w:author="Claude" w:date="2026-09-27T17:00:00Z">
              <w:r>
                <w:rPr>
                  <w:rStyle w:val="CodeChar"/>
                </w:rPr>
                <w:delText xml:space="preserve">vlt</w:delText>
              </w:r>
            </w:del>
            <w:del w:id="5475" w:author="Claude" w:date="2026-09-27T17:00:00Z">
              <w:r>
                <w:delText xml:space="preserve"> </w:delText>
              </w:r>
            </w:del>
            <w:del w:id="5476" w:author="Claude" w:date="2026-09-27T17:00:00Z">
              <w:r>
                <w:rPr>
                  <w:rStyle w:val="CodeChar"/>
                </w:rPr>
                <w:delText xml:space="preserve">key</w:delText>
              </w:r>
            </w:del>
            <w:del w:id="5477" w:author="Claude" w:date="2026-09-27T17:00:00Z">
              <w:r>
                <w:delText xml:space="preserve"> </w:delText>
              </w:r>
            </w:del>
            <w:del w:id="5478" w:author="Claude" w:date="2026-09-27T17:00:00Z">
              <w:r>
                <w:rPr>
                  <w:rStyle w:val="CodeChar"/>
                </w:rPr>
                <w:delText xml:space="preserve">scrt</w:delText>
              </w:r>
            </w:del>
            <w:del w:id="5479" w:author="Claude" w:date="2026-09-27T17:00:00Z">
              <w:r>
                <w:delText xml:space="preserve"> </w:delText>
              </w:r>
            </w:del>
            <w:del w:id="5480" w:author="Claude" w:date="2026-09-27T17:00:00Z">
              <w:r>
                <w:rPr>
                  <w:rStyle w:val="CodeChar"/>
                </w:rPr>
                <w:delText xml:space="preserve">cert</w:delText>
              </w:r>
            </w:del>
            <w:del w:id="5481" w:author="Claude" w:date="2026-09-27T17:00:00Z">
              <w:r>
                <w:delText xml:space="preserve"> </w:delText>
              </w:r>
            </w:del>
            <w:del w:id="5482" w:author="Claude" w:date="2026-09-27T17:00:00Z">
              <w:r>
                <w:rPr>
                  <w:rStyle w:val="CodeChar"/>
                </w:rPr>
                <w:delText xml:space="preserve">bst</w:delText>
              </w:r>
            </w:del>
            <w:del w:id="5483" w:author="Claude" w:date="2026-09-27T17:00:00Z">
              <w:r>
                <w:delText xml:space="preserve"> </w:delText>
              </w:r>
            </w:del>
            <w:del w:id="5484" w:author="Claude" w:date="2026-09-27T17:00:00Z">
              <w:r>
                <w:rPr>
                  <w:rStyle w:val="CodeChar"/>
                </w:rPr>
                <w:delText xml:space="preserve">waf</w:delText>
              </w:r>
            </w:del>
            <w:del w:id="5485" w:author="Claude" w:date="2026-09-27T17:00:00Z">
              <w:r>
                <w:delText xml:space="preserve"> </w:delText>
              </w:r>
            </w:del>
            <w:del w:id="5486" w:author="Claude" w:date="2026-09-27T17:00:00Z">
              <w:r>
                <w:rPr>
                  <w:rStyle w:val="CodeChar"/>
                </w:rPr>
                <w:delText xml:space="preserve">lgg</w:delText>
              </w:r>
            </w:del>
            <w:del w:id="5487" w:author="Claude" w:date="2026-09-27T17:00:00Z">
              <w:r>
                <w:delText xml:space="preserve"> </w:delText>
              </w:r>
            </w:del>
            <w:del w:id="5488" w:author="Claude" w:date="2026-09-27T17:00:00Z">
              <w:r>
                <w:rPr>
                  <w:rStyle w:val="CodeChar"/>
                </w:rPr>
                <w:delText xml:space="preserve">log</w:delText>
              </w:r>
            </w:del>
            <w:del w:id="5489" w:author="Claude" w:date="2026-09-27T17:00:00Z">
              <w:r>
                <w:delText xml:space="preserve"> </w:delText>
              </w:r>
            </w:del>
            <w:del w:id="5490" w:author="Claude" w:date="2026-09-27T17:00:00Z">
              <w:r>
                <w:rPr>
                  <w:rStyle w:val="CodeChar"/>
                </w:rPr>
                <w:delText xml:space="preserve">alm</w:delText>
              </w:r>
            </w:del>
            <w:del w:id="5491" w:author="Claude" w:date="2026-09-27T17:00:00Z">
              <w:r>
                <w:delText xml:space="preserve"> </w:delText>
              </w:r>
            </w:del>
            <w:del w:id="5492" w:author="Claude" w:date="2026-09-27T17:00:00Z">
              <w:r>
                <w:rPr>
                  <w:rStyle w:val="CodeChar"/>
                </w:rPr>
                <w:delText xml:space="preserve">ons</w:delText>
              </w:r>
            </w:del>
            <w:del w:id="5493" w:author="Claude" w:date="2026-09-27T17:00:00Z">
              <w:r>
                <w:delText xml:space="preserve"> </w:delText>
              </w:r>
            </w:del>
            <w:del w:id="5494" w:author="Claude" w:date="2026-09-27T17:00:00Z">
              <w:r>
                <w:rPr>
                  <w:rStyle w:val="CodeChar"/>
                </w:rPr>
                <w:delText xml:space="preserve">apg</w:delText>
              </w:r>
            </w:del>
            <w:del w:id="5495" w:author="Claude" w:date="2026-09-27T17:00:00Z">
              <w:r>
                <w:delText xml:space="preserve"> </w:delText>
              </w:r>
            </w:del>
            <w:del w:id="5496" w:author="Claude" w:date="2026-09-27T17:00:00Z">
              <w:r>
                <w:rPr>
                  <w:rStyle w:val="CodeChar"/>
                </w:rPr>
                <w:delText xml:space="preserve">fn</w:delText>
              </w:r>
            </w:del>
            <w:del w:id="5497" w:author="Claude" w:date="2026-09-27T17:00:00Z">
              <w:r>
                <w:delText xml:space="preserve"> </w:delText>
              </w:r>
            </w:del>
            <w:del w:id="5498" w:author="Claude" w:date="2026-09-27T17:00:00Z">
              <w:r>
                <w:rPr>
                  <w:rStyle w:val="CodeChar"/>
                </w:rPr>
                <w:delText xml:space="preserve">fna</w:delText>
              </w:r>
            </w:del>
          </w:p>
        </w:tc>
        <w:tc>
          <w:tcPr>
            <w:tcW w:w="1872" w:type="dxa"/>
          </w:tcPr>
          <w:p>
            <w:pPr/>
            <w:del w:id="5499" w:author="Claude" w:date="2026-09-27T17:00:00Z">
              <w:r>
                <w:rPr>
                  <w:rStyle w:val="CodeChar"/>
                </w:rPr>
                <w:delText xml:space="preserve">pol</w:delText>
              </w:r>
            </w:del>
            <w:del w:id="5500" w:author="Claude" w:date="2026-09-27T17:00:00Z">
              <w:r>
                <w:delText xml:space="preserve"> </w:delText>
              </w:r>
            </w:del>
            <w:del w:id="5501" w:author="Claude" w:date="2026-09-27T17:00:00Z">
              <w:r>
                <w:rPr>
                  <w:rStyle w:val="CodeChar"/>
                </w:rPr>
                <w:delText xml:space="preserve">grp</w:delText>
              </w:r>
            </w:del>
            <w:del w:id="5502" w:author="Claude" w:date="2026-09-27T17:00:00Z">
              <w:r>
                <w:delText xml:space="preserve"> </w:delText>
              </w:r>
            </w:del>
            <w:del w:id="5503" w:author="Claude" w:date="2026-09-27T17:00:00Z">
              <w:r>
                <w:rPr>
                  <w:rStyle w:val="CodeChar"/>
                </w:rPr>
                <w:delText xml:space="preserve">dgp</w:delText>
              </w:r>
            </w:del>
            <w:del w:id="5504" w:author="Claude" w:date="2026-09-27T17:00:00Z">
              <w:r>
                <w:delText xml:space="preserve"> </w:delText>
              </w:r>
            </w:del>
            <w:del w:id="5505" w:author="Claude" w:date="2026-09-27T17:00:00Z">
              <w:r>
                <w:rPr>
                  <w:rStyle w:val="CodeChar"/>
                </w:rPr>
                <w:delText xml:space="preserve">bgt</w:delText>
              </w:r>
            </w:del>
            <w:del w:id="5506" w:author="Claude" w:date="2026-09-27T17:00:00Z">
              <w:r>
                <w:delText xml:space="preserve"> </w:delText>
              </w:r>
            </w:del>
            <w:del w:id="5507" w:author="Claude" w:date="2026-09-27T17:00:00Z">
              <w:r>
                <w:rPr>
                  <w:rStyle w:val="CodeChar"/>
                </w:rPr>
                <w:delText xml:space="preserve">qta</w:delText>
              </w:r>
            </w:del>
          </w:p>
        </w:tc>
      </w:tr>
    </w:tbl>
    <w:p>
      <w:pPr>
        <w:pStyle w:val="Heading3"/>
        <w:rPr>
          <w:del w:id="5509" w:author="Claude" w:date="2026-09-27T17:00:00Z"/>
        </w:rPr>
      </w:pPr>
      <w:del w:id="5508" w:author="Claude" w:date="2026-09-27T17:00:00Z">
        <w:r>
          <w:delText xml:space="preserve">Qualifier (required for these types)</w:delText>
        </w:r>
      </w:del>
    </w:p>
    <w:tbl>
      <w:tblPr>
        <w:tblStyle w:val="TableGrid"/>
        <w:tblW w:w="0" w:type="auto"/>
        <w:tblLayout w:type="fixed"/>
        <w:tblLook w:val="04A0" w:firstRow="1" w:lastRow="0" w:firstColumn="0" w:lastColumn="0" w:noHBand="0" w:noVBand="1"/>
      </w:tblPr>
      <w:tblGrid>
        <w:gridCol w:w="4680"/>
        <w:gridCol w:w="4680"/>
      </w:tblGrid>
      <w:tr>
        <w:trPr>
          <w:tblHeader/>
          <w:del w:id="5510" w:author="Claude" w:date="2026-09-27T17:00:00Z"/>
        </w:trPr>
        <w:tc>
          <w:tcPr>
            <w:tcW w:w="4680" w:type="dxa"/>
            <w:shd w:val="clear" w:color="auto" w:fill="F2F2F2"/>
          </w:tcPr>
          <w:p>
            <w:pPr/>
            <w:del w:id="5511" w:author="Claude" w:date="2026-09-27T17:00:00Z">
              <w:r>
                <w:delText xml:space="preserve">Types</w:delText>
              </w:r>
            </w:del>
          </w:p>
        </w:tc>
        <w:tc>
          <w:tcPr>
            <w:tcW w:w="4680" w:type="dxa"/>
            <w:shd w:val="clear" w:color="auto" w:fill="F2F2F2"/>
          </w:tcPr>
          <w:p>
            <w:pPr/>
            <w:del w:id="5512" w:author="Claude" w:date="2026-09-27T17:00:00Z">
              <w:r>
                <w:delText xml:space="preserve">Qualifier</w:delText>
              </w:r>
            </w:del>
          </w:p>
        </w:tc>
      </w:tr>
      <w:tr>
        <w:trPr>
          <w:del w:id="5513" w:author="Claude" w:date="2026-09-27T17:00:00Z"/>
        </w:trPr>
        <w:tc>
          <w:tcPr>
            <w:tcW w:w="4680" w:type="dxa"/>
          </w:tcPr>
          <w:p>
            <w:pPr/>
            <w:del w:id="5514" w:author="Claude" w:date="2026-09-27T17:00:00Z">
              <w:r>
                <w:rPr>
                  <w:rStyle w:val="CodeChar"/>
                </w:rPr>
                <w:delText xml:space="preserve">vm</w:delText>
              </w:r>
            </w:del>
            <w:del w:id="5515" w:author="Claude" w:date="2026-09-27T17:00:00Z">
              <w:r>
                <w:delText xml:space="preserve"> </w:delText>
              </w:r>
            </w:del>
            <w:del w:id="5516" w:author="Claude" w:date="2026-09-27T17:00:00Z">
              <w:r>
                <w:rPr>
                  <w:rStyle w:val="CodeChar"/>
                </w:rPr>
                <w:delText xml:space="preserve">bm</w:delText>
              </w:r>
            </w:del>
            <w:del w:id="5517" w:author="Claude" w:date="2026-09-27T17:00:00Z">
              <w:r>
                <w:delText xml:space="preserve"> </w:delText>
              </w:r>
            </w:del>
            <w:del w:id="5518" w:author="Claude" w:date="2026-09-27T17:00:00Z">
              <w:r>
                <w:rPr>
                  <w:rStyle w:val="CodeChar"/>
                </w:rPr>
                <w:delText xml:space="preserve">ipl</w:delText>
              </w:r>
            </w:del>
            <w:del w:id="5519" w:author="Claude" w:date="2026-09-27T17:00:00Z">
              <w:r>
                <w:delText xml:space="preserve"> </w:delText>
              </w:r>
            </w:del>
            <w:del w:id="5520" w:author="Claude" w:date="2026-09-27T17:00:00Z">
              <w:r>
                <w:rPr>
                  <w:rStyle w:val="CodeChar"/>
                </w:rPr>
                <w:delText xml:space="preserve">icf</w:delText>
              </w:r>
            </w:del>
          </w:p>
        </w:tc>
        <w:tc>
          <w:tcPr>
            <w:tcW w:w="4680" w:type="dxa"/>
          </w:tcPr>
          <w:p>
            <w:pPr/>
            <w:del w:id="5521" w:author="Claude" w:date="2026-09-27T17:00:00Z">
              <w:r>
                <w:delText xml:space="preserve">OS family: </w:delText>
              </w:r>
            </w:del>
            <w:del w:id="5522" w:author="Claude" w:date="2026-09-27T17:00:00Z">
              <w:r>
                <w:rPr>
                  <w:rStyle w:val="CodeChar"/>
                </w:rPr>
                <w:delText xml:space="preserve">ol</w:delText>
              </w:r>
            </w:del>
            <w:del w:id="5523" w:author="Claude" w:date="2026-09-27T17:00:00Z">
              <w:r>
                <w:delText xml:space="preserve"> </w:delText>
              </w:r>
            </w:del>
            <w:del w:id="5524" w:author="Claude" w:date="2026-09-27T17:00:00Z">
              <w:r>
                <w:rPr>
                  <w:rStyle w:val="CodeChar"/>
                </w:rPr>
                <w:delText xml:space="preserve">rhel</w:delText>
              </w:r>
            </w:del>
            <w:del w:id="5525" w:author="Claude" w:date="2026-09-27T17:00:00Z">
              <w:r>
                <w:delText xml:space="preserve"> </w:delText>
              </w:r>
            </w:del>
            <w:del w:id="5526" w:author="Claude" w:date="2026-09-27T17:00:00Z">
              <w:r>
                <w:rPr>
                  <w:rStyle w:val="CodeChar"/>
                </w:rPr>
                <w:delText xml:space="preserve">win</w:delText>
              </w:r>
            </w:del>
            <w:del w:id="5527" w:author="Claude" w:date="2026-09-27T17:00:00Z">
              <w:r>
                <w:delText xml:space="preserve"> </w:delText>
              </w:r>
            </w:del>
            <w:del w:id="5528" w:author="Claude" w:date="2026-09-27T17:00:00Z">
              <w:r>
                <w:rPr>
                  <w:rStyle w:val="CodeChar"/>
                </w:rPr>
                <w:delText xml:space="preserve">ubu</w:delText>
              </w:r>
            </w:del>
            <w:del w:id="5529" w:author="Claude" w:date="2026-09-27T17:00:00Z">
              <w:r>
                <w:delText xml:space="preserve"> (no versions)</w:delText>
              </w:r>
            </w:del>
          </w:p>
        </w:tc>
      </w:tr>
      <w:tr>
        <w:trPr>
          <w:del w:id="5530" w:author="Claude" w:date="2026-09-27T17:00:00Z"/>
        </w:trPr>
        <w:tc>
          <w:tcPr>
            <w:tcW w:w="4680" w:type="dxa"/>
          </w:tcPr>
          <w:p>
            <w:pPr/>
            <w:del w:id="5531" w:author="Claude" w:date="2026-09-27T17:00:00Z">
              <w:r>
                <w:rPr>
                  <w:rStyle w:val="CodeChar"/>
                </w:rPr>
                <w:delText xml:space="preserve">adb</w:delText>
              </w:r>
            </w:del>
            <w:del w:id="5532" w:author="Claude" w:date="2026-09-27T17:00:00Z">
              <w:r>
                <w:delText xml:space="preserve"> / </w:delText>
              </w:r>
            </w:del>
            <w:del w:id="5533" w:author="Claude" w:date="2026-09-27T17:00:00Z">
              <w:r>
                <w:rPr>
                  <w:rStyle w:val="CodeChar"/>
                </w:rPr>
                <w:delText xml:space="preserve">dbs</w:delText>
              </w:r>
            </w:del>
            <w:del w:id="5534" w:author="Claude" w:date="2026-09-27T17:00:00Z">
              <w:r>
                <w:delText xml:space="preserve"> / </w:delText>
              </w:r>
            </w:del>
            <w:del w:id="5535" w:author="Claude" w:date="2026-09-27T17:00:00Z">
              <w:r>
                <w:rPr>
                  <w:rStyle w:val="CodeChar"/>
                </w:rPr>
                <w:delText xml:space="preserve">mys</w:delText>
              </w:r>
            </w:del>
            <w:del w:id="5536" w:author="Claude" w:date="2026-09-27T17:00:00Z">
              <w:r>
                <w:delText xml:space="preserve"> </w:delText>
              </w:r>
            </w:del>
            <w:del w:id="5537" w:author="Claude" w:date="2026-09-27T17:00:00Z">
              <w:r>
                <w:rPr>
                  <w:rStyle w:val="CodeChar"/>
                </w:rPr>
                <w:delText xml:space="preserve">pgs</w:delText>
              </w:r>
            </w:del>
          </w:p>
        </w:tc>
        <w:tc>
          <w:tcPr>
            <w:tcW w:w="4680" w:type="dxa"/>
          </w:tcPr>
          <w:p>
            <w:pPr/>
            <w:del w:id="5538" w:author="Claude" w:date="2026-09-27T17:00:00Z">
              <w:r>
                <w:rPr>
                  <w:rStyle w:val="CodeChar"/>
                </w:rPr>
                <w:delText xml:space="preserve">atp</w:delText>
              </w:r>
            </w:del>
            <w:del w:id="5539" w:author="Claude" w:date="2026-09-27T17:00:00Z">
              <w:r>
                <w:delText xml:space="preserve"> </w:delText>
              </w:r>
            </w:del>
            <w:del w:id="5540" w:author="Claude" w:date="2026-09-27T17:00:00Z">
              <w:r>
                <w:rPr>
                  <w:rStyle w:val="CodeChar"/>
                </w:rPr>
                <w:delText xml:space="preserve">adw</w:delText>
              </w:r>
            </w:del>
            <w:del w:id="5541" w:author="Claude" w:date="2026-09-27T17:00:00Z">
              <w:r>
                <w:delText xml:space="preserve"> </w:delText>
              </w:r>
            </w:del>
            <w:del w:id="5542" w:author="Claude" w:date="2026-09-27T17:00:00Z">
              <w:r>
                <w:rPr>
                  <w:rStyle w:val="CodeChar"/>
                </w:rPr>
                <w:delText xml:space="preserve">ajd</w:delText>
              </w:r>
            </w:del>
            <w:del w:id="5543" w:author="Claude" w:date="2026-09-27T17:00:00Z">
              <w:r>
                <w:delText xml:space="preserve"> </w:delText>
              </w:r>
            </w:del>
            <w:del w:id="5544" w:author="Claude" w:date="2026-09-27T17:00:00Z">
              <w:r>
                <w:rPr>
                  <w:rStyle w:val="CodeChar"/>
                </w:rPr>
                <w:delText xml:space="preserve">apx</w:delText>
              </w:r>
            </w:del>
            <w:del w:id="5545" w:author="Claude" w:date="2026-09-27T17:00:00Z">
              <w:r>
                <w:delText xml:space="preserve"> / </w:delText>
              </w:r>
            </w:del>
            <w:del w:id="5546" w:author="Claude" w:date="2026-09-27T17:00:00Z">
              <w:r>
                <w:rPr>
                  <w:rStyle w:val="CodeChar"/>
                </w:rPr>
                <w:delText xml:space="preserve">si</w:delText>
              </w:r>
            </w:del>
            <w:del w:id="5547" w:author="Claude" w:date="2026-09-27T17:00:00Z">
              <w:r>
                <w:delText xml:space="preserve"> </w:delText>
              </w:r>
            </w:del>
            <w:del w:id="5548" w:author="Claude" w:date="2026-09-27T17:00:00Z">
              <w:r>
                <w:rPr>
                  <w:rStyle w:val="CodeChar"/>
                </w:rPr>
                <w:delText xml:space="preserve">rac</w:delText>
              </w:r>
            </w:del>
            <w:del w:id="5549" w:author="Claude" w:date="2026-09-27T17:00:00Z">
              <w:r>
                <w:delText xml:space="preserve"> / </w:delText>
              </w:r>
            </w:del>
            <w:del w:id="5550" w:author="Claude" w:date="2026-09-27T17:00:00Z">
              <w:r>
                <w:rPr>
                  <w:rStyle w:val="CodeChar"/>
                </w:rPr>
                <w:delText xml:space="preserve">si</w:delText>
              </w:r>
            </w:del>
            <w:del w:id="5551" w:author="Claude" w:date="2026-09-27T17:00:00Z">
              <w:r>
                <w:delText xml:space="preserve"> </w:delText>
              </w:r>
            </w:del>
            <w:del w:id="5552" w:author="Claude" w:date="2026-09-27T17:00:00Z">
              <w:r>
                <w:rPr>
                  <w:rStyle w:val="CodeChar"/>
                </w:rPr>
                <w:delText xml:space="preserve">ha</w:delText>
              </w:r>
            </w:del>
          </w:p>
        </w:tc>
      </w:tr>
      <w:tr>
        <w:trPr>
          <w:del w:id="5553" w:author="Claude" w:date="2026-09-27T17:00:00Z"/>
        </w:trPr>
        <w:tc>
          <w:tcPr>
            <w:tcW w:w="4680" w:type="dxa"/>
          </w:tcPr>
          <w:p>
            <w:pPr/>
            <w:del w:id="5554" w:author="Claude" w:date="2026-09-27T17:00:00Z">
              <w:r>
                <w:rPr>
                  <w:rStyle w:val="CodeChar"/>
                </w:rPr>
                <w:delText xml:space="preserve">snt</w:delText>
              </w:r>
            </w:del>
            <w:del w:id="5555" w:author="Claude" w:date="2026-09-27T17:00:00Z">
              <w:r>
                <w:delText xml:space="preserve"> </w:delText>
              </w:r>
            </w:del>
            <w:del w:id="5556" w:author="Claude" w:date="2026-09-27T17:00:00Z">
              <w:r>
                <w:rPr>
                  <w:rStyle w:val="CodeChar"/>
                </w:rPr>
                <w:delText xml:space="preserve">nsg</w:delText>
              </w:r>
            </w:del>
            <w:del w:id="5557" w:author="Claude" w:date="2026-09-27T17:00:00Z">
              <w:r>
                <w:delText xml:space="preserve"> </w:delText>
              </w:r>
            </w:del>
            <w:del w:id="5558" w:author="Claude" w:date="2026-09-27T17:00:00Z">
              <w:r>
                <w:rPr>
                  <w:rStyle w:val="CodeChar"/>
                </w:rPr>
                <w:delText xml:space="preserve">scl</w:delText>
              </w:r>
            </w:del>
            <w:del w:id="5559" w:author="Claude" w:date="2026-09-27T17:00:00Z">
              <w:r>
                <w:delText xml:space="preserve"> </w:delText>
              </w:r>
            </w:del>
            <w:del w:id="5560" w:author="Claude" w:date="2026-09-27T17:00:00Z">
              <w:r>
                <w:rPr>
                  <w:rStyle w:val="CodeChar"/>
                </w:rPr>
                <w:delText xml:space="preserve">rtb</w:delText>
              </w:r>
            </w:del>
          </w:p>
        </w:tc>
        <w:tc>
          <w:tcPr>
            <w:tcW w:w="4680" w:type="dxa"/>
          </w:tcPr>
          <w:p>
            <w:pPr/>
            <w:del w:id="5561" w:author="Claude" w:date="2026-09-27T17:00:00Z">
              <w:r>
                <w:delText xml:space="preserve">Tier: </w:delText>
              </w:r>
            </w:del>
            <w:del w:id="5562" w:author="Claude" w:date="2026-09-27T17:00:00Z">
              <w:r>
                <w:rPr>
                  <w:rStyle w:val="CodeChar"/>
                </w:rPr>
                <w:delText xml:space="preserve">dmz</w:delText>
              </w:r>
            </w:del>
            <w:del w:id="5563" w:author="Claude" w:date="2026-09-27T17:00:00Z">
              <w:r>
                <w:delText xml:space="preserve"> </w:delText>
              </w:r>
            </w:del>
            <w:del w:id="5564" w:author="Claude" w:date="2026-09-27T17:00:00Z">
              <w:r>
                <w:rPr>
                  <w:rStyle w:val="CodeChar"/>
                </w:rPr>
                <w:delText xml:space="preserve">lb</w:delText>
              </w:r>
            </w:del>
            <w:del w:id="5565" w:author="Claude" w:date="2026-09-27T17:00:00Z">
              <w:r>
                <w:delText xml:space="preserve"> </w:delText>
              </w:r>
            </w:del>
            <w:del w:id="5566" w:author="Claude" w:date="2026-09-27T17:00:00Z">
              <w:r>
                <w:rPr>
                  <w:rStyle w:val="CodeChar"/>
                </w:rPr>
                <w:delText xml:space="preserve">web</w:delText>
              </w:r>
            </w:del>
            <w:del w:id="5567" w:author="Claude" w:date="2026-09-27T17:00:00Z">
              <w:r>
                <w:delText xml:space="preserve"> </w:delText>
              </w:r>
            </w:del>
            <w:del w:id="5568" w:author="Claude" w:date="2026-09-27T17:00:00Z">
              <w:r>
                <w:rPr>
                  <w:rStyle w:val="CodeChar"/>
                </w:rPr>
                <w:delText xml:space="preserve">app</w:delText>
              </w:r>
            </w:del>
            <w:del w:id="5569" w:author="Claude" w:date="2026-09-27T17:00:00Z">
              <w:r>
                <w:delText xml:space="preserve"> </w:delText>
              </w:r>
            </w:del>
            <w:del w:id="5570" w:author="Claude" w:date="2026-09-27T17:00:00Z">
              <w:r>
                <w:rPr>
                  <w:rStyle w:val="CodeChar"/>
                </w:rPr>
                <w:delText xml:space="preserve">db</w:delText>
              </w:r>
            </w:del>
            <w:del w:id="5571" w:author="Claude" w:date="2026-09-27T17:00:00Z">
              <w:r>
                <w:delText xml:space="preserve"> </w:delText>
              </w:r>
            </w:del>
            <w:del w:id="5572" w:author="Claude" w:date="2026-09-27T17:00:00Z">
              <w:r>
                <w:rPr>
                  <w:rStyle w:val="CodeChar"/>
                </w:rPr>
                <w:delText xml:space="preserve">wrk</w:delText>
              </w:r>
            </w:del>
            <w:del w:id="5573" w:author="Claude" w:date="2026-09-27T17:00:00Z">
              <w:r>
                <w:delText xml:space="preserve"> </w:delText>
              </w:r>
            </w:del>
            <w:del w:id="5574" w:author="Claude" w:date="2026-09-27T17:00:00Z">
              <w:r>
                <w:rPr>
                  <w:rStyle w:val="CodeChar"/>
                </w:rPr>
                <w:delText xml:space="preserve">kapi</w:delText>
              </w:r>
            </w:del>
            <w:del w:id="5575" w:author="Claude" w:date="2026-09-27T17:00:00Z">
              <w:r>
                <w:delText xml:space="preserve"> </w:delText>
              </w:r>
            </w:del>
            <w:del w:id="5576" w:author="Claude" w:date="2026-09-27T17:00:00Z">
              <w:r>
                <w:rPr>
                  <w:rStyle w:val="CodeChar"/>
                </w:rPr>
                <w:delText xml:space="preserve">pod</w:delText>
              </w:r>
            </w:del>
            <w:del w:id="5577" w:author="Claude" w:date="2026-09-27T17:00:00Z">
              <w:r>
                <w:delText xml:space="preserve"> </w:delText>
              </w:r>
            </w:del>
            <w:del w:id="5578" w:author="Claude" w:date="2026-09-27T17:00:00Z">
              <w:r>
                <w:rPr>
                  <w:rStyle w:val="CodeChar"/>
                </w:rPr>
                <w:delText xml:space="preserve">mgmt</w:delText>
              </w:r>
            </w:del>
            <w:del w:id="5579" w:author="Claude" w:date="2026-09-27T17:00:00Z">
              <w:r>
                <w:delText xml:space="preserve"> </w:delText>
              </w:r>
            </w:del>
            <w:del w:id="5580" w:author="Claude" w:date="2026-09-27T17:00:00Z">
              <w:r>
                <w:rPr>
                  <w:rStyle w:val="CodeChar"/>
                </w:rPr>
                <w:delText xml:space="preserve">pe</w:delText>
              </w:r>
            </w:del>
            <w:del w:id="5581" w:author="Claude" w:date="2026-09-27T17:00:00Z">
              <w:r>
                <w:delText xml:space="preserve"> </w:delText>
              </w:r>
            </w:del>
            <w:del w:id="5582" w:author="Claude" w:date="2026-09-27T17:00:00Z">
              <w:r>
                <w:rPr>
                  <w:rStyle w:val="CodeChar"/>
                </w:rPr>
                <w:delText xml:space="preserve">fw</w:delText>
              </w:r>
            </w:del>
            <w:del w:id="5583" w:author="Claude" w:date="2026-09-27T17:00:00Z">
              <w:r>
                <w:delText xml:space="preserve"> </w:delText>
              </w:r>
            </w:del>
            <w:del w:id="5584" w:author="Claude" w:date="2026-09-27T17:00:00Z">
              <w:r>
                <w:rPr>
                  <w:rStyle w:val="CodeChar"/>
                </w:rPr>
                <w:delText xml:space="preserve">itg</w:delText>
              </w:r>
            </w:del>
          </w:p>
        </w:tc>
      </w:tr>
      <w:tr>
        <w:trPr>
          <w:del w:id="5585" w:author="Claude" w:date="2026-09-27T17:00:00Z"/>
        </w:trPr>
        <w:tc>
          <w:tcPr>
            <w:tcW w:w="4680" w:type="dxa"/>
          </w:tcPr>
          <w:p>
            <w:pPr/>
            <w:del w:id="5586" w:author="Claude" w:date="2026-09-27T17:00:00Z">
              <w:r>
                <w:rPr>
                  <w:rStyle w:val="CodeChar"/>
                </w:rPr>
                <w:delText xml:space="preserve">lb</w:delText>
              </w:r>
            </w:del>
            <w:del w:id="5587" w:author="Claude" w:date="2026-09-27T17:00:00Z">
              <w:r>
                <w:delText xml:space="preserve"> </w:delText>
              </w:r>
            </w:del>
            <w:del w:id="5588" w:author="Claude" w:date="2026-09-27T17:00:00Z">
              <w:r>
                <w:rPr>
                  <w:rStyle w:val="CodeChar"/>
                </w:rPr>
                <w:delText xml:space="preserve">nlb</w:delText>
              </w:r>
            </w:del>
            <w:del w:id="5589" w:author="Claude" w:date="2026-09-27T17:00:00Z">
              <w:r>
                <w:delText xml:space="preserve"> </w:delText>
              </w:r>
            </w:del>
            <w:del w:id="5590" w:author="Claude" w:date="2026-09-27T17:00:00Z">
              <w:r>
                <w:rPr>
                  <w:rStyle w:val="CodeChar"/>
                </w:rPr>
                <w:delText xml:space="preserve">apg</w:delText>
              </w:r>
            </w:del>
            <w:del w:id="5591" w:author="Claude" w:date="2026-09-27T17:00:00Z">
              <w:r>
                <w:delText xml:space="preserve"> </w:delText>
              </w:r>
            </w:del>
            <w:del w:id="5592" w:author="Claude" w:date="2026-09-27T17:00:00Z">
              <w:r>
                <w:rPr>
                  <w:rStyle w:val="CodeChar"/>
                </w:rPr>
                <w:delText xml:space="preserve">waf</w:delText>
              </w:r>
            </w:del>
          </w:p>
        </w:tc>
        <w:tc>
          <w:tcPr>
            <w:tcW w:w="4680" w:type="dxa"/>
          </w:tcPr>
          <w:p>
            <w:pPr/>
            <w:del w:id="5593" w:author="Claude" w:date="2026-09-27T17:00:00Z">
              <w:r>
                <w:rPr>
                  <w:rStyle w:val="CodeChar"/>
                </w:rPr>
                <w:delText xml:space="preserve">ext</w:delText>
              </w:r>
            </w:del>
            <w:del w:id="5594" w:author="Claude" w:date="2026-09-27T17:00:00Z">
              <w:r>
                <w:delText xml:space="preserve"> or </w:delText>
              </w:r>
            </w:del>
            <w:del w:id="5595" w:author="Claude" w:date="2026-09-27T17:00:00Z">
              <w:r>
                <w:rPr>
                  <w:rStyle w:val="CodeChar"/>
                </w:rPr>
                <w:delText xml:space="preserve">int</w:delText>
              </w:r>
            </w:del>
          </w:p>
        </w:tc>
      </w:tr>
      <w:tr>
        <w:trPr>
          <w:del w:id="5596" w:author="Claude" w:date="2026-09-27T17:00:00Z"/>
        </w:trPr>
        <w:tc>
          <w:tcPr>
            <w:tcW w:w="4680" w:type="dxa"/>
          </w:tcPr>
          <w:p>
            <w:pPr/>
            <w:del w:id="5597" w:author="Claude" w:date="2026-09-27T17:00:00Z">
              <w:r>
                <w:rPr>
                  <w:rStyle w:val="CodeChar"/>
                </w:rPr>
                <w:delText xml:space="preserve">bkt</w:delText>
              </w:r>
            </w:del>
          </w:p>
        </w:tc>
        <w:tc>
          <w:tcPr>
            <w:tcW w:w="4680" w:type="dxa"/>
          </w:tcPr>
          <w:p>
            <w:pPr/>
            <w:del w:id="5598" w:author="Claude" w:date="2026-09-27T17:00:00Z">
              <w:r>
                <w:rPr>
                  <w:rStyle w:val="CodeChar"/>
                </w:rPr>
                <w:delText xml:space="preserve">data</w:delText>
              </w:r>
            </w:del>
            <w:del w:id="5599" w:author="Claude" w:date="2026-09-27T17:00:00Z">
              <w:r>
                <w:delText xml:space="preserve"> </w:delText>
              </w:r>
            </w:del>
            <w:del w:id="5600" w:author="Claude" w:date="2026-09-27T17:00:00Z">
              <w:r>
                <w:rPr>
                  <w:rStyle w:val="CodeChar"/>
                </w:rPr>
                <w:delText xml:space="preserve">log</w:delText>
              </w:r>
            </w:del>
            <w:del w:id="5601" w:author="Claude" w:date="2026-09-27T17:00:00Z">
              <w:r>
                <w:delText xml:space="preserve"> </w:delText>
              </w:r>
            </w:del>
            <w:del w:id="5602" w:author="Claude" w:date="2026-09-27T17:00:00Z">
              <w:r>
                <w:rPr>
                  <w:rStyle w:val="CodeChar"/>
                </w:rPr>
                <w:delText xml:space="preserve">bkp</w:delText>
              </w:r>
            </w:del>
            <w:del w:id="5603" w:author="Claude" w:date="2026-09-27T17:00:00Z">
              <w:r>
                <w:delText xml:space="preserve"> </w:delText>
              </w:r>
            </w:del>
            <w:del w:id="5604" w:author="Claude" w:date="2026-09-27T17:00:00Z">
              <w:r>
                <w:rPr>
                  <w:rStyle w:val="CodeChar"/>
                </w:rPr>
                <w:delText xml:space="preserve">arc</w:delText>
              </w:r>
            </w:del>
            <w:del w:id="5605" w:author="Claude" w:date="2026-09-27T17:00:00Z">
              <w:r>
                <w:delText xml:space="preserve"> </w:delText>
              </w:r>
            </w:del>
            <w:del w:id="5606" w:author="Claude" w:date="2026-09-27T17:00:00Z">
              <w:r>
                <w:rPr>
                  <w:rStyle w:val="CodeChar"/>
                </w:rPr>
                <w:delText xml:space="preserve">exp</w:delText>
              </w:r>
            </w:del>
            <w:del w:id="5607" w:author="Claude" w:date="2026-09-27T17:00:00Z">
              <w:r>
                <w:delText xml:space="preserve"> </w:delText>
              </w:r>
            </w:del>
            <w:del w:id="5608" w:author="Claude" w:date="2026-09-27T17:00:00Z">
              <w:r>
                <w:rPr>
                  <w:rStyle w:val="CodeChar"/>
                </w:rPr>
                <w:delText xml:space="preserve">raw</w:delText>
              </w:r>
            </w:del>
            <w:del w:id="5609" w:author="Claude" w:date="2026-09-27T17:00:00Z">
              <w:r>
                <w:delText xml:space="preserve"> </w:delText>
              </w:r>
            </w:del>
            <w:del w:id="5610" w:author="Claude" w:date="2026-09-27T17:00:00Z">
              <w:r>
                <w:rPr>
                  <w:rStyle w:val="CodeChar"/>
                </w:rPr>
                <w:delText xml:space="preserve">cur</w:delText>
              </w:r>
            </w:del>
            <w:del w:id="5611" w:author="Claude" w:date="2026-09-27T17:00:00Z">
              <w:r>
                <w:delText xml:space="preserve"> </w:delText>
              </w:r>
            </w:del>
            <w:del w:id="5612" w:author="Claude" w:date="2026-09-27T17:00:00Z">
              <w:r>
                <w:rPr>
                  <w:rStyle w:val="CodeChar"/>
                </w:rPr>
                <w:delText xml:space="preserve">tfs</w:delText>
              </w:r>
            </w:del>
            <w:del w:id="5613" w:author="Claude" w:date="2026-09-27T17:00:00Z">
              <w:r>
                <w:delText xml:space="preserve"> </w:delText>
              </w:r>
            </w:del>
            <w:del w:id="5614" w:author="Claude" w:date="2026-09-27T17:00:00Z">
              <w:r>
                <w:rPr>
                  <w:rStyle w:val="CodeChar"/>
                </w:rPr>
                <w:delText xml:space="preserve">aud</w:delText>
              </w:r>
            </w:del>
          </w:p>
        </w:tc>
      </w:tr>
      <w:tr>
        <w:trPr>
          <w:del w:id="5615" w:author="Claude" w:date="2026-09-27T17:00:00Z"/>
        </w:trPr>
        <w:tc>
          <w:tcPr>
            <w:tcW w:w="4680" w:type="dxa"/>
          </w:tcPr>
          <w:p>
            <w:pPr/>
            <w:del w:id="5616" w:author="Claude" w:date="2026-09-27T17:00:00Z">
              <w:r>
                <w:rPr>
                  <w:rStyle w:val="CodeChar"/>
                </w:rPr>
                <w:delText xml:space="preserve">key</w:delText>
              </w:r>
            </w:del>
            <w:del w:id="5617" w:author="Claude" w:date="2026-09-27T17:00:00Z">
              <w:r>
                <w:delText xml:space="preserve"> / </w:delText>
              </w:r>
            </w:del>
            <w:del w:id="5618" w:author="Claude" w:date="2026-09-27T17:00:00Z">
              <w:r>
                <w:rPr>
                  <w:rStyle w:val="CodeChar"/>
                </w:rPr>
                <w:delText xml:space="preserve">scrt</w:delText>
              </w:r>
            </w:del>
          </w:p>
        </w:tc>
        <w:tc>
          <w:tcPr>
            <w:tcW w:w="4680" w:type="dxa"/>
          </w:tcPr>
          <w:p>
            <w:pPr/>
            <w:del w:id="5619" w:author="Claude" w:date="2026-09-27T17:00:00Z">
              <w:r>
                <w:rPr>
                  <w:rStyle w:val="CodeChar"/>
                </w:rPr>
                <w:delText xml:space="preserve">tde</w:delText>
              </w:r>
            </w:del>
            <w:del w:id="5620" w:author="Claude" w:date="2026-09-27T17:00:00Z">
              <w:r>
                <w:delText xml:space="preserve"> </w:delText>
              </w:r>
            </w:del>
            <w:del w:id="5621" w:author="Claude" w:date="2026-09-27T17:00:00Z">
              <w:r>
                <w:rPr>
                  <w:rStyle w:val="CodeChar"/>
                </w:rPr>
                <w:delText xml:space="preserve">bkt</w:delText>
              </w:r>
            </w:del>
            <w:del w:id="5622" w:author="Claude" w:date="2026-09-27T17:00:00Z">
              <w:r>
                <w:delText xml:space="preserve"> </w:delText>
              </w:r>
            </w:del>
            <w:del w:id="5623" w:author="Claude" w:date="2026-09-27T17:00:00Z">
              <w:r>
                <w:rPr>
                  <w:rStyle w:val="CodeChar"/>
                </w:rPr>
                <w:delText xml:space="preserve">blk</w:delText>
              </w:r>
            </w:del>
            <w:del w:id="5624" w:author="Claude" w:date="2026-09-27T17:00:00Z">
              <w:r>
                <w:delText xml:space="preserve"> </w:delText>
              </w:r>
            </w:del>
            <w:del w:id="5625" w:author="Claude" w:date="2026-09-27T17:00:00Z">
              <w:r>
                <w:rPr>
                  <w:rStyle w:val="CodeChar"/>
                </w:rPr>
                <w:delText xml:space="preserve">scrt</w:delText>
              </w:r>
            </w:del>
            <w:del w:id="5626" w:author="Claude" w:date="2026-09-27T17:00:00Z">
              <w:r>
                <w:delText xml:space="preserve"> </w:delText>
              </w:r>
            </w:del>
            <w:del w:id="5627" w:author="Claude" w:date="2026-09-27T17:00:00Z">
              <w:r>
                <w:rPr>
                  <w:rStyle w:val="CodeChar"/>
                </w:rPr>
                <w:delText xml:space="preserve">sgn</w:delText>
              </w:r>
            </w:del>
            <w:del w:id="5628" w:author="Claude" w:date="2026-09-27T17:00:00Z">
              <w:r>
                <w:delText xml:space="preserve"> </w:delText>
              </w:r>
            </w:del>
            <w:del w:id="5629" w:author="Claude" w:date="2026-09-27T17:00:00Z">
              <w:r>
                <w:rPr>
                  <w:rStyle w:val="CodeChar"/>
                </w:rPr>
                <w:delText xml:space="preserve">oke</w:delText>
              </w:r>
            </w:del>
            <w:del w:id="5630" w:author="Claude" w:date="2026-09-27T17:00:00Z">
              <w:r>
                <w:delText xml:space="preserve"> / </w:delText>
              </w:r>
            </w:del>
            <w:del w:id="5631" w:author="Claude" w:date="2026-09-27T17:00:00Z">
              <w:r>
                <w:rPr>
                  <w:rStyle w:val="CodeChar"/>
                </w:rPr>
                <w:delText xml:space="preserve">dbc</w:delText>
              </w:r>
            </w:del>
            <w:del w:id="5632" w:author="Claude" w:date="2026-09-27T17:00:00Z">
              <w:r>
                <w:delText xml:space="preserve"> </w:delText>
              </w:r>
            </w:del>
            <w:del w:id="5633" w:author="Claude" w:date="2026-09-27T17:00:00Z">
              <w:r>
                <w:rPr>
                  <w:rStyle w:val="CodeChar"/>
                </w:rPr>
                <w:delText xml:space="preserve">api</w:delText>
              </w:r>
            </w:del>
            <w:del w:id="5634" w:author="Claude" w:date="2026-09-27T17:00:00Z">
              <w:r>
                <w:delText xml:space="preserve"> </w:delText>
              </w:r>
            </w:del>
            <w:del w:id="5635" w:author="Claude" w:date="2026-09-27T17:00:00Z">
              <w:r>
                <w:rPr>
                  <w:rStyle w:val="CodeChar"/>
                </w:rPr>
                <w:delText xml:space="preserve">ssh</w:delText>
              </w:r>
            </w:del>
            <w:del w:id="5636" w:author="Claude" w:date="2026-09-27T17:00:00Z">
              <w:r>
                <w:delText xml:space="preserve"> </w:delText>
              </w:r>
            </w:del>
            <w:del w:id="5637" w:author="Claude" w:date="2026-09-27T17:00:00Z">
              <w:r>
                <w:rPr>
                  <w:rStyle w:val="CodeChar"/>
                </w:rPr>
                <w:delText xml:space="preserve">tls</w:delText>
              </w:r>
            </w:del>
            <w:del w:id="5638" w:author="Claude" w:date="2026-09-27T17:00:00Z">
              <w:r>
                <w:delText xml:space="preserve"> </w:delText>
              </w:r>
            </w:del>
            <w:del w:id="5639" w:author="Claude" w:date="2026-09-27T17:00:00Z">
              <w:r>
                <w:rPr>
                  <w:rStyle w:val="CodeChar"/>
                </w:rPr>
                <w:delText xml:space="preserve">svc</w:delText>
              </w:r>
            </w:del>
            <w:del w:id="5640" w:author="Claude" w:date="2026-09-27T17:00:00Z">
              <w:r>
                <w:delText xml:space="preserve"> </w:delText>
              </w:r>
            </w:del>
            <w:del w:id="5641" w:author="Claude" w:date="2026-09-27T17:00:00Z">
              <w:r>
                <w:rPr>
                  <w:rStyle w:val="CodeChar"/>
                </w:rPr>
                <w:delText xml:space="preserve">wlt</w:delText>
              </w:r>
            </w:del>
          </w:p>
        </w:tc>
      </w:tr>
      <w:tr>
        <w:trPr>
          <w:del w:id="5642" w:author="Claude" w:date="2026-09-27T17:00:00Z"/>
        </w:trPr>
        <w:tc>
          <w:tcPr>
            <w:tcW w:w="4680" w:type="dxa"/>
          </w:tcPr>
          <w:p>
            <w:pPr/>
            <w:del w:id="5643" w:author="Claude" w:date="2026-09-27T17:00:00Z">
              <w:r>
                <w:rPr>
                  <w:rStyle w:val="CodeChar"/>
                </w:rPr>
                <w:delText xml:space="preserve">grp</w:delText>
              </w:r>
            </w:del>
            <w:del w:id="5644" w:author="Claude" w:date="2026-09-27T17:00:00Z">
              <w:r>
                <w:delText xml:space="preserve"> </w:delText>
              </w:r>
            </w:del>
            <w:del w:id="5645" w:author="Claude" w:date="2026-09-27T17:00:00Z">
              <w:r>
                <w:rPr>
                  <w:rStyle w:val="CodeChar"/>
                </w:rPr>
                <w:delText xml:space="preserve">pol</w:delText>
              </w:r>
            </w:del>
          </w:p>
        </w:tc>
        <w:tc>
          <w:tcPr>
            <w:tcW w:w="4680" w:type="dxa"/>
          </w:tcPr>
          <w:p>
            <w:pPr/>
            <w:del w:id="5646" w:author="Claude" w:date="2026-09-27T17:00:00Z">
              <w:r>
                <w:rPr>
                  <w:rStyle w:val="CodeChar"/>
                </w:rPr>
                <w:delText xml:space="preserve">admin</w:delText>
              </w:r>
            </w:del>
            <w:del w:id="5647" w:author="Claude" w:date="2026-09-27T17:00:00Z">
              <w:r>
                <w:delText xml:space="preserve"> </w:delText>
              </w:r>
            </w:del>
            <w:del w:id="5648" w:author="Claude" w:date="2026-09-27T17:00:00Z">
              <w:r>
                <w:rPr>
                  <w:rStyle w:val="CodeChar"/>
                </w:rPr>
                <w:delText xml:space="preserve">oper</w:delText>
              </w:r>
            </w:del>
            <w:del w:id="5649" w:author="Claude" w:date="2026-09-27T17:00:00Z">
              <w:r>
                <w:delText xml:space="preserve"> </w:delText>
              </w:r>
            </w:del>
            <w:del w:id="5650" w:author="Claude" w:date="2026-09-27T17:00:00Z">
              <w:r>
                <w:rPr>
                  <w:rStyle w:val="CodeChar"/>
                </w:rPr>
                <w:delText xml:space="preserve">read</w:delText>
              </w:r>
            </w:del>
            <w:del w:id="5651" w:author="Claude" w:date="2026-09-27T17:00:00Z">
              <w:r>
                <w:delText xml:space="preserve"> </w:delText>
              </w:r>
            </w:del>
            <w:del w:id="5652" w:author="Claude" w:date="2026-09-27T17:00:00Z">
              <w:r>
                <w:rPr>
                  <w:rStyle w:val="CodeChar"/>
                </w:rPr>
                <w:delText xml:space="preserve">audit</w:delText>
              </w:r>
            </w:del>
            <w:del w:id="5653" w:author="Claude" w:date="2026-09-27T17:00:00Z">
              <w:r>
                <w:delText xml:space="preserve"> </w:delText>
              </w:r>
            </w:del>
            <w:del w:id="5654" w:author="Claude" w:date="2026-09-27T17:00:00Z">
              <w:r>
                <w:rPr>
                  <w:rStyle w:val="CodeChar"/>
                </w:rPr>
                <w:delText xml:space="preserve">deploy</w:delText>
              </w:r>
            </w:del>
            <w:del w:id="5655" w:author="Claude" w:date="2026-09-27T17:00:00Z">
              <w:r>
                <w:delText xml:space="preserve"> </w:delText>
              </w:r>
            </w:del>
            <w:del w:id="5656" w:author="Claude" w:date="2026-09-27T17:00:00Z">
              <w:r>
                <w:rPr>
                  <w:rStyle w:val="CodeChar"/>
                </w:rPr>
                <w:delText xml:space="preserve">brkgl</w:delText>
              </w:r>
            </w:del>
          </w:p>
        </w:tc>
      </w:tr>
      <w:tr>
        <w:trPr>
          <w:del w:id="5657" w:author="Claude" w:date="2026-09-27T17:00:00Z"/>
        </w:trPr>
        <w:tc>
          <w:tcPr>
            <w:tcW w:w="4680" w:type="dxa"/>
          </w:tcPr>
          <w:p>
            <w:pPr/>
            <w:del w:id="5658" w:author="Claude" w:date="2026-09-27T17:00:00Z">
              <w:r>
                <w:rPr>
                  <w:rStyle w:val="CodeChar"/>
                </w:rPr>
                <w:delText xml:space="preserve">log</w:delText>
              </w:r>
            </w:del>
            <w:del w:id="5659" w:author="Claude" w:date="2026-09-27T17:00:00Z">
              <w:r>
                <w:delText xml:space="preserve"> / </w:delText>
              </w:r>
            </w:del>
            <w:del w:id="5660" w:author="Claude" w:date="2026-09-27T17:00:00Z">
              <w:r>
                <w:rPr>
                  <w:rStyle w:val="CodeChar"/>
                </w:rPr>
                <w:delText xml:space="preserve">alm</w:delText>
              </w:r>
            </w:del>
          </w:p>
        </w:tc>
        <w:tc>
          <w:tcPr>
            <w:tcW w:w="4680" w:type="dxa"/>
          </w:tcPr>
          <w:p>
            <w:pPr/>
            <w:del w:id="5661" w:author="Claude" w:date="2026-09-27T17:00:00Z">
              <w:r>
                <w:rPr>
                  <w:rStyle w:val="CodeChar"/>
                </w:rPr>
                <w:delText xml:space="preserve">flow</w:delText>
              </w:r>
            </w:del>
            <w:del w:id="5662" w:author="Claude" w:date="2026-09-27T17:00:00Z">
              <w:r>
                <w:delText xml:space="preserve"> </w:delText>
              </w:r>
            </w:del>
            <w:del w:id="5663" w:author="Claude" w:date="2026-09-27T17:00:00Z">
              <w:r>
                <w:rPr>
                  <w:rStyle w:val="CodeChar"/>
                </w:rPr>
                <w:delText xml:space="preserve">lb</w:delText>
              </w:r>
            </w:del>
            <w:del w:id="5664" w:author="Claude" w:date="2026-09-27T17:00:00Z">
              <w:r>
                <w:delText xml:space="preserve"> </w:delText>
              </w:r>
            </w:del>
            <w:del w:id="5665" w:author="Claude" w:date="2026-09-27T17:00:00Z">
              <w:r>
                <w:rPr>
                  <w:rStyle w:val="CodeChar"/>
                </w:rPr>
                <w:delText xml:space="preserve">apg</w:delText>
              </w:r>
            </w:del>
            <w:del w:id="5666" w:author="Claude" w:date="2026-09-27T17:00:00Z">
              <w:r>
                <w:delText xml:space="preserve"> </w:delText>
              </w:r>
            </w:del>
            <w:del w:id="5667" w:author="Claude" w:date="2026-09-27T17:00:00Z">
              <w:r>
                <w:rPr>
                  <w:rStyle w:val="CodeChar"/>
                </w:rPr>
                <w:delText xml:space="preserve">fn</w:delText>
              </w:r>
            </w:del>
            <w:del w:id="5668" w:author="Claude" w:date="2026-09-27T17:00:00Z">
              <w:r>
                <w:delText xml:space="preserve"> </w:delText>
              </w:r>
            </w:del>
            <w:del w:id="5669" w:author="Claude" w:date="2026-09-27T17:00:00Z">
              <w:r>
                <w:rPr>
                  <w:rStyle w:val="CodeChar"/>
                </w:rPr>
                <w:delText xml:space="preserve">waf</w:delText>
              </w:r>
            </w:del>
            <w:del w:id="5670" w:author="Claude" w:date="2026-09-27T17:00:00Z">
              <w:r>
                <w:delText xml:space="preserve"> </w:delText>
              </w:r>
            </w:del>
            <w:del w:id="5671" w:author="Claude" w:date="2026-09-27T17:00:00Z">
              <w:r>
                <w:rPr>
                  <w:rStyle w:val="CodeChar"/>
                </w:rPr>
                <w:delText xml:space="preserve">os</w:delText>
              </w:r>
            </w:del>
            <w:del w:id="5672" w:author="Claude" w:date="2026-09-27T17:00:00Z">
              <w:r>
                <w:delText xml:space="preserve"> </w:delText>
              </w:r>
            </w:del>
            <w:del w:id="5673" w:author="Claude" w:date="2026-09-27T17:00:00Z">
              <w:r>
                <w:rPr>
                  <w:rStyle w:val="CodeChar"/>
                </w:rPr>
                <w:delText xml:space="preserve">app</w:delText>
              </w:r>
            </w:del>
            <w:del w:id="5674" w:author="Claude" w:date="2026-09-27T17:00:00Z">
              <w:r>
                <w:delText xml:space="preserve"> </w:delText>
              </w:r>
            </w:del>
            <w:del w:id="5675" w:author="Claude" w:date="2026-09-27T17:00:00Z">
              <w:r>
                <w:rPr>
                  <w:rStyle w:val="CodeChar"/>
                </w:rPr>
                <w:delText xml:space="preserve">oke</w:delText>
              </w:r>
            </w:del>
            <w:del w:id="5676" w:author="Claude" w:date="2026-09-27T17:00:00Z">
              <w:r>
                <w:delText xml:space="preserve"> </w:delText>
              </w:r>
            </w:del>
            <w:del w:id="5677" w:author="Claude" w:date="2026-09-27T17:00:00Z">
              <w:r>
                <w:rPr>
                  <w:rStyle w:val="CodeChar"/>
                </w:rPr>
                <w:delText xml:space="preserve">aud</w:delText>
              </w:r>
            </w:del>
            <w:del w:id="5678" w:author="Claude" w:date="2026-09-27T17:00:00Z">
              <w:r>
                <w:delText xml:space="preserve"> / </w:delText>
              </w:r>
            </w:del>
            <w:del w:id="5679" w:author="Claude" w:date="2026-09-27T17:00:00Z">
              <w:r>
                <w:rPr>
                  <w:rStyle w:val="CodeChar"/>
                </w:rPr>
                <w:delText xml:space="preserve">cpu</w:delText>
              </w:r>
            </w:del>
            <w:del w:id="5680" w:author="Claude" w:date="2026-09-27T17:00:00Z">
              <w:r>
                <w:delText xml:space="preserve"> </w:delText>
              </w:r>
            </w:del>
            <w:del w:id="5681" w:author="Claude" w:date="2026-09-27T17:00:00Z">
              <w:r>
                <w:rPr>
                  <w:rStyle w:val="CodeChar"/>
                </w:rPr>
                <w:delText xml:space="preserve">mem</w:delText>
              </w:r>
            </w:del>
            <w:del w:id="5682" w:author="Claude" w:date="2026-09-27T17:00:00Z">
              <w:r>
                <w:delText xml:space="preserve"> </w:delText>
              </w:r>
            </w:del>
            <w:del w:id="5683" w:author="Claude" w:date="2026-09-27T17:00:00Z">
              <w:r>
                <w:rPr>
                  <w:rStyle w:val="CodeChar"/>
                </w:rPr>
                <w:delText xml:space="preserve">dsk</w:delText>
              </w:r>
            </w:del>
            <w:del w:id="5684" w:author="Claude" w:date="2026-09-27T17:00:00Z">
              <w:r>
                <w:delText xml:space="preserve"> </w:delText>
              </w:r>
            </w:del>
            <w:del w:id="5685" w:author="Claude" w:date="2026-09-27T17:00:00Z">
              <w:r>
                <w:rPr>
                  <w:rStyle w:val="CodeChar"/>
                </w:rPr>
                <w:delText xml:space="preserve">lat</w:delText>
              </w:r>
            </w:del>
            <w:del w:id="5686" w:author="Claude" w:date="2026-09-27T17:00:00Z">
              <w:r>
                <w:delText xml:space="preserve"> </w:delText>
              </w:r>
            </w:del>
            <w:del w:id="5687" w:author="Claude" w:date="2026-09-27T17:00:00Z">
              <w:r>
                <w:rPr>
                  <w:rStyle w:val="CodeChar"/>
                </w:rPr>
                <w:delText xml:space="preserve">err</w:delText>
              </w:r>
            </w:del>
            <w:del w:id="5688" w:author="Claude" w:date="2026-09-27T17:00:00Z">
              <w:r>
                <w:delText xml:space="preserve"> </w:delText>
              </w:r>
            </w:del>
            <w:del w:id="5689" w:author="Claude" w:date="2026-09-27T17:00:00Z">
              <w:r>
                <w:rPr>
                  <w:rStyle w:val="CodeChar"/>
                </w:rPr>
                <w:delText xml:space="preserve">avl</w:delText>
              </w:r>
            </w:del>
            <w:del w:id="5690" w:author="Claude" w:date="2026-09-27T17:00:00Z">
              <w:r>
                <w:delText xml:space="preserve"> </w:delText>
              </w:r>
            </w:del>
            <w:del w:id="5691" w:author="Claude" w:date="2026-09-27T17:00:00Z">
              <w:r>
                <w:rPr>
                  <w:rStyle w:val="CodeChar"/>
                </w:rPr>
                <w:delText xml:space="preserve">cap</w:delText>
              </w:r>
            </w:del>
            <w:del w:id="5692" w:author="Claude" w:date="2026-09-27T17:00:00Z">
              <w:r>
                <w:delText xml:space="preserve"> </w:delText>
              </w:r>
            </w:del>
            <w:del w:id="5693" w:author="Claude" w:date="2026-09-27T17:00:00Z">
              <w:r>
                <w:rPr>
                  <w:rStyle w:val="CodeChar"/>
                </w:rPr>
                <w:delText xml:space="preserve">lag</w:delText>
              </w:r>
            </w:del>
          </w:p>
        </w:tc>
      </w:tr>
    </w:tbl>
    <w:p>
      <w:pPr>
        <w:pStyle w:val="Heading3"/>
        <w:rPr>
          <w:del w:id="5695" w:author="Claude" w:date="2026-09-27T17:00:00Z"/>
        </w:rPr>
      </w:pPr>
      <w:del w:id="5694" w:author="Claude" w:date="2026-09-27T17:00:00Z">
        <w:r>
          <w:delText xml:space="preserve">Short forms (the module computes these)</w:delText>
        </w:r>
      </w:del>
    </w:p>
    <w:tbl>
      <w:tblPr>
        <w:tblStyle w:val="TableGrid"/>
        <w:tblW w:w="0" w:type="auto"/>
        <w:tblLayout w:type="fixed"/>
        <w:tblLook w:val="04A0" w:firstRow="1" w:lastRow="0" w:firstColumn="0" w:lastColumn="0" w:noHBand="0" w:noVBand="1"/>
      </w:tblPr>
      <w:tblGrid>
        <w:gridCol w:w="3120"/>
        <w:gridCol w:w="3120"/>
        <w:gridCol w:w="3120"/>
      </w:tblGrid>
      <w:tr>
        <w:trPr>
          <w:tblHeader/>
          <w:del w:id="5696" w:author="Claude" w:date="2026-09-27T17:00:00Z"/>
        </w:trPr>
        <w:tc>
          <w:tcPr>
            <w:tcW w:w="3120" w:type="dxa"/>
            <w:shd w:val="clear" w:color="auto" w:fill="F2F2F2"/>
          </w:tcPr>
          <w:p>
            <w:pPr/>
            <w:del w:id="5697" w:author="Claude" w:date="2026-09-27T17:00:00Z">
              <w:r>
                <w:delText xml:space="preserve">Field</w:delText>
              </w:r>
            </w:del>
          </w:p>
        </w:tc>
        <w:tc>
          <w:tcPr>
            <w:tcW w:w="3120" w:type="dxa"/>
            <w:shd w:val="clear" w:color="auto" w:fill="F2F2F2"/>
          </w:tcPr>
          <w:p>
            <w:pPr/>
            <w:del w:id="5698" w:author="Claude" w:date="2026-09-27T17:00:00Z">
              <w:r>
                <w:delText xml:space="preserve">Form</w:delText>
              </w:r>
            </w:del>
          </w:p>
        </w:tc>
        <w:tc>
          <w:tcPr>
            <w:tcW w:w="3120" w:type="dxa"/>
            <w:shd w:val="clear" w:color="auto" w:fill="F2F2F2"/>
          </w:tcPr>
          <w:p>
            <w:pPr/>
            <w:del w:id="5699" w:author="Claude" w:date="2026-09-27T17:00:00Z">
              <w:r>
                <w:delText xml:space="preserve">Example</w:delText>
              </w:r>
            </w:del>
          </w:p>
        </w:tc>
      </w:tr>
      <w:tr>
        <w:trPr>
          <w:del w:id="5700" w:author="Claude" w:date="2026-09-27T17:00:00Z"/>
        </w:trPr>
        <w:tc>
          <w:tcPr>
            <w:tcW w:w="3120" w:type="dxa"/>
          </w:tcPr>
          <w:p>
            <w:pPr/>
            <w:del w:id="5701" w:author="Claude" w:date="2026-09-27T17:00:00Z">
              <w:r>
                <w:delText xml:space="preserve">Bastion, ADB </w:delText>
              </w:r>
            </w:del>
            <w:del w:id="5702" w:author="Claude" w:date="2026-09-27T17:00:00Z">
              <w:r>
                <w:rPr>
                  <w:rStyle w:val="CodeChar"/>
                </w:rPr>
                <w:delText xml:space="preserve">db_name</w:delText>
              </w:r>
            </w:del>
          </w:p>
        </w:tc>
        <w:tc>
          <w:tcPr>
            <w:tcW w:w="3120" w:type="dxa"/>
          </w:tcPr>
          <w:p>
            <w:pPr/>
            <w:del w:id="5703" w:author="Claude" w:date="2026-09-27T17:00:00Z">
              <w:r>
                <w:delText xml:space="preserve">Joined: remove hyphens</w:delText>
              </w:r>
            </w:del>
          </w:p>
        </w:tc>
        <w:tc>
          <w:tcPr>
            <w:tcW w:w="3120" w:type="dxa"/>
          </w:tcPr>
          <w:p>
            <w:pPr/>
            <w:del w:id="5704" w:author="Claude" w:date="2026-09-27T17:00:00Z">
              <w:r>
                <w:rPr>
                  <w:rStyle w:val="CodeChar"/>
                </w:rPr>
                <w:delText xml:space="preserve">cmrprd</w:delText>
              </w:r>
            </w:del>
            <w:del w:id="5705" w:author="Claude" w:date="2026-09-27T17:00:00Z">
              <w:r>
                <w:rPr>
                  <w:rStyle w:val="CodeChar"/>
                </w:rPr>
                <w:delText xml:space="preserve">dc1</w:delText>
              </w:r>
            </w:del>
            <w:del w:id="5706" w:author="Claude" w:date="2026-09-27T17:00:00Z">
              <w:r>
                <w:rPr>
                  <w:rStyle w:val="CodeChar"/>
                </w:rPr>
                <w:delText xml:space="preserve">adbpayatp01</w:delText>
              </w:r>
            </w:del>
          </w:p>
        </w:tc>
      </w:tr>
      <w:tr>
        <w:trPr>
          <w:del w:id="5707" w:author="Claude" w:date="2026-09-27T17:00:00Z"/>
        </w:trPr>
        <w:tc>
          <w:tcPr>
            <w:tcW w:w="3120" w:type="dxa"/>
          </w:tcPr>
          <w:p>
            <w:pPr/>
            <w:del w:id="5708" w:author="Claude" w:date="2026-09-27T17:00:00Z">
              <w:r>
                <w:delText xml:space="preserve">VCN DNS label, Windows host, DB host prefix</w:delText>
              </w:r>
            </w:del>
          </w:p>
        </w:tc>
        <w:tc>
          <w:tcPr>
            <w:tcW w:w="3120" w:type="dxa"/>
          </w:tcPr>
          <w:p>
            <w:pPr/>
            <w:del w:id="5709" w:author="Claude" w:date="2026-09-27T17:00:00Z">
              <w:r>
                <w:delText xml:space="preserve">Compact </w:delText>
              </w:r>
            </w:del>
            <w:del w:id="5710" w:author="Claude" w:date="2026-09-27T17:00:00Z">
              <w:r>
                <w:rPr>
                  <w:rStyle w:val="CodeChar"/>
                </w:rPr>
                <w:delText xml:space="preserve">&lt;org&gt;&lt;e&gt;&lt;rgn&gt;&lt;app&gt;&lt;nn&gt;</w:delText>
              </w:r>
            </w:del>
            <w:del w:id="5711" w:author="Claude" w:date="2026-09-27T17:00:00Z">
              <w:r>
                <w:delText xml:space="preserve"> (e = p s u i f d t x n)</w:delText>
              </w:r>
            </w:del>
          </w:p>
        </w:tc>
        <w:tc>
          <w:tcPr>
            <w:tcW w:w="3120" w:type="dxa"/>
          </w:tcPr>
          <w:p>
            <w:pPr/>
            <w:del w:id="5712" w:author="Claude" w:date="2026-09-27T17:00:00Z">
              <w:r>
                <w:rPr>
                  <w:rStyle w:val="CodeChar"/>
                </w:rPr>
                <w:delText xml:space="preserve">cmrp</w:delText>
              </w:r>
            </w:del>
            <w:del w:id="5713" w:author="Claude" w:date="2026-09-27T17:00:00Z">
              <w:r>
                <w:rPr>
                  <w:rStyle w:val="CodeChar"/>
                </w:rPr>
                <w:delText xml:space="preserve">dc1</w:delText>
              </w:r>
            </w:del>
            <w:del w:id="5714" w:author="Claude" w:date="2026-09-27T17:00:00Z">
              <w:r>
                <w:rPr>
                  <w:rStyle w:val="CodeChar"/>
                </w:rPr>
                <w:delText xml:space="preserve">cbs01</w:delText>
              </w:r>
            </w:del>
          </w:p>
        </w:tc>
      </w:tr>
      <w:tr>
        <w:trPr>
          <w:del w:id="5715" w:author="Claude" w:date="2026-09-27T17:00:00Z"/>
        </w:trPr>
        <w:tc>
          <w:tcPr>
            <w:tcW w:w="3120" w:type="dxa"/>
          </w:tcPr>
          <w:p>
            <w:pPr/>
            <w:del w:id="5716" w:author="Claude" w:date="2026-09-27T17:00:00Z">
              <w:r>
                <w:delText xml:space="preserve">Subnet DNS label</w:delText>
              </w:r>
            </w:del>
          </w:p>
        </w:tc>
        <w:tc>
          <w:tcPr>
            <w:tcW w:w="3120" w:type="dxa"/>
          </w:tcPr>
          <w:p>
            <w:pPr/>
            <w:del w:id="5717" w:author="Claude" w:date="2026-09-27T17:00:00Z">
              <w:r>
                <w:rPr>
                  <w:rStyle w:val="CodeChar"/>
                </w:rPr>
                <w:delText xml:space="preserve">&lt;tier&gt;&lt;nn&gt;</w:delText>
              </w:r>
            </w:del>
          </w:p>
        </w:tc>
        <w:tc>
          <w:tcPr>
            <w:tcW w:w="3120" w:type="dxa"/>
          </w:tcPr>
          <w:p>
            <w:pPr/>
            <w:del w:id="5718" w:author="Claude" w:date="2026-09-27T17:00:00Z">
              <w:r>
                <w:rPr>
                  <w:rStyle w:val="CodeChar"/>
                </w:rPr>
                <w:delText xml:space="preserve">db01</w:delText>
              </w:r>
            </w:del>
          </w:p>
        </w:tc>
      </w:tr>
      <w:tr>
        <w:trPr>
          <w:del w:id="5719" w:author="Claude" w:date="2026-09-27T17:00:00Z"/>
        </w:trPr>
        <w:tc>
          <w:tcPr>
            <w:tcW w:w="3120" w:type="dxa"/>
          </w:tcPr>
          <w:p>
            <w:pPr/>
            <w:del w:id="5720" w:author="Claude" w:date="2026-09-27T17:00:00Z">
              <w:r>
                <w:delText xml:space="preserve">Oracle DB_NAME / DB_UNIQUE_NAME / PDB</w:delText>
              </w:r>
            </w:del>
          </w:p>
        </w:tc>
        <w:tc>
          <w:tcPr>
            <w:tcW w:w="3120" w:type="dxa"/>
          </w:tcPr>
          <w:p>
            <w:pPr/>
            <w:del w:id="5721" w:author="Claude" w:date="2026-09-27T17:00:00Z">
              <w:r>
                <w:rPr>
                  <w:rStyle w:val="CodeChar"/>
                </w:rPr>
                <w:delText xml:space="preserve">&lt;app&gt;&lt;e&gt;&lt;n&gt;</w:delText>
              </w:r>
            </w:del>
            <w:del w:id="5722" w:author="Claude" w:date="2026-09-27T17:00:00Z">
              <w:r>
                <w:delText xml:space="preserve"> / </w:delText>
              </w:r>
            </w:del>
            <w:del w:id="5723" w:author="Claude" w:date="2026-09-27T17:00:00Z">
              <w:r>
                <w:rPr>
                  <w:rStyle w:val="CodeChar"/>
                </w:rPr>
                <w:delText xml:space="preserve">_&lt;org&gt;_&lt;rgn&gt;</w:delText>
              </w:r>
            </w:del>
            <w:del w:id="5724" w:author="Claude" w:date="2026-09-27T17:00:00Z">
              <w:r>
                <w:delText xml:space="preserve"> / </w:delText>
              </w:r>
            </w:del>
            <w:del w:id="5725" w:author="Claude" w:date="2026-09-27T17:00:00Z">
              <w:r>
                <w:rPr>
                  <w:rStyle w:val="CodeChar"/>
                </w:rPr>
                <w:delText xml:space="preserve">&lt;app&gt;pd&lt;n&gt;</w:delText>
              </w:r>
            </w:del>
          </w:p>
        </w:tc>
        <w:tc>
          <w:tcPr>
            <w:tcW w:w="3120" w:type="dxa"/>
          </w:tcPr>
          <w:p>
            <w:pPr/>
            <w:del w:id="5726" w:author="Claude" w:date="2026-09-27T17:00:00Z">
              <w:r>
                <w:rPr>
                  <w:rStyle w:val="CodeChar"/>
                </w:rPr>
                <w:delText xml:space="preserve">cbsp1</w:delText>
              </w:r>
            </w:del>
            <w:del w:id="5727" w:author="Claude" w:date="2026-09-27T17:00:00Z">
              <w:r>
                <w:delText xml:space="preserve"> / </w:delText>
              </w:r>
            </w:del>
            <w:del w:id="5728" w:author="Claude" w:date="2026-09-27T17:00:00Z">
              <w:r>
                <w:rPr>
                  <w:rStyle w:val="CodeChar"/>
                </w:rPr>
                <w:delText xml:space="preserve">cbsp1_cmr_</w:delText>
              </w:r>
            </w:del>
            <w:del w:id="5729" w:author="Claude" w:date="2026-09-27T17:00:00Z">
              <w:r>
                <w:rPr>
                  <w:rStyle w:val="CodeChar"/>
                </w:rPr>
                <w:delText xml:space="preserve">dc1</w:delText>
              </w:r>
            </w:del>
            <w:del w:id="5730" w:author="Claude" w:date="2026-09-27T17:00:00Z">
              <w:r>
                <w:delText xml:space="preserve"> / </w:delText>
              </w:r>
            </w:del>
            <w:del w:id="5731" w:author="Claude" w:date="2026-09-27T17:00:00Z">
              <w:r>
                <w:rPr>
                  <w:rStyle w:val="CodeChar"/>
                </w:rPr>
                <w:delText xml:space="preserve">cbspd1</w:delText>
              </w:r>
            </w:del>
          </w:p>
        </w:tc>
      </w:tr>
      <w:tr>
        <w:trPr>
          <w:del w:id="5732" w:author="Claude" w:date="2026-09-27T17:00:00Z"/>
        </w:trPr>
        <w:tc>
          <w:tcPr>
            <w:tcW w:w="3120" w:type="dxa"/>
          </w:tcPr>
          <w:p>
            <w:pPr/>
            <w:del w:id="5733" w:author="Claude" w:date="2026-09-27T17:00:00Z">
              <w:r>
                <w:delText xml:space="preserve">Compartment</w:delText>
              </w:r>
            </w:del>
          </w:p>
        </w:tc>
        <w:tc>
          <w:tcPr>
            <w:tcW w:w="3120" w:type="dxa"/>
          </w:tcPr>
          <w:p>
            <w:pPr/>
            <w:del w:id="5734" w:author="Claude" w:date="2026-09-27T17:00:00Z">
              <w:r>
                <w:delText xml:space="preserve">Full path</w:delText>
              </w:r>
            </w:del>
          </w:p>
        </w:tc>
        <w:tc>
          <w:tcPr>
            <w:tcW w:w="3120" w:type="dxa"/>
          </w:tcPr>
          <w:p>
            <w:pPr/>
            <w:del w:id="5735" w:author="Claude" w:date="2026-09-27T17:00:00Z">
              <w:r>
                <w:rPr>
                  <w:rStyle w:val="CodeChar"/>
                </w:rPr>
                <w:delText xml:space="preserve">cmr-prd-cbs</w:delText>
              </w:r>
            </w:del>
          </w:p>
        </w:tc>
      </w:tr>
    </w:tbl>
    <w:p>
      <w:pPr>
        <w:pStyle w:val="Heading3"/>
        <w:rPr>
          <w:del w:id="5737" w:author="Claude" w:date="2026-09-27T17:00:00Z"/>
        </w:rPr>
      </w:pPr>
      <w:del w:id="5736" w:author="Claude" w:date="2026-09-27T17:00:00Z">
        <w:r>
          <w:delText xml:space="preserve">Examples</w:delText>
        </w:r>
      </w:del>
    </w:p>
    <w:tbl>
      <w:tblPr>
        <w:tblStyle w:val="TableGrid"/>
        <w:tblW w:w="0" w:type="auto"/>
        <w:tblLayout w:type="fixed"/>
        <w:tblLook w:val="04A0" w:firstRow="1" w:lastRow="0" w:firstColumn="0" w:lastColumn="0" w:noHBand="0" w:noVBand="1"/>
      </w:tblPr>
      <w:tblGrid>
        <w:gridCol w:w="4680"/>
        <w:gridCol w:w="4680"/>
      </w:tblGrid>
      <w:tr>
        <w:trPr>
          <w:tblHeader/>
          <w:del w:id="5738" w:author="Claude" w:date="2026-09-27T17:00:00Z"/>
        </w:trPr>
        <w:tc>
          <w:tcPr>
            <w:tcW w:w="4680" w:type="dxa"/>
            <w:shd w:val="clear" w:color="auto" w:fill="F2F2F2"/>
          </w:tcPr>
          <w:p>
            <w:pPr/>
            <w:del w:id="5739" w:author="Claude" w:date="2026-09-27T17:00:00Z">
              <w:r>
                <w:delText xml:space="preserve">Name</w:delText>
              </w:r>
            </w:del>
          </w:p>
        </w:tc>
        <w:tc>
          <w:tcPr>
            <w:tcW w:w="4680" w:type="dxa"/>
            <w:shd w:val="clear" w:color="auto" w:fill="F2F2F2"/>
          </w:tcPr>
          <w:p>
            <w:pPr/>
            <w:del w:id="5740" w:author="Claude" w:date="2026-09-27T17:00:00Z">
              <w:r>
                <w:delText xml:space="preserve">Reads as</w:delText>
              </w:r>
            </w:del>
          </w:p>
        </w:tc>
      </w:tr>
      <w:tr>
        <w:trPr>
          <w:del w:id="5741" w:author="Claude" w:date="2026-09-27T17:00:00Z"/>
        </w:trPr>
        <w:tc>
          <w:tcPr>
            <w:tcW w:w="4680" w:type="dxa"/>
          </w:tcPr>
          <w:p>
            <w:pPr/>
            <w:del w:id="5742" w:author="Claude" w:date="2026-09-27T17:00:00Z">
              <w:r>
                <w:rPr>
                  <w:rStyle w:val="CodeChar"/>
                </w:rPr>
                <w:delText xml:space="preserve">cmr-prd-</w:delText>
              </w:r>
            </w:del>
            <w:del w:id="5743" w:author="Claude" w:date="2026-09-27T17:00:00Z">
              <w:r>
                <w:rPr>
                  <w:rStyle w:val="CodeChar"/>
                </w:rPr>
                <w:delText xml:space="preserve">dc1</w:delText>
              </w:r>
            </w:del>
            <w:del w:id="5744" w:author="Claude" w:date="2026-09-27T17:00:00Z">
              <w:r>
                <w:rPr>
                  <w:rStyle w:val="CodeChar"/>
                </w:rPr>
                <w:delText xml:space="preserve">-vm-cbs-ol-01</w:delText>
              </w:r>
            </w:del>
          </w:p>
        </w:tc>
        <w:tc>
          <w:tcPr>
            <w:tcW w:w="4680" w:type="dxa"/>
          </w:tcPr>
          <w:p>
            <w:pPr/>
            <w:del w:id="5745" w:author="Claude" w:date="2026-09-27T17:00:00Z">
              <w:r>
                <w:delText xml:space="preserve">Cameroon prod </w:delText>
              </w:r>
            </w:del>
            <w:del w:id="5746" w:author="Claude" w:date="2026-09-27T17:00:00Z">
              <w:r>
                <w:delText xml:space="preserve">Casablanca</w:delText>
              </w:r>
            </w:del>
            <w:del w:id="5747" w:author="Claude" w:date="2026-09-27T17:00:00Z">
              <w:r>
                <w:delText xml:space="preserve"> Linux VM, core banking</w:delText>
              </w:r>
            </w:del>
          </w:p>
        </w:tc>
      </w:tr>
      <w:tr>
        <w:trPr>
          <w:del w:id="5748" w:author="Claude" w:date="2026-09-27T17:00:00Z"/>
        </w:trPr>
        <w:tc>
          <w:tcPr>
            <w:tcW w:w="4680" w:type="dxa"/>
          </w:tcPr>
          <w:p>
            <w:pPr/>
            <w:del w:id="5749" w:author="Claude" w:date="2026-09-27T17:00:00Z">
              <w:r>
                <w:rPr>
                  <w:rStyle w:val="CodeChar"/>
                </w:rPr>
                <w:delText xml:space="preserve">cmr-prd-</w:delText>
              </w:r>
            </w:del>
            <w:del w:id="5750" w:author="Claude" w:date="2026-09-27T17:00:00Z">
              <w:r>
                <w:rPr>
                  <w:rStyle w:val="CodeChar"/>
                </w:rPr>
                <w:delText xml:space="preserve">dc2</w:delText>
              </w:r>
            </w:del>
            <w:del w:id="5751" w:author="Claude" w:date="2026-09-27T17:00:00Z">
              <w:r>
                <w:rPr>
                  <w:rStyle w:val="CodeChar"/>
                </w:rPr>
                <w:delText xml:space="preserve">-adb-pay-atp-01</w:delText>
              </w:r>
            </w:del>
          </w:p>
        </w:tc>
        <w:tc>
          <w:tcPr>
            <w:tcW w:w="4680" w:type="dxa"/>
          </w:tcPr>
          <w:p>
            <w:pPr/>
            <w:del w:id="5752" w:author="Claude" w:date="2026-09-27T17:00:00Z">
              <w:r>
                <w:delText xml:space="preserve">DR peer (</w:delText>
              </w:r>
            </w:del>
            <w:del w:id="5753" w:author="Claude" w:date="2026-09-27T17:00:00Z">
              <w:r>
                <w:delText xml:space="preserve">Johannesburg</w:delText>
              </w:r>
            </w:del>
            <w:del w:id="5754" w:author="Claude" w:date="2026-09-27T17:00:00Z">
              <w:r>
                <w:delText xml:space="preserve">) of payments ATP</w:delText>
              </w:r>
            </w:del>
          </w:p>
        </w:tc>
      </w:tr>
      <w:tr>
        <w:trPr>
          <w:del w:id="5755" w:author="Claude" w:date="2026-09-27T17:00:00Z"/>
        </w:trPr>
        <w:tc>
          <w:tcPr>
            <w:tcW w:w="4680" w:type="dxa"/>
          </w:tcPr>
          <w:p>
            <w:pPr/>
            <w:del w:id="5756" w:author="Claude" w:date="2026-09-27T17:00:00Z">
              <w:r>
                <w:rPr>
                  <w:rStyle w:val="CodeChar"/>
                </w:rPr>
                <w:delText xml:space="preserve">cmr-prd-</w:delText>
              </w:r>
            </w:del>
            <w:del w:id="5757" w:author="Claude" w:date="2026-09-27T17:00:00Z">
              <w:r>
                <w:rPr>
                  <w:rStyle w:val="CodeChar"/>
                </w:rPr>
                <w:delText xml:space="preserve">dc1</w:delText>
              </w:r>
            </w:del>
            <w:del w:id="5758" w:author="Claude" w:date="2026-09-27T17:00:00Z">
              <w:r>
                <w:rPr>
                  <w:rStyle w:val="CodeChar"/>
                </w:rPr>
                <w:delText xml:space="preserve">-snt-cbs-db-01</w:delText>
              </w:r>
            </w:del>
          </w:p>
        </w:tc>
        <w:tc>
          <w:tcPr>
            <w:tcW w:w="4680" w:type="dxa"/>
          </w:tcPr>
          <w:p>
            <w:pPr/>
            <w:del w:id="5759" w:author="Claude" w:date="2026-09-27T17:00:00Z">
              <w:r>
                <w:delText xml:space="preserve">Core banking DB-tier subnet</w:delText>
              </w:r>
            </w:del>
          </w:p>
        </w:tc>
      </w:tr>
      <w:tr>
        <w:trPr>
          <w:del w:id="5760" w:author="Claude" w:date="2026-09-27T17:00:00Z"/>
        </w:trPr>
        <w:tc>
          <w:tcPr>
            <w:tcW w:w="4680" w:type="dxa"/>
          </w:tcPr>
          <w:p>
            <w:pPr/>
            <w:del w:id="5761" w:author="Claude" w:date="2026-09-27T17:00:00Z">
              <w:r>
                <w:rPr>
                  <w:rStyle w:val="CodeChar"/>
                </w:rPr>
                <w:delText xml:space="preserve">cmr-uat-</w:delText>
              </w:r>
            </w:del>
            <w:del w:id="5762" w:author="Claude" w:date="2026-09-27T17:00:00Z">
              <w:r>
                <w:rPr>
                  <w:rStyle w:val="CodeChar"/>
                </w:rPr>
                <w:delText xml:space="preserve">dc1</w:delText>
              </w:r>
            </w:del>
            <w:del w:id="5763" w:author="Claude" w:date="2026-09-27T17:00:00Z">
              <w:r>
                <w:rPr>
                  <w:rStyle w:val="CodeChar"/>
                </w:rPr>
                <w:delText xml:space="preserve">-lb-ibk-ext-01</w:delText>
              </w:r>
            </w:del>
          </w:p>
        </w:tc>
        <w:tc>
          <w:tcPr>
            <w:tcW w:w="4680" w:type="dxa"/>
          </w:tcPr>
          <w:p>
            <w:pPr/>
            <w:del w:id="5764" w:author="Claude" w:date="2026-09-27T17:00:00Z">
              <w:r>
                <w:delText xml:space="preserve">UAT internet-banking public LB</w:delText>
              </w:r>
            </w:del>
          </w:p>
        </w:tc>
      </w:tr>
      <w:tr>
        <w:trPr>
          <w:del w:id="5765" w:author="Claude" w:date="2026-09-27T17:00:00Z"/>
        </w:trPr>
        <w:tc>
          <w:tcPr>
            <w:tcW w:w="4680" w:type="dxa"/>
          </w:tcPr>
          <w:p>
            <w:pPr/>
            <w:del w:id="5766" w:author="Claude" w:date="2026-09-27T17:00:00Z">
              <w:r>
                <w:rPr>
                  <w:rStyle w:val="CodeChar"/>
                </w:rPr>
                <w:delText xml:space="preserve">abc-prd-</w:delText>
              </w:r>
            </w:del>
            <w:del w:id="5767" w:author="Claude" w:date="2026-09-27T17:00:00Z">
              <w:r>
                <w:rPr>
                  <w:rStyle w:val="CodeChar"/>
                </w:rPr>
                <w:delText xml:space="preserve">dc1</w:delText>
              </w:r>
            </w:del>
            <w:del w:id="5768" w:author="Claude" w:date="2026-09-27T17:00:00Z">
              <w:r>
                <w:rPr>
                  <w:rStyle w:val="CodeChar"/>
                </w:rPr>
                <w:delText xml:space="preserve">-bkt-soc-aud-01</w:delText>
              </w:r>
            </w:del>
          </w:p>
        </w:tc>
        <w:tc>
          <w:tcPr>
            <w:tcW w:w="4680" w:type="dxa"/>
          </w:tcPr>
          <w:p>
            <w:pPr/>
            <w:del w:id="5769" w:author="Claude" w:date="2026-09-27T17:00:00Z">
              <w:r>
                <w:delText xml:space="preserve">Group audit-log archive bucket</w:delText>
              </w:r>
            </w:del>
          </w:p>
        </w:tc>
      </w:tr>
      <w:tr>
        <w:trPr>
          <w:del w:id="5770" w:author="Claude" w:date="2026-09-27T17:00:00Z"/>
        </w:trPr>
        <w:tc>
          <w:tcPr>
            <w:tcW w:w="4680" w:type="dxa"/>
          </w:tcPr>
          <w:p>
            <w:pPr/>
            <w:del w:id="5771" w:author="Claude" w:date="2026-09-27T17:00:00Z">
              <w:r>
                <w:rPr>
                  <w:rStyle w:val="CodeChar"/>
                </w:rPr>
                <w:delText xml:space="preserve">cmr-prd-</w:delText>
              </w:r>
            </w:del>
            <w:del w:id="5772" w:author="Claude" w:date="2026-09-27T17:00:00Z">
              <w:r>
                <w:rPr>
                  <w:rStyle w:val="CodeChar"/>
                </w:rPr>
                <w:delText xml:space="preserve">dc1</w:delText>
              </w:r>
            </w:del>
            <w:del w:id="5773" w:author="Claude" w:date="2026-09-27T17:00:00Z">
              <w:r>
                <w:rPr>
                  <w:rStyle w:val="CodeChar"/>
                </w:rPr>
                <w:delText xml:space="preserve">-key-cbs-tde-01</w:delText>
              </w:r>
            </w:del>
          </w:p>
        </w:tc>
        <w:tc>
          <w:tcPr>
            <w:tcW w:w="4680" w:type="dxa"/>
          </w:tcPr>
          <w:p>
            <w:pPr/>
            <w:del w:id="5774" w:author="Claude" w:date="2026-09-27T17:00:00Z">
              <w:r>
                <w:delText xml:space="preserve">Core banking TDE master key</w:delText>
              </w:r>
            </w:del>
          </w:p>
        </w:tc>
      </w:tr>
      <w:tr>
        <w:trPr>
          <w:del w:id="5775" w:author="Claude" w:date="2026-09-27T17:00:00Z"/>
        </w:trPr>
        <w:tc>
          <w:tcPr>
            <w:tcW w:w="4680" w:type="dxa"/>
          </w:tcPr>
          <w:p>
            <w:pPr/>
            <w:del w:id="5776" w:author="Claude" w:date="2026-09-27T17:00:00Z">
              <w:r>
                <w:rPr>
                  <w:rStyle w:val="CodeChar"/>
                </w:rPr>
                <w:delText xml:space="preserve">cmr-prd-</w:delText>
              </w:r>
            </w:del>
            <w:del w:id="5777" w:author="Claude" w:date="2026-09-27T17:00:00Z">
              <w:r>
                <w:rPr>
                  <w:rStyle w:val="CodeChar"/>
                </w:rPr>
                <w:delText xml:space="preserve">dc1</w:delText>
              </w:r>
            </w:del>
            <w:del w:id="5778" w:author="Claude" w:date="2026-09-27T17:00:00Z">
              <w:r>
                <w:rPr>
                  <w:rStyle w:val="CodeChar"/>
                </w:rPr>
                <w:delText xml:space="preserve">-alm-pay-lat-01</w:delText>
              </w:r>
            </w:del>
          </w:p>
        </w:tc>
        <w:tc>
          <w:tcPr>
            <w:tcW w:w="4680" w:type="dxa"/>
          </w:tcPr>
          <w:p>
            <w:pPr/>
            <w:del w:id="5779" w:author="Claude" w:date="2026-09-27T17:00:00Z">
              <w:r>
                <w:delText xml:space="preserve">Payments latency alarm</w:delText>
              </w:r>
            </w:del>
          </w:p>
        </w:tc>
      </w:tr>
      <w:tr>
        <w:trPr>
          <w:del w:id="5780" w:author="Claude" w:date="2026-09-27T17:00:00Z"/>
        </w:trPr>
        <w:tc>
          <w:tcPr>
            <w:tcW w:w="4680" w:type="dxa"/>
          </w:tcPr>
          <w:p>
            <w:pPr/>
            <w:del w:id="5781" w:author="Claude" w:date="2026-09-27T17:00:00Z">
              <w:r>
                <w:rPr>
                  <w:rStyle w:val="CodeChar"/>
                </w:rPr>
                <w:delText xml:space="preserve">cmr-prd-grp-cbs-oper-01</w:delText>
              </w:r>
            </w:del>
          </w:p>
        </w:tc>
        <w:tc>
          <w:tcPr>
            <w:tcW w:w="4680" w:type="dxa"/>
          </w:tcPr>
          <w:p>
            <w:pPr/>
            <w:del w:id="5782" w:author="Claude" w:date="2026-09-27T17:00:00Z">
              <w:r>
                <w:delText xml:space="preserve">Prod core banking operators (IAM, global)</w:delText>
              </w:r>
            </w:del>
          </w:p>
        </w:tc>
      </w:tr>
    </w:tbl>
    <w:p>
      <w:pPr>
        <w:pStyle w:val="Heading3"/>
        <w:rPr>
          <w:del w:id="5784" w:author="Claude" w:date="2026-09-27T17:00:00Z"/>
        </w:rPr>
      </w:pPr>
      <w:del w:id="5783" w:author="Claude" w:date="2026-09-27T17:00:00Z">
        <w:r>
          <w:delText xml:space="preserve">Do / Don't</w:delText>
        </w:r>
      </w:del>
    </w:p>
    <w:tbl>
      <w:tblPr>
        <w:tblStyle w:val="TableGrid"/>
        <w:tblW w:w="0" w:type="auto"/>
        <w:tblLayout w:type="fixed"/>
        <w:tblLook w:val="04A0" w:firstRow="1" w:lastRow="0" w:firstColumn="0" w:lastColumn="0" w:noHBand="0" w:noVBand="1"/>
      </w:tblPr>
      <w:tblGrid>
        <w:gridCol w:w="4680"/>
        <w:gridCol w:w="4680"/>
      </w:tblGrid>
      <w:tr>
        <w:trPr>
          <w:tblHeader/>
          <w:del w:id="5785" w:author="Claude" w:date="2026-09-27T17:00:00Z"/>
        </w:trPr>
        <w:tc>
          <w:tcPr>
            <w:tcW w:w="4680" w:type="dxa"/>
            <w:shd w:val="clear" w:color="auto" w:fill="F2F2F2"/>
          </w:tcPr>
          <w:p>
            <w:pPr/>
            <w:del w:id="5786" w:author="Claude" w:date="2026-09-27T17:00:00Z">
              <w:r>
                <w:delText xml:space="preserve">Do</w:delText>
              </w:r>
            </w:del>
          </w:p>
        </w:tc>
        <w:tc>
          <w:tcPr>
            <w:tcW w:w="4680" w:type="dxa"/>
            <w:shd w:val="clear" w:color="auto" w:fill="F2F2F2"/>
          </w:tcPr>
          <w:p>
            <w:pPr/>
            <w:del w:id="5787" w:author="Claude" w:date="2026-09-27T17:00:00Z">
              <w:r>
                <w:delText xml:space="preserve">Don't</w:delText>
              </w:r>
            </w:del>
          </w:p>
        </w:tc>
      </w:tr>
      <w:tr>
        <w:trPr>
          <w:del w:id="5788" w:author="Claude" w:date="2026-09-27T17:00:00Z"/>
        </w:trPr>
        <w:tc>
          <w:tcPr>
            <w:tcW w:w="4680" w:type="dxa"/>
          </w:tcPr>
          <w:p>
            <w:pPr/>
            <w:del w:id="5789" w:author="Claude" w:date="2026-09-27T17:00:00Z">
              <w:r>
                <w:delText xml:space="preserve">Use the naming module or a platform template</w:delText>
              </w:r>
            </w:del>
          </w:p>
        </w:tc>
        <w:tc>
          <w:tcPr>
            <w:tcW w:w="4680" w:type="dxa"/>
          </w:tcPr>
          <w:p>
            <w:pPr/>
            <w:del w:id="5790" w:author="Claude" w:date="2026-09-27T17:00:00Z">
              <w:r>
                <w:delText xml:space="preserve">Type display names by hand</w:delText>
              </w:r>
            </w:del>
          </w:p>
        </w:tc>
      </w:tr>
      <w:tr>
        <w:trPr>
          <w:del w:id="5791" w:author="Claude" w:date="2026-09-27T17:00:00Z"/>
        </w:trPr>
        <w:tc>
          <w:tcPr>
            <w:tcW w:w="4680" w:type="dxa"/>
          </w:tcPr>
          <w:p>
            <w:pPr/>
            <w:del w:id="5792" w:author="Claude" w:date="2026-09-27T17:00:00Z">
              <w:r>
                <w:delText xml:space="preserve">Same name + different region for DR</w:delText>
              </w:r>
            </w:del>
          </w:p>
        </w:tc>
        <w:tc>
          <w:tcPr>
            <w:tcW w:w="4680" w:type="dxa"/>
          </w:tcPr>
          <w:p>
            <w:pPr/>
            <w:del w:id="5793" w:author="Claude" w:date="2026-09-27T17:00:00Z">
              <w:r>
                <w:rPr>
                  <w:rStyle w:val="CodeChar"/>
                </w:rPr>
                <w:delText xml:space="preserve">primary</w:delText>
              </w:r>
            </w:del>
            <w:del w:id="5794" w:author="Claude" w:date="2026-09-27T17:00:00Z">
              <w:r>
                <w:delText xml:space="preserve">, </w:delText>
              </w:r>
            </w:del>
            <w:del w:id="5795" w:author="Claude" w:date="2026-09-27T17:00:00Z">
              <w:r>
                <w:rPr>
                  <w:rStyle w:val="CodeChar"/>
                </w:rPr>
                <w:delText xml:space="preserve">standby</w:delText>
              </w:r>
            </w:del>
            <w:del w:id="5796" w:author="Claude" w:date="2026-09-27T17:00:00Z">
              <w:r>
                <w:delText xml:space="preserve">, </w:delText>
              </w:r>
            </w:del>
            <w:del w:id="5797" w:author="Claude" w:date="2026-09-27T17:00:00Z">
              <w:r>
                <w:rPr>
                  <w:rStyle w:val="CodeChar"/>
                </w:rPr>
                <w:delText xml:space="preserve">dr</w:delText>
              </w:r>
            </w:del>
            <w:del w:id="5798" w:author="Claude" w:date="2026-09-27T17:00:00Z">
              <w:r>
                <w:delText xml:space="preserve">, </w:delText>
              </w:r>
            </w:del>
            <w:del w:id="5799" w:author="Claude" w:date="2026-09-27T17:00:00Z">
              <w:r>
                <w:rPr>
                  <w:rStyle w:val="CodeChar"/>
                </w:rPr>
                <w:delText xml:space="preserve">new</w:delText>
              </w:r>
            </w:del>
            <w:del w:id="5800" w:author="Claude" w:date="2026-09-27T17:00:00Z">
              <w:r>
                <w:delText xml:space="preserve">, </w:delText>
              </w:r>
            </w:del>
            <w:del w:id="5801" w:author="Claude" w:date="2026-09-27T17:00:00Z">
              <w:r>
                <w:rPr>
                  <w:rStyle w:val="CodeChar"/>
                </w:rPr>
                <w:delText xml:space="preserve">old</w:delText>
              </w:r>
            </w:del>
            <w:del w:id="5802" w:author="Claude" w:date="2026-09-27T17:00:00Z">
              <w:r>
                <w:delText xml:space="preserve">, </w:delText>
              </w:r>
            </w:del>
            <w:del w:id="5803" w:author="Claude" w:date="2026-09-27T17:00:00Z">
              <w:r>
                <w:rPr>
                  <w:rStyle w:val="CodeChar"/>
                </w:rPr>
                <w:delText xml:space="preserve">final</w:delText>
              </w:r>
            </w:del>
            <w:del w:id="5804" w:author="Claude" w:date="2026-09-27T17:00:00Z">
              <w:r>
                <w:delText xml:space="preserve">, </w:delText>
              </w:r>
            </w:del>
            <w:del w:id="5805" w:author="Claude" w:date="2026-09-27T17:00:00Z">
              <w:r>
                <w:rPr>
                  <w:rStyle w:val="CodeChar"/>
                </w:rPr>
                <w:delText xml:space="preserve">temp</w:delText>
              </w:r>
            </w:del>
            <w:del w:id="5806" w:author="Claude" w:date="2026-09-27T17:00:00Z">
              <w:r>
                <w:delText xml:space="preserve">, </w:delText>
              </w:r>
            </w:del>
            <w:del w:id="5807" w:author="Claude" w:date="2026-09-27T17:00:00Z">
              <w:r>
                <w:rPr>
                  <w:rStyle w:val="CodeChar"/>
                </w:rPr>
                <w:delText xml:space="preserve">v2</w:delText>
              </w:r>
            </w:del>
          </w:p>
        </w:tc>
      </w:tr>
      <w:tr>
        <w:trPr>
          <w:del w:id="5808" w:author="Claude" w:date="2026-09-27T17:00:00Z"/>
        </w:trPr>
        <w:tc>
          <w:tcPr>
            <w:tcW w:w="4680" w:type="dxa"/>
          </w:tcPr>
          <w:p>
            <w:pPr/>
            <w:del w:id="5809" w:author="Claude" w:date="2026-09-27T17:00:00Z">
              <w:r>
                <w:delText xml:space="preserve">OS family, DB workload, tier as qualifier</w:delText>
              </w:r>
            </w:del>
          </w:p>
        </w:tc>
        <w:tc>
          <w:tcPr>
            <w:tcW w:w="4680" w:type="dxa"/>
          </w:tcPr>
          <w:p>
            <w:pPr/>
            <w:del w:id="5810" w:author="Claude" w:date="2026-09-27T17:00:00Z">
              <w:r>
                <w:delText xml:space="preserve">OS or DB versions in names (images excepted)</w:delText>
              </w:r>
            </w:del>
          </w:p>
        </w:tc>
      </w:tr>
      <w:tr>
        <w:trPr>
          <w:del w:id="5811" w:author="Claude" w:date="2026-09-27T17:00:00Z"/>
        </w:trPr>
        <w:tc>
          <w:tcPr>
            <w:tcW w:w="4680" w:type="dxa"/>
          </w:tcPr>
          <w:p>
            <w:pPr/>
            <w:del w:id="5812" w:author="Claude" w:date="2026-09-27T17:00:00Z">
              <w:r>
                <w:delText xml:space="preserve">Put owners, cost, criticality, classification in tags</w:delText>
              </w:r>
            </w:del>
          </w:p>
        </w:tc>
        <w:tc>
          <w:tcPr>
            <w:tcW w:w="4680" w:type="dxa"/>
          </w:tcPr>
          <w:p>
            <w:pPr/>
            <w:del w:id="5813" w:author="Claude" w:date="2026-09-27T17:00:00Z">
              <w:r>
                <w:delText xml:space="preserve">People, teams, customers, projects, IPs in names</w:delText>
              </w:r>
            </w:del>
          </w:p>
        </w:tc>
      </w:tr>
      <w:tr>
        <w:trPr>
          <w:del w:id="5814" w:author="Claude" w:date="2026-09-27T17:00:00Z"/>
        </w:trPr>
        <w:tc>
          <w:tcPr>
            <w:tcW w:w="4680" w:type="dxa"/>
          </w:tcPr>
          <w:p>
            <w:pPr/>
            <w:del w:id="5815" w:author="Claude" w:date="2026-09-27T17:00:00Z">
              <w:r>
                <w:delText xml:space="preserve">Take the next </w:delText>
              </w:r>
            </w:del>
            <w:del w:id="5816" w:author="Claude" w:date="2026-09-27T17:00:00Z">
              <w:r>
                <w:rPr>
                  <w:rStyle w:val="CodeChar"/>
                </w:rPr>
                <w:delText xml:space="preserve">nn</w:delText>
              </w:r>
            </w:del>
            <w:del w:id="5817" w:author="Claude" w:date="2026-09-27T17:00:00Z">
              <w:r>
                <w:delText xml:space="preserve"> when rebuilding</w:delText>
              </w:r>
            </w:del>
          </w:p>
        </w:tc>
        <w:tc>
          <w:tcPr>
            <w:tcW w:w="4680" w:type="dxa"/>
          </w:tcPr>
          <w:p>
            <w:pPr/>
            <w:del w:id="5818" w:author="Claude" w:date="2026-09-27T17:00:00Z">
              <w:r>
                <w:delText xml:space="preserve">Reuse a name while the old resource or its backups exist</w:delText>
              </w:r>
            </w:del>
          </w:p>
        </w:tc>
      </w:tr>
      <w:tr>
        <w:trPr>
          <w:del w:id="5819" w:author="Claude" w:date="2026-09-27T17:00:00Z"/>
        </w:trPr>
        <w:tc>
          <w:tcPr>
            <w:tcW w:w="4680" w:type="dxa"/>
          </w:tcPr>
          <w:p>
            <w:pPr/>
            <w:del w:id="5820" w:author="Claude" w:date="2026-09-27T17:00:00Z">
              <w:r>
                <w:delText xml:space="preserve">Ask the Cloud CoE for a new code</w:delText>
              </w:r>
            </w:del>
          </w:p>
        </w:tc>
        <w:tc>
          <w:tcPr>
            <w:tcW w:w="4680" w:type="dxa"/>
          </w:tcPr>
          <w:p>
            <w:pPr/>
            <w:del w:id="5821" w:author="Claude" w:date="2026-09-27T17:00:00Z">
              <w:r>
                <w:delText xml:space="preserve">Invent an abbreviation</w:delText>
              </w:r>
            </w:del>
          </w:p>
        </w:tc>
      </w:tr>
    </w:tbl>
    <w:p>
      <w:pPr>
        <w:rPr>
          <w:del w:id="5826" w:author="Claude" w:date="2026-09-27T17:00:00Z"/>
        </w:rPr>
      </w:pPr>
      <w:del w:id="5822" w:author="Claude" w:date="2026-09-27T17:00:00Z">
        <w:r>
          <w:rPr>
            <w:b/>
          </w:rPr>
          <w:delText xml:space="preserve">Unsure at 2 AM?</w:delText>
        </w:r>
      </w:del>
      <w:del w:id="5823" w:author="Claude" w:date="2026-09-27T17:00:00Z">
        <w:r>
          <w:delText xml:space="preserve"> Copy the name of the resource you are replacing, change only the token that differs, increment </w:delText>
        </w:r>
      </w:del>
      <w:del w:id="5824" w:author="Claude" w:date="2026-09-27T17:00:00Z">
        <w:r>
          <w:rPr>
            <w:rStyle w:val="CodeChar"/>
          </w:rPr>
          <w:delText xml:space="preserve">nn</w:delText>
        </w:r>
      </w:del>
      <w:del w:id="5825" w:author="Claude" w:date="2026-09-27T17:00:00Z">
        <w:r>
          <w:delText xml:space="preserve">, and flag it in the incident record for review.</w:delText>
        </w:r>
      </w:del>
    </w:p>
    <w:p>
      <w:pPr>
        <w:pStyle w:val="Heading2"/>
        <w:rPr>
          <w:del w:id="5828" w:author="Claude" w:date="2026-09-27T17:00:00Z"/>
        </w:rPr>
      </w:pPr>
      <w:del w:id="5827" w:author="Claude" w:date="2026-09-27T17:00:00Z">
        <w:r>
          <w:delText xml:space="preserve">27. Open Decisions / Items Requiring Organizational Input</w:delText>
        </w:r>
      </w:del>
    </w:p>
    <w:p>
      <w:pPr>
        <w:rPr>
          <w:del w:id="5830" w:author="Claude" w:date="2026-09-27T17:00:00Z"/>
        </w:rPr>
      </w:pPr>
      <w:del w:id="5829" w:author="Claude" w:date="2026-09-27T17:00:00Z">
        <w:r>
          <w:delText xml:space="preserve">Sixteen decisions must be taken before this becomes the official standard; four of them (DEC-1, DEC-3, DEC-10, DEC-16) are hard to reverse and should be settled first.</w:delText>
        </w:r>
      </w:de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del w:id="5831" w:author="Claude" w:date="2026-09-27T17:00:00Z"/>
        </w:trPr>
        <w:tc>
          <w:tcPr>
            <w:tcW w:w="1872" w:type="dxa"/>
            <w:shd w:val="clear" w:color="auto" w:fill="F2F2F2"/>
          </w:tcPr>
          <w:p>
            <w:pPr/>
            <w:del w:id="5832" w:author="Claude" w:date="2026-09-27T17:00:00Z">
              <w:r>
                <w:delText xml:space="preserve">ID</w:delText>
              </w:r>
            </w:del>
          </w:p>
        </w:tc>
        <w:tc>
          <w:tcPr>
            <w:tcW w:w="1872" w:type="dxa"/>
            <w:shd w:val="clear" w:color="auto" w:fill="F2F2F2"/>
          </w:tcPr>
          <w:p>
            <w:pPr/>
            <w:del w:id="5833" w:author="Claude" w:date="2026-09-27T17:00:00Z">
              <w:r>
                <w:delText xml:space="preserve">Decision</w:delText>
              </w:r>
            </w:del>
          </w:p>
        </w:tc>
        <w:tc>
          <w:tcPr>
            <w:tcW w:w="1872" w:type="dxa"/>
            <w:shd w:val="clear" w:color="auto" w:fill="F2F2F2"/>
          </w:tcPr>
          <w:p>
            <w:pPr/>
            <w:del w:id="5834" w:author="Claude" w:date="2026-09-27T17:00:00Z">
              <w:r>
                <w:delText xml:space="preserve">Why it matters</w:delText>
              </w:r>
            </w:del>
          </w:p>
        </w:tc>
        <w:tc>
          <w:tcPr>
            <w:tcW w:w="1872" w:type="dxa"/>
            <w:shd w:val="clear" w:color="auto" w:fill="F2F2F2"/>
          </w:tcPr>
          <w:p>
            <w:pPr/>
            <w:del w:id="5835" w:author="Claude" w:date="2026-09-27T17:00:00Z">
              <w:r>
                <w:delText xml:space="preserve">Our recommendation</w:delText>
              </w:r>
            </w:del>
          </w:p>
        </w:tc>
        <w:tc>
          <w:tcPr>
            <w:tcW w:w="1872" w:type="dxa"/>
            <w:shd w:val="clear" w:color="auto" w:fill="F2F2F2"/>
          </w:tcPr>
          <w:p>
            <w:pPr/>
            <w:del w:id="5836" w:author="Claude" w:date="2026-09-27T17:00:00Z">
              <w:r>
                <w:delText xml:space="preserve">Reversible?</w:delText>
              </w:r>
            </w:del>
          </w:p>
        </w:tc>
      </w:tr>
      <w:tr>
        <w:trPr>
          <w:del w:id="5837" w:author="Claude" w:date="2026-09-27T17:00:00Z"/>
        </w:trPr>
        <w:tc>
          <w:tcPr>
            <w:tcW w:w="1872" w:type="dxa"/>
          </w:tcPr>
          <w:p>
            <w:pPr/>
            <w:del w:id="5838" w:author="Claude" w:date="2026-09-27T17:00:00Z">
              <w:r>
                <w:delText xml:space="preserve">DEC-1</w:delText>
              </w:r>
            </w:del>
          </w:p>
        </w:tc>
        <w:tc>
          <w:tcPr>
            <w:tcW w:w="1872" w:type="dxa"/>
          </w:tcPr>
          <w:p>
            <w:pPr/>
            <w:del w:id="5839" w:author="Claude" w:date="2026-09-27T17:00:00Z">
              <w:r>
                <w:delText xml:space="preserve">Entity codes: the group code replacing </w:delText>
              </w:r>
            </w:del>
            <w:del w:id="5840" w:author="Claude" w:date="2026-09-27T17:00:00Z">
              <w:r>
                <w:rPr>
                  <w:rStyle w:val="CodeChar"/>
                </w:rPr>
                <w:delText xml:space="preserve">abc</w:delText>
              </w:r>
            </w:del>
            <w:del w:id="5841" w:author="Claude" w:date="2026-09-27T17:00:00Z">
              <w:r>
                <w:delText xml:space="preserve">; one code per country or per legal entity</w:delText>
              </w:r>
            </w:del>
          </w:p>
        </w:tc>
        <w:tc>
          <w:tcPr>
            <w:tcW w:w="1872" w:type="dxa"/>
          </w:tcPr>
          <w:p>
            <w:pPr/>
            <w:del w:id="5842" w:author="Claude" w:date="2026-09-27T17:00:00Z">
              <w:r>
                <w:delText xml:space="preserve">Every name starts with it; bucket and policy names are permanent</w:delText>
              </w:r>
            </w:del>
          </w:p>
        </w:tc>
        <w:tc>
          <w:tcPr>
            <w:tcW w:w="1872" w:type="dxa"/>
          </w:tcPr>
          <w:p>
            <w:pPr/>
            <w:del w:id="5843" w:author="Claude" w:date="2026-09-27T17:00:00Z">
              <w:r>
                <w:delText xml:space="preserve">ISO alpha-3 per country; 3-character entity codes only where a country has several legal entities</w:delText>
              </w:r>
            </w:del>
          </w:p>
        </w:tc>
        <w:tc>
          <w:tcPr>
            <w:tcW w:w="1872" w:type="dxa"/>
          </w:tcPr>
          <w:p>
            <w:pPr/>
            <w:del w:id="5844" w:author="Claude" w:date="2026-09-27T17:00:00Z">
              <w:r>
                <w:rPr>
                  <w:b/>
                </w:rPr>
                <w:delText xml:space="preserve">Hard</w:delText>
              </w:r>
            </w:del>
          </w:p>
        </w:tc>
      </w:tr>
      <w:tr>
        <w:trPr>
          <w:del w:id="5845" w:author="Claude" w:date="2026-09-27T17:00:00Z"/>
        </w:trPr>
        <w:tc>
          <w:tcPr>
            <w:tcW w:w="1872" w:type="dxa"/>
          </w:tcPr>
          <w:p>
            <w:pPr/>
            <w:del w:id="5846" w:author="Claude" w:date="2026-09-27T17:00:00Z">
              <w:r>
                <w:delText xml:space="preserve">DEC-2</w:delText>
              </w:r>
            </w:del>
          </w:p>
        </w:tc>
        <w:tc>
          <w:tcPr>
            <w:tcW w:w="1872" w:type="dxa"/>
          </w:tcPr>
          <w:p>
            <w:pPr/>
            <w:del w:id="5847" w:author="Claude" w:date="2026-09-27T17:00:00Z">
              <w:r>
                <w:delText xml:space="preserve">Regions: decided as </w:delText>
              </w:r>
            </w:del>
            <w:del w:id="5848" w:author="Claude" w:date="2026-09-27T17:00:00Z">
              <w:r>
                <w:rPr>
                  <w:rStyle w:val="CodeChar"/>
                </w:rPr>
                <w:delText xml:space="preserve">dc1</w:delText>
              </w:r>
            </w:del>
            <w:del w:id="5849" w:author="Claude" w:date="2026-09-27T17:00:00Z">
              <w:r>
                <w:delText xml:space="preserve"> (Casablanca) and </w:delText>
              </w:r>
            </w:del>
            <w:del w:id="5850" w:author="Claude" w:date="2026-09-27T17:00:00Z">
              <w:r>
                <w:rPr>
                  <w:rStyle w:val="CodeChar"/>
                </w:rPr>
                <w:delText xml:space="preserve">dc2</w:delText>
              </w:r>
            </w:del>
            <w:del w:id="5851" w:author="Claude" w:date="2026-09-27T17:00:00Z">
              <w:r>
                <w:delText xml:space="preserve"> (Johannesburg). Still open: primary/recovery role per entity and each country's data-residency approval</w:delText>
              </w:r>
            </w:del>
          </w:p>
        </w:tc>
        <w:tc>
          <w:tcPr>
            <w:tcW w:w="1872" w:type="dxa"/>
          </w:tcPr>
          <w:p>
            <w:pPr/>
            <w:del w:id="5852" w:author="Claude" w:date="2026-09-27T17:00:00Z">
              <w:r>
                <w:delText xml:space="preserve">Drives the region allow-list in the validator and quotas</w:delText>
              </w:r>
            </w:del>
          </w:p>
        </w:tc>
        <w:tc>
          <w:tcPr>
            <w:tcW w:w="1872" w:type="dxa"/>
          </w:tcPr>
          <w:p>
            <w:pPr/>
            <w:del w:id="5853" w:author="Claude" w:date="2026-09-27T17:00:00Z">
              <w:r>
                <w:rPr>
                  <w:rStyle w:val="CodeChar"/>
                </w:rPr>
                <w:delText xml:space="preserve">dc1</w:delText>
              </w:r>
            </w:del>
            <w:del w:id="5854" w:author="Claude" w:date="2026-09-27T17:00:00Z">
              <w:r>
                <w:delText xml:space="preserve"> primary and </w:delText>
              </w:r>
            </w:del>
            <w:del w:id="5855" w:author="Claude" w:date="2026-09-27T17:00:00Z">
              <w:r>
                <w:rPr>
                  <w:rStyle w:val="CodeChar"/>
                </w:rPr>
                <w:delText xml:space="preserve">dc2</w:delText>
              </w:r>
            </w:del>
            <w:del w:id="5856" w:author="Claude" w:date="2026-09-27T17:00:00Z">
              <w:r>
                <w:delText xml:space="preserve"> recovery for all entities, as drafted; obtain written residency approval from each country's compliance function</w:delText>
              </w:r>
            </w:del>
          </w:p>
        </w:tc>
        <w:tc>
          <w:tcPr>
            <w:tcW w:w="1872" w:type="dxa"/>
          </w:tcPr>
          <w:p>
            <w:pPr/>
            <w:del w:id="5857" w:author="Claude" w:date="2026-09-27T17:00:00Z">
              <w:r>
                <w:delText xml:space="preserve">Medium</w:delText>
              </w:r>
            </w:del>
          </w:p>
        </w:tc>
      </w:tr>
      <w:tr>
        <w:trPr>
          <w:del w:id="5858" w:author="Claude" w:date="2026-09-27T17:00:00Z"/>
        </w:trPr>
        <w:tc>
          <w:tcPr>
            <w:tcW w:w="1872" w:type="dxa"/>
          </w:tcPr>
          <w:p>
            <w:pPr/>
            <w:del w:id="5859" w:author="Claude" w:date="2026-09-27T17:00:00Z">
              <w:r>
                <w:delText xml:space="preserve">DEC-3</w:delText>
              </w:r>
            </w:del>
          </w:p>
        </w:tc>
        <w:tc>
          <w:tcPr>
            <w:tcW w:w="1872" w:type="dxa"/>
          </w:tcPr>
          <w:p>
            <w:pPr/>
            <w:del w:id="5860" w:author="Claude" w:date="2026-09-27T17:00:00Z">
              <w:r>
                <w:delText xml:space="preserve">Is staging (</w:delText>
              </w:r>
            </w:del>
            <w:del w:id="5861" w:author="Claude" w:date="2026-09-27T17:00:00Z">
              <w:r>
                <w:rPr>
                  <w:rStyle w:val="CodeChar"/>
                </w:rPr>
                <w:delText xml:space="preserve">stg</w:delText>
              </w:r>
            </w:del>
            <w:del w:id="5862" w:author="Claude" w:date="2026-09-27T17:00:00Z">
              <w:r>
                <w:delText xml:space="preserve">) production-tier (prod data, prod operators) or non-production?</w:delText>
              </w:r>
            </w:del>
          </w:p>
        </w:tc>
        <w:tc>
          <w:tcPr>
            <w:tcW w:w="1872" w:type="dxa"/>
          </w:tcPr>
          <w:p>
            <w:pPr/>
            <w:del w:id="5863" w:author="Claude" w:date="2026-09-27T17:00:00Z">
              <w:r>
                <w:delText xml:space="preserve">Decides compartment placement and who can access it</w:delText>
              </w:r>
            </w:del>
          </w:p>
        </w:tc>
        <w:tc>
          <w:tcPr>
            <w:tcW w:w="1872" w:type="dxa"/>
          </w:tcPr>
          <w:p>
            <w:pPr/>
            <w:del w:id="5864" w:author="Claude" w:date="2026-09-27T17:00:00Z">
              <w:r>
                <w:delText xml:space="preserve">Production tier if it ever holds unmasked production data; otherwise </w:delText>
              </w:r>
            </w:del>
            <w:del w:id="5865" w:author="Claude" w:date="2026-09-27T17:00:00Z">
              <w:r>
                <w:rPr>
                  <w:rStyle w:val="CodeChar"/>
                </w:rPr>
                <w:delText xml:space="preserve">npd</w:delText>
              </w:r>
            </w:del>
          </w:p>
        </w:tc>
        <w:tc>
          <w:tcPr>
            <w:tcW w:w="1872" w:type="dxa"/>
          </w:tcPr>
          <w:p>
            <w:pPr/>
            <w:del w:id="5866" w:author="Claude" w:date="2026-09-27T17:00:00Z">
              <w:r>
                <w:rPr>
                  <w:b/>
                </w:rPr>
                <w:delText xml:space="preserve">Hard</w:delText>
              </w:r>
            </w:del>
            <w:del w:id="5867" w:author="Claude" w:date="2026-09-27T17:00:00Z">
              <w:r>
                <w:delText xml:space="preserve"> once data lands</w:delText>
              </w:r>
            </w:del>
          </w:p>
        </w:tc>
      </w:tr>
      <w:tr>
        <w:trPr>
          <w:del w:id="5868" w:author="Claude" w:date="2026-09-27T17:00:00Z"/>
        </w:trPr>
        <w:tc>
          <w:tcPr>
            <w:tcW w:w="1872" w:type="dxa"/>
          </w:tcPr>
          <w:p>
            <w:pPr/>
            <w:del w:id="5869" w:author="Claude" w:date="2026-09-27T17:00:00Z">
              <w:r>
                <w:delText xml:space="preserve">DEC-4</w:delText>
              </w:r>
            </w:del>
          </w:p>
        </w:tc>
        <w:tc>
          <w:tcPr>
            <w:tcW w:w="1872" w:type="dxa"/>
          </w:tcPr>
          <w:p>
            <w:pPr/>
            <w:del w:id="5870" w:author="Claude" w:date="2026-09-27T17:00:00Z">
              <w:r>
                <w:delText xml:space="preserve">Owner of the Application Register and code-assignment SLA</w:delText>
              </w:r>
            </w:del>
          </w:p>
        </w:tc>
        <w:tc>
          <w:tcPr>
            <w:tcW w:w="1872" w:type="dxa"/>
          </w:tcPr>
          <w:p>
            <w:pPr/>
            <w:del w:id="5871" w:author="Claude" w:date="2026-09-27T17:00:00Z">
              <w:r>
                <w:delText xml:space="preserve">Without a fast owner, teams invent codes</w:delText>
              </w:r>
            </w:del>
          </w:p>
        </w:tc>
        <w:tc>
          <w:tcPr>
            <w:tcW w:w="1872" w:type="dxa"/>
          </w:tcPr>
          <w:p>
            <w:pPr/>
            <w:del w:id="5872" w:author="Claude" w:date="2026-09-27T17:00:00Z">
              <w:r>
                <w:delText xml:space="preserve">Enterprise Architecture / CMDB team, 2 working-day SLA</w:delText>
              </w:r>
            </w:del>
          </w:p>
        </w:tc>
        <w:tc>
          <w:tcPr>
            <w:tcW w:w="1872" w:type="dxa"/>
          </w:tcPr>
          <w:p>
            <w:pPr/>
            <w:del w:id="5873" w:author="Claude" w:date="2026-09-27T17:00:00Z">
              <w:r>
                <w:delText xml:space="preserve">Easy</w:delText>
              </w:r>
            </w:del>
          </w:p>
        </w:tc>
      </w:tr>
      <w:tr>
        <w:trPr>
          <w:del w:id="5874" w:author="Claude" w:date="2026-09-27T17:00:00Z"/>
        </w:trPr>
        <w:tc>
          <w:tcPr>
            <w:tcW w:w="1872" w:type="dxa"/>
          </w:tcPr>
          <w:p>
            <w:pPr/>
            <w:del w:id="5875" w:author="Claude" w:date="2026-09-27T17:00:00Z">
              <w:r>
                <w:delText xml:space="preserve">DEC-5</w:delText>
              </w:r>
            </w:del>
          </w:p>
        </w:tc>
        <w:tc>
          <w:tcPr>
            <w:tcW w:w="1872" w:type="dxa"/>
          </w:tcPr>
          <w:p>
            <w:pPr/>
            <w:del w:id="5876" w:author="Claude" w:date="2026-09-27T17:00:00Z">
              <w:r>
                <w:delText xml:space="preserve">Tenancy strategy (single group tenancy vs per-country or prod/non-prod tenancies) and tenancy names</w:delText>
              </w:r>
            </w:del>
          </w:p>
        </w:tc>
        <w:tc>
          <w:tcPr>
            <w:tcW w:w="1872" w:type="dxa"/>
          </w:tcPr>
          <w:p>
            <w:pPr/>
            <w:del w:id="5877" w:author="Claude" w:date="2026-09-27T17:00:00Z">
              <w:r>
                <w:delText xml:space="preserve">Changes the top of the compartment tree, federation and billing</w:delText>
              </w:r>
            </w:del>
          </w:p>
        </w:tc>
        <w:tc>
          <w:tcPr>
            <w:tcW w:w="1872" w:type="dxa"/>
          </w:tcPr>
          <w:p>
            <w:pPr/>
            <w:del w:id="5878" w:author="Claude" w:date="2026-09-27T17:00:00Z">
              <w:r>
                <w:delText xml:space="preserve">Single tenancy with entity compartments [ASM-2], unless a regulator requires separation</w:delText>
              </w:r>
            </w:del>
          </w:p>
        </w:tc>
        <w:tc>
          <w:tcPr>
            <w:tcW w:w="1872" w:type="dxa"/>
          </w:tcPr>
          <w:p>
            <w:pPr/>
            <w:del w:id="5879" w:author="Claude" w:date="2026-09-27T17:00:00Z">
              <w:r>
                <w:rPr>
                  <w:b/>
                </w:rPr>
                <w:delText xml:space="preserve">Hard</w:delText>
              </w:r>
            </w:del>
          </w:p>
        </w:tc>
      </w:tr>
      <w:tr>
        <w:trPr>
          <w:del w:id="5880" w:author="Claude" w:date="2026-09-27T17:00:00Z"/>
        </w:trPr>
        <w:tc>
          <w:tcPr>
            <w:tcW w:w="1872" w:type="dxa"/>
          </w:tcPr>
          <w:p>
            <w:pPr/>
            <w:del w:id="5881" w:author="Claude" w:date="2026-09-27T17:00:00Z">
              <w:r>
                <w:delText xml:space="preserve">DEC-6</w:delText>
              </w:r>
            </w:del>
          </w:p>
        </w:tc>
        <w:tc>
          <w:tcPr>
            <w:tcW w:w="1872" w:type="dxa"/>
          </w:tcPr>
          <w:p>
            <w:pPr/>
            <w:del w:id="5882" w:author="Claude" w:date="2026-09-27T17:00:00Z">
              <w:r>
                <w:delText xml:space="preserve">Confirm three-letter environment list and whether </w:delText>
              </w:r>
            </w:del>
            <w:del w:id="5883" w:author="Claude" w:date="2026-09-27T17:00:00Z">
              <w:r>
                <w:rPr>
                  <w:rStyle w:val="CodeChar"/>
                </w:rPr>
                <w:delText xml:space="preserve">trn</w:delText>
              </w:r>
            </w:del>
            <w:del w:id="5884" w:author="Claude" w:date="2026-09-27T17:00:00Z">
              <w:r>
                <w:delText xml:space="preserve">, </w:delText>
              </w:r>
            </w:del>
            <w:del w:id="5885" w:author="Claude" w:date="2026-09-27T17:00:00Z">
              <w:r>
                <w:rPr>
                  <w:rStyle w:val="CodeChar"/>
                </w:rPr>
                <w:delText xml:space="preserve">prf</w:delText>
              </w:r>
            </w:del>
            <w:del w:id="5886" w:author="Claude" w:date="2026-09-27T17:00:00Z">
              <w:r>
                <w:delText xml:space="preserve">, </w:delText>
              </w:r>
            </w:del>
            <w:del w:id="5887" w:author="Claude" w:date="2026-09-27T17:00:00Z">
              <w:r>
                <w:rPr>
                  <w:rStyle w:val="CodeChar"/>
                </w:rPr>
                <w:delText xml:space="preserve">npd</w:delText>
              </w:r>
            </w:del>
            <w:del w:id="5888" w:author="Claude" w:date="2026-09-27T17:00:00Z">
              <w:r>
                <w:delText xml:space="preserve"> are needed</w:delText>
              </w:r>
            </w:del>
          </w:p>
        </w:tc>
        <w:tc>
          <w:tcPr>
            <w:tcW w:w="1872" w:type="dxa"/>
          </w:tcPr>
          <w:p>
            <w:pPr/>
            <w:del w:id="5889" w:author="Claude" w:date="2026-09-27T17:00:00Z">
              <w:r>
                <w:delText xml:space="preserve">Environment tokens are in every name</w:delText>
              </w:r>
            </w:del>
          </w:p>
        </w:tc>
        <w:tc>
          <w:tcPr>
            <w:tcW w:w="1872" w:type="dxa"/>
          </w:tcPr>
          <w:p>
            <w:pPr/>
            <w:del w:id="5890" w:author="Claude" w:date="2026-09-27T17:00:00Z">
              <w:r>
                <w:delText xml:space="preserve">Adopt as proposed; unused codes cost nothing</w:delText>
              </w:r>
            </w:del>
          </w:p>
        </w:tc>
        <w:tc>
          <w:tcPr>
            <w:tcW w:w="1872" w:type="dxa"/>
          </w:tcPr>
          <w:p>
            <w:pPr/>
            <w:del w:id="5891" w:author="Claude" w:date="2026-09-27T17:00:00Z">
              <w:r>
                <w:delText xml:space="preserve">Medium</w:delText>
              </w:r>
            </w:del>
          </w:p>
        </w:tc>
      </w:tr>
      <w:tr>
        <w:trPr>
          <w:del w:id="5892" w:author="Claude" w:date="2026-09-27T17:00:00Z"/>
        </w:trPr>
        <w:tc>
          <w:tcPr>
            <w:tcW w:w="1872" w:type="dxa"/>
          </w:tcPr>
          <w:p>
            <w:pPr/>
            <w:del w:id="5893" w:author="Claude" w:date="2026-09-27T17:00:00Z">
              <w:r>
                <w:delText xml:space="preserve">DEC-7</w:delText>
              </w:r>
            </w:del>
          </w:p>
        </w:tc>
        <w:tc>
          <w:tcPr>
            <w:tcW w:w="1872" w:type="dxa"/>
          </w:tcPr>
          <w:p>
            <w:pPr/>
            <w:del w:id="5894" w:author="Claude" w:date="2026-09-27T17:00:00Z">
              <w:r>
                <w:delText xml:space="preserve">IdP-federated groups: do Entra ID / AD group names adopt this pattern?</w:delText>
              </w:r>
            </w:del>
          </w:p>
        </w:tc>
        <w:tc>
          <w:tcPr>
            <w:tcW w:w="1872" w:type="dxa"/>
          </w:tcPr>
          <w:p>
            <w:pPr/>
            <w:del w:id="5895" w:author="Claude" w:date="2026-09-27T17:00:00Z">
              <w:r>
                <w:delText xml:space="preserve">IAM group names are read in every policy statement</w:delText>
              </w:r>
            </w:del>
          </w:p>
        </w:tc>
        <w:tc>
          <w:tcPr>
            <w:tcW w:w="1872" w:type="dxa"/>
          </w:tcPr>
          <w:p>
            <w:pPr/>
            <w:del w:id="5896" w:author="Claude" w:date="2026-09-27T17:00:00Z">
              <w:r>
                <w:delText xml:space="preserve">Yes, align IdP group names; one pattern across IdP and OCI</w:delText>
              </w:r>
            </w:del>
          </w:p>
        </w:tc>
        <w:tc>
          <w:tcPr>
            <w:tcW w:w="1872" w:type="dxa"/>
          </w:tcPr>
          <w:p>
            <w:pPr/>
            <w:del w:id="5897" w:author="Claude" w:date="2026-09-27T17:00:00Z">
              <w:r>
                <w:delText xml:space="preserve">Medium</w:delText>
              </w:r>
            </w:del>
          </w:p>
        </w:tc>
      </w:tr>
      <w:tr>
        <w:trPr>
          <w:del w:id="5898" w:author="Claude" w:date="2026-09-27T17:00:00Z"/>
        </w:trPr>
        <w:tc>
          <w:tcPr>
            <w:tcW w:w="1872" w:type="dxa"/>
          </w:tcPr>
          <w:p>
            <w:pPr/>
            <w:del w:id="5899" w:author="Claude" w:date="2026-09-27T17:00:00Z">
              <w:r>
                <w:delText xml:space="preserve">DEC-8</w:delText>
              </w:r>
            </w:del>
          </w:p>
        </w:tc>
        <w:tc>
          <w:tcPr>
            <w:tcW w:w="1872" w:type="dxa"/>
          </w:tcPr>
          <w:p>
            <w:pPr/>
            <w:del w:id="5900" w:author="Claude" w:date="2026-09-27T17:00:00Z">
              <w:r>
                <w:delText xml:space="preserve">Is Console creation allowed in production outside break-glass?</w:delText>
              </w:r>
            </w:del>
          </w:p>
        </w:tc>
        <w:tc>
          <w:tcPr>
            <w:tcW w:w="1872" w:type="dxa"/>
          </w:tcPr>
          <w:p>
            <w:pPr/>
            <w:del w:id="5901" w:author="Claude" w:date="2026-09-27T17:00:00Z">
              <w:r>
                <w:delText xml:space="preserve">Determines whether detective controls or preventive IAM carry the load</w:delText>
              </w:r>
            </w:del>
          </w:p>
        </w:tc>
        <w:tc>
          <w:tcPr>
            <w:tcW w:w="1872" w:type="dxa"/>
          </w:tcPr>
          <w:p>
            <w:pPr/>
            <w:del w:id="5902" w:author="Claude" w:date="2026-09-27T17:00:00Z">
              <w:r>
                <w:delText xml:space="preserve">No: pipelines and Resource Manager only</w:delText>
              </w:r>
            </w:del>
          </w:p>
        </w:tc>
        <w:tc>
          <w:tcPr>
            <w:tcW w:w="1872" w:type="dxa"/>
          </w:tcPr>
          <w:p>
            <w:pPr/>
            <w:del w:id="5903" w:author="Claude" w:date="2026-09-27T17:00:00Z">
              <w:r>
                <w:delText xml:space="preserve">Easy</w:delText>
              </w:r>
            </w:del>
          </w:p>
        </w:tc>
      </w:tr>
      <w:tr>
        <w:trPr>
          <w:del w:id="5904" w:author="Claude" w:date="2026-09-27T17:00:00Z"/>
        </w:trPr>
        <w:tc>
          <w:tcPr>
            <w:tcW w:w="1872" w:type="dxa"/>
          </w:tcPr>
          <w:p>
            <w:pPr/>
            <w:del w:id="5905" w:author="Claude" w:date="2026-09-27T17:00:00Z">
              <w:r>
                <w:delText xml:space="preserve">DEC-9</w:delText>
              </w:r>
            </w:del>
          </w:p>
        </w:tc>
        <w:tc>
          <w:tcPr>
            <w:tcW w:w="1872" w:type="dxa"/>
          </w:tcPr>
          <w:p>
            <w:pPr/>
            <w:del w:id="5906" w:author="Claude" w:date="2026-09-27T17:00:00Z">
              <w:r>
                <w:delText xml:space="preserve">Internal DNS domain (</w:delText>
              </w:r>
            </w:del>
            <w:del w:id="5907" w:author="Claude" w:date="2026-09-27T17:00:00Z">
              <w:r>
                <w:rPr>
                  <w:rStyle w:val="CodeChar"/>
                </w:rPr>
                <w:delText xml:space="preserve">oci.bank.internal</w:delText>
              </w:r>
            </w:del>
            <w:del w:id="5908" w:author="Claude" w:date="2026-09-27T17:00:00Z">
              <w:r>
                <w:delText xml:space="preserve"> placeholder) and public naming policy</w:delText>
              </w:r>
            </w:del>
          </w:p>
        </w:tc>
        <w:tc>
          <w:tcPr>
            <w:tcW w:w="1872" w:type="dxa"/>
          </w:tcPr>
          <w:p>
            <w:pPr/>
            <w:del w:id="5909" w:author="Claude" w:date="2026-09-27T17:00:00Z">
              <w:r>
                <w:delText xml:space="preserve">DNS labels are immutable once VCNs exist</w:delText>
              </w:r>
            </w:del>
          </w:p>
        </w:tc>
        <w:tc>
          <w:tcPr>
            <w:tcW w:w="1872" w:type="dxa"/>
          </w:tcPr>
          <w:p>
            <w:pPr/>
            <w:del w:id="5910" w:author="Claude" w:date="2026-09-27T17:00:00Z">
              <w:r>
                <w:delText xml:space="preserve">Dedicated internal sub-domain per cloud; no environment names in public DNS</w:delText>
              </w:r>
            </w:del>
          </w:p>
        </w:tc>
        <w:tc>
          <w:tcPr>
            <w:tcW w:w="1872" w:type="dxa"/>
          </w:tcPr>
          <w:p>
            <w:pPr/>
            <w:del w:id="5911" w:author="Claude" w:date="2026-09-27T17:00:00Z">
              <w:r>
                <w:rPr>
                  <w:b/>
                </w:rPr>
                <w:delText xml:space="preserve">Hard</w:delText>
              </w:r>
            </w:del>
            <w:del w:id="5912" w:author="Claude" w:date="2026-09-27T17:00:00Z">
              <w:r>
                <w:delText xml:space="preserve"> after VCN creation</w:delText>
              </w:r>
            </w:del>
          </w:p>
        </w:tc>
      </w:tr>
      <w:tr>
        <w:trPr>
          <w:del w:id="5913" w:author="Claude" w:date="2026-09-27T17:00:00Z"/>
        </w:trPr>
        <w:tc>
          <w:tcPr>
            <w:tcW w:w="1872" w:type="dxa"/>
          </w:tcPr>
          <w:p>
            <w:pPr/>
            <w:del w:id="5914" w:author="Claude" w:date="2026-09-27T17:00:00Z">
              <w:r>
                <w:delText xml:space="preserve">DEC-10</w:delText>
              </w:r>
            </w:del>
          </w:p>
        </w:tc>
        <w:tc>
          <w:tcPr>
            <w:tcW w:w="1872" w:type="dxa"/>
          </w:tcPr>
          <w:p>
            <w:pPr/>
            <w:del w:id="5915" w:author="Claude" w:date="2026-09-27T17:00:00Z">
              <w:r>
                <w:delText xml:space="preserve">Final tag namespace and key names</w:delText>
              </w:r>
            </w:del>
          </w:p>
        </w:tc>
        <w:tc>
          <w:tcPr>
            <w:tcW w:w="1872" w:type="dxa"/>
          </w:tcPr>
          <w:p>
            <w:pPr/>
            <w:del w:id="5916" w:author="Claude" w:date="2026-09-27T17:00:00Z">
              <w:r>
                <w:delText xml:space="preserve">OCI tag namespaces and keys cannot be renamed, only retired</w:delText>
              </w:r>
            </w:del>
          </w:p>
        </w:tc>
        <w:tc>
          <w:tcPr>
            <w:tcW w:w="1872" w:type="dxa"/>
          </w:tcPr>
          <w:p>
            <w:pPr/>
            <w:del w:id="5917" w:author="Claude" w:date="2026-09-27T17:00:00Z">
              <w:r>
                <w:rPr>
                  <w:rStyle w:val="CodeChar"/>
                </w:rPr>
                <w:delText xml:space="preserve">governance</w:delText>
              </w:r>
            </w:del>
            <w:del w:id="5918" w:author="Claude" w:date="2026-09-27T17:00:00Z">
              <w:r>
                <w:delText xml:space="preserve">, </w:delText>
              </w:r>
            </w:del>
            <w:del w:id="5919" w:author="Claude" w:date="2026-09-27T17:00:00Z">
              <w:r>
                <w:rPr>
                  <w:rStyle w:val="CodeChar"/>
                </w:rPr>
                <w:delText xml:space="preserve">finops</w:delText>
              </w:r>
            </w:del>
            <w:del w:id="5920" w:author="Claude" w:date="2026-09-27T17:00:00Z">
              <w:r>
                <w:delText xml:space="preserve">, </w:delText>
              </w:r>
            </w:del>
            <w:del w:id="5921" w:author="Claude" w:date="2026-09-27T17:00:00Z">
              <w:r>
                <w:rPr>
                  <w:rStyle w:val="CodeChar"/>
                </w:rPr>
                <w:delText xml:space="preserve">operations</w:delText>
              </w:r>
            </w:del>
            <w:del w:id="5922" w:author="Claude" w:date="2026-09-27T17:00:00Z">
              <w:r>
                <w:delText xml:space="preserve">, </w:delText>
              </w:r>
            </w:del>
            <w:del w:id="5923" w:author="Claude" w:date="2026-09-27T17:00:00Z">
              <w:r>
                <w:rPr>
                  <w:rStyle w:val="CodeChar"/>
                </w:rPr>
                <w:delText xml:space="preserve">security</w:delText>
              </w:r>
            </w:del>
            <w:del w:id="5924" w:author="Claude" w:date="2026-09-27T17:00:00Z">
              <w:r>
                <w:delText xml:space="preserve"> with PascalCase keys</w:delText>
              </w:r>
            </w:del>
          </w:p>
        </w:tc>
        <w:tc>
          <w:tcPr>
            <w:tcW w:w="1872" w:type="dxa"/>
          </w:tcPr>
          <w:p>
            <w:pPr/>
            <w:del w:id="5925" w:author="Claude" w:date="2026-09-27T17:00:00Z">
              <w:r>
                <w:rPr>
                  <w:b/>
                </w:rPr>
                <w:delText xml:space="preserve">Hard</w:delText>
              </w:r>
            </w:del>
          </w:p>
        </w:tc>
      </w:tr>
      <w:tr>
        <w:trPr>
          <w:del w:id="5926" w:author="Claude" w:date="2026-09-27T17:00:00Z"/>
        </w:trPr>
        <w:tc>
          <w:tcPr>
            <w:tcW w:w="1872" w:type="dxa"/>
          </w:tcPr>
          <w:p>
            <w:pPr/>
            <w:del w:id="5927" w:author="Claude" w:date="2026-09-27T17:00:00Z">
              <w:r>
                <w:delText xml:space="preserve">DEC-11</w:delText>
              </w:r>
            </w:del>
          </w:p>
        </w:tc>
        <w:tc>
          <w:tcPr>
            <w:tcW w:w="1872" w:type="dxa"/>
          </w:tcPr>
          <w:p>
            <w:pPr/>
            <w:del w:id="5928" w:author="Claude" w:date="2026-09-27T17:00:00Z">
              <w:r>
                <w:delText xml:space="preserve">Cost-centre and business-unit taxonomies feeding tag allowed values</w:delText>
              </w:r>
            </w:del>
          </w:p>
        </w:tc>
        <w:tc>
          <w:tcPr>
            <w:tcW w:w="1872" w:type="dxa"/>
          </w:tcPr>
          <w:p>
            <w:pPr/>
            <w:del w:id="5929" w:author="Claude" w:date="2026-09-27T17:00:00Z">
              <w:r>
                <w:delText xml:space="preserve">FinOps reports depend on them</w:delText>
              </w:r>
            </w:del>
          </w:p>
        </w:tc>
        <w:tc>
          <w:tcPr>
            <w:tcW w:w="1872" w:type="dxa"/>
          </w:tcPr>
          <w:p>
            <w:pPr/>
            <w:del w:id="5930" w:author="Claude" w:date="2026-09-27T17:00:00Z">
              <w:r>
                <w:delText xml:space="preserve">Import from finance master data; sync monthly</w:delText>
              </w:r>
            </w:del>
          </w:p>
        </w:tc>
        <w:tc>
          <w:tcPr>
            <w:tcW w:w="1872" w:type="dxa"/>
          </w:tcPr>
          <w:p>
            <w:pPr/>
            <w:del w:id="5931" w:author="Claude" w:date="2026-09-27T17:00:00Z">
              <w:r>
                <w:delText xml:space="preserve">Easy</w:delText>
              </w:r>
            </w:del>
          </w:p>
        </w:tc>
      </w:tr>
      <w:tr>
        <w:trPr>
          <w:del w:id="5932" w:author="Claude" w:date="2026-09-27T17:00:00Z"/>
        </w:trPr>
        <w:tc>
          <w:tcPr>
            <w:tcW w:w="1872" w:type="dxa"/>
          </w:tcPr>
          <w:p>
            <w:pPr/>
            <w:del w:id="5933" w:author="Claude" w:date="2026-09-27T17:00:00Z">
              <w:r>
                <w:delText xml:space="preserve">DEC-12</w:delText>
              </w:r>
            </w:del>
          </w:p>
        </w:tc>
        <w:tc>
          <w:tcPr>
            <w:tcW w:w="1872" w:type="dxa"/>
          </w:tcPr>
          <w:p>
            <w:pPr/>
            <w:del w:id="5934" w:author="Claude" w:date="2026-09-27T17:00:00Z">
              <w:r>
                <w:delText xml:space="preserve">Data classification scheme (labels and meaning)</w:delText>
              </w:r>
            </w:del>
          </w:p>
        </w:tc>
        <w:tc>
          <w:tcPr>
            <w:tcW w:w="1872" w:type="dxa"/>
          </w:tcPr>
          <w:p>
            <w:pPr/>
            <w:del w:id="5935" w:author="Claude" w:date="2026-09-27T17:00:00Z">
              <w:r>
                <w:delText xml:space="preserve">Must match the bank's information security policy</w:delText>
              </w:r>
            </w:del>
          </w:p>
        </w:tc>
        <w:tc>
          <w:tcPr>
            <w:tcW w:w="1872" w:type="dxa"/>
          </w:tcPr>
          <w:p>
            <w:pPr/>
            <w:del w:id="5936" w:author="Claude" w:date="2026-09-27T17:00:00Z">
              <w:r>
                <w:delText xml:space="preserve">Reuse the existing corporate scheme, do not invent a cloud-specific one</w:delText>
              </w:r>
            </w:del>
          </w:p>
        </w:tc>
        <w:tc>
          <w:tcPr>
            <w:tcW w:w="1872" w:type="dxa"/>
          </w:tcPr>
          <w:p>
            <w:pPr/>
            <w:del w:id="5937" w:author="Claude" w:date="2026-09-27T17:00:00Z">
              <w:r>
                <w:delText xml:space="preserve">Medium</w:delText>
              </w:r>
            </w:del>
          </w:p>
        </w:tc>
      </w:tr>
      <w:tr>
        <w:trPr>
          <w:del w:id="5938" w:author="Claude" w:date="2026-09-27T17:00:00Z"/>
        </w:trPr>
        <w:tc>
          <w:tcPr>
            <w:tcW w:w="1872" w:type="dxa"/>
          </w:tcPr>
          <w:p>
            <w:pPr/>
            <w:del w:id="5939" w:author="Claude" w:date="2026-09-27T17:00:00Z">
              <w:r>
                <w:delText xml:space="preserve">DEC-13</w:delText>
              </w:r>
            </w:del>
          </w:p>
        </w:tc>
        <w:tc>
          <w:tcPr>
            <w:tcW w:w="1872" w:type="dxa"/>
          </w:tcPr>
          <w:p>
            <w:pPr/>
            <w:del w:id="5940" w:author="Claude" w:date="2026-09-27T17:00:00Z">
              <w:r>
                <w:delText xml:space="preserve">Registry change process for new OCI services</w:delText>
              </w:r>
            </w:del>
          </w:p>
        </w:tc>
        <w:tc>
          <w:tcPr>
            <w:tcW w:w="1872" w:type="dxa"/>
          </w:tcPr>
          <w:p>
            <w:pPr/>
            <w:del w:id="5941" w:author="Claude" w:date="2026-09-27T17:00:00Z">
              <w:r>
                <w:delText xml:space="preserve">Keeps the standard extensible (P12)</w:delText>
              </w:r>
            </w:del>
          </w:p>
        </w:tc>
        <w:tc>
          <w:tcPr>
            <w:tcW w:w="1872" w:type="dxa"/>
          </w:tcPr>
          <w:p>
            <w:pPr/>
            <w:del w:id="5942" w:author="Claude" w:date="2026-09-27T17:00:00Z">
              <w:r>
                <w:delText xml:space="preserve">Pull request to the registry, Cloud CoE approval within 5 working days</w:delText>
              </w:r>
            </w:del>
          </w:p>
        </w:tc>
        <w:tc>
          <w:tcPr>
            <w:tcW w:w="1872" w:type="dxa"/>
          </w:tcPr>
          <w:p>
            <w:pPr/>
            <w:del w:id="5943" w:author="Claude" w:date="2026-09-27T17:00:00Z">
              <w:r>
                <w:delText xml:space="preserve">Easy</w:delText>
              </w:r>
            </w:del>
          </w:p>
        </w:tc>
      </w:tr>
      <w:tr>
        <w:trPr>
          <w:del w:id="5944" w:author="Claude" w:date="2026-09-27T17:00:00Z"/>
        </w:trPr>
        <w:tc>
          <w:tcPr>
            <w:tcW w:w="1872" w:type="dxa"/>
          </w:tcPr>
          <w:p>
            <w:pPr/>
            <w:del w:id="5945" w:author="Claude" w:date="2026-09-27T17:00:00Z">
              <w:r>
                <w:delText xml:space="preserve">DEC-14</w:delText>
              </w:r>
            </w:del>
          </w:p>
        </w:tc>
        <w:tc>
          <w:tcPr>
            <w:tcW w:w="1872" w:type="dxa"/>
          </w:tcPr>
          <w:p>
            <w:pPr/>
            <w:del w:id="5946" w:author="Claude" w:date="2026-09-27T17:00:00Z">
              <w:r>
                <w:delText xml:space="preserve">Brownfield approach for resources already created</w:delText>
              </w:r>
            </w:del>
          </w:p>
        </w:tc>
        <w:tc>
          <w:tcPr>
            <w:tcW w:w="1872" w:type="dxa"/>
          </w:tcPr>
          <w:p>
            <w:pPr/>
            <w:del w:id="5947" w:author="Claude" w:date="2026-09-27T17:00:00Z">
              <w:r>
                <w:delText xml:space="preserve">Some names are immutable</w:delText>
              </w:r>
            </w:del>
          </w:p>
        </w:tc>
        <w:tc>
          <w:tcPr>
            <w:tcW w:w="1872" w:type="dxa"/>
          </w:tcPr>
          <w:p>
            <w:pPr/>
            <w:del w:id="5948" w:author="Claude" w:date="2026-09-27T17:00:00Z">
              <w:r>
                <w:delText xml:space="preserve">Rename mutable display names via Terraform; grandfather immutable ones with the </w:delText>
              </w:r>
            </w:del>
            <w:del w:id="5949" w:author="Claude" w:date="2026-09-27T17:00:00Z">
              <w:r>
                <w:rPr>
                  <w:rStyle w:val="CodeChar"/>
                </w:rPr>
                <w:delText xml:space="preserve">NamingStatus</w:delText>
              </w:r>
            </w:del>
            <w:del w:id="5950" w:author="Claude" w:date="2026-09-27T17:00:00Z">
              <w:r>
                <w:delText xml:space="preserve"> tag</w:delText>
              </w:r>
            </w:del>
          </w:p>
        </w:tc>
        <w:tc>
          <w:tcPr>
            <w:tcW w:w="1872" w:type="dxa"/>
          </w:tcPr>
          <w:p>
            <w:pPr/>
            <w:del w:id="5951" w:author="Claude" w:date="2026-09-27T17:00:00Z">
              <w:r>
                <w:delText xml:space="preserve">Easy</w:delText>
              </w:r>
            </w:del>
          </w:p>
        </w:tc>
      </w:tr>
      <w:tr>
        <w:trPr>
          <w:del w:id="5952" w:author="Claude" w:date="2026-09-27T17:00:00Z"/>
        </w:trPr>
        <w:tc>
          <w:tcPr>
            <w:tcW w:w="1872" w:type="dxa"/>
          </w:tcPr>
          <w:p>
            <w:pPr/>
            <w:del w:id="5953" w:author="Claude" w:date="2026-09-27T17:00:00Z">
              <w:r>
                <w:delText xml:space="preserve">DEC-15</w:delText>
              </w:r>
            </w:del>
          </w:p>
        </w:tc>
        <w:tc>
          <w:tcPr>
            <w:tcW w:w="1872" w:type="dxa"/>
          </w:tcPr>
          <w:p>
            <w:pPr/>
            <w:del w:id="5954" w:author="Claude" w:date="2026-09-27T17:00:00Z">
              <w:r>
                <w:delText xml:space="preserve">Site codes for on-premises data centres and other clouds</w:delText>
              </w:r>
            </w:del>
          </w:p>
        </w:tc>
        <w:tc>
          <w:tcPr>
            <w:tcW w:w="1872" w:type="dxa"/>
          </w:tcPr>
          <w:p>
            <w:pPr/>
            <w:del w:id="5955" w:author="Claude" w:date="2026-09-27T17:00:00Z">
              <w:r>
                <w:delText xml:space="preserve">Hybrid resources and FastConnect/VPN naming</w:delText>
              </w:r>
            </w:del>
          </w:p>
        </w:tc>
        <w:tc>
          <w:tcPr>
            <w:tcW w:w="1872" w:type="dxa"/>
          </w:tcPr>
          <w:p>
            <w:pPr/>
            <w:del w:id="5956" w:author="Claude" w:date="2026-09-27T17:00:00Z">
              <w:r>
                <w:delText xml:space="preserve">Use </w:delText>
              </w:r>
            </w:del>
            <w:del w:id="5957" w:author="Claude" w:date="2026-09-27T17:00:00Z">
              <w:r>
                <w:rPr>
                  <w:rStyle w:val="CodeChar"/>
                </w:rPr>
                <w:delText xml:space="preserve">op1</w:delText>
              </w:r>
            </w:del>
            <w:del w:id="5958" w:author="Claude" w:date="2026-09-27T17:00:00Z">
              <w:r>
                <w:delText xml:space="preserve">–</w:delText>
              </w:r>
            </w:del>
            <w:del w:id="5959" w:author="Claude" w:date="2026-09-27T17:00:00Z">
              <w:r>
                <w:rPr>
                  <w:rStyle w:val="CodeChar"/>
                </w:rPr>
                <w:delText xml:space="preserve">op9</w:delText>
              </w:r>
            </w:del>
            <w:del w:id="5960" w:author="Claude" w:date="2026-09-27T17:00:00Z">
              <w:r>
                <w:delText xml:space="preserve"> for on-premises sites; </w:delText>
              </w:r>
            </w:del>
            <w:del w:id="5961" w:author="Claude" w:date="2026-09-27T17:00:00Z">
              <w:r>
                <w:rPr>
                  <w:rStyle w:val="CodeChar"/>
                </w:rPr>
                <w:delText xml:space="preserve">dc</w:delText>
              </w:r>
            </w:del>
            <w:del w:id="5962" w:author="Claude" w:date="2026-09-27T17:00:00Z">
              <w:r>
                <w:delText xml:space="preserve"> codes are reserved for OCI regions</w:delText>
              </w:r>
            </w:del>
          </w:p>
        </w:tc>
        <w:tc>
          <w:tcPr>
            <w:tcW w:w="1872" w:type="dxa"/>
          </w:tcPr>
          <w:p>
            <w:pPr/>
            <w:del w:id="5963" w:author="Claude" w:date="2026-09-27T17:00:00Z">
              <w:r>
                <w:delText xml:space="preserve">Easy</w:delText>
              </w:r>
            </w:del>
          </w:p>
        </w:tc>
      </w:tr>
      <w:tr>
        <w:trPr>
          <w:del w:id="5964" w:author="Claude" w:date="2026-09-27T17:00:00Z"/>
        </w:trPr>
        <w:tc>
          <w:tcPr>
            <w:tcW w:w="1872" w:type="dxa"/>
          </w:tcPr>
          <w:p>
            <w:pPr/>
            <w:del w:id="5965" w:author="Claude" w:date="2026-09-27T17:00:00Z">
              <w:r>
                <w:delText xml:space="preserve">DEC-16</w:delText>
              </w:r>
            </w:del>
          </w:p>
        </w:tc>
        <w:tc>
          <w:tcPr>
            <w:tcW w:w="1872" w:type="dxa"/>
          </w:tcPr>
          <w:p>
            <w:pPr/>
            <w:del w:id="5966" w:author="Claude" w:date="2026-09-27T17:00:00Z">
              <w:r>
                <w:delText xml:space="preserve">Accept the region-token change to the team's agreed pattern</w:delText>
              </w:r>
            </w:del>
          </w:p>
        </w:tc>
        <w:tc>
          <w:tcPr>
            <w:tcW w:w="1872" w:type="dxa"/>
          </w:tcPr>
          <w:p>
            <w:pPr/>
            <w:del w:id="5967" w:author="Claude" w:date="2026-09-27T17:00:00Z">
              <w:r>
                <w:delText xml:space="preserve">Structural change; affects every regional name</w:delText>
              </w:r>
            </w:del>
          </w:p>
        </w:tc>
        <w:tc>
          <w:tcPr>
            <w:tcW w:w="1872" w:type="dxa"/>
          </w:tcPr>
          <w:p>
            <w:pPr/>
            <w:del w:id="5968" w:author="Claude" w:date="2026-09-27T17:00:00Z">
              <w:r>
                <w:delText xml:space="preserve">Adopt (section 3)</w:delText>
              </w:r>
            </w:del>
          </w:p>
        </w:tc>
        <w:tc>
          <w:tcPr>
            <w:tcW w:w="1872" w:type="dxa"/>
          </w:tcPr>
          <w:p>
            <w:pPr/>
            <w:del w:id="5969" w:author="Claude" w:date="2026-09-27T17:00:00Z">
              <w:r>
                <w:rPr>
                  <w:b/>
                </w:rPr>
                <w:delText xml:space="preserve">Hard</w:delText>
              </w:r>
            </w:del>
            <w:del w:id="5970" w:author="Claude" w:date="2026-09-27T17:00:00Z">
              <w:r>
                <w:delText xml:space="preserve"> after go-live</w:delText>
              </w:r>
            </w:del>
          </w:p>
        </w:tc>
      </w:tr>
    </w:tbl>
    <w:p>
      <w:pPr>
        <w:pStyle w:val="Heading3"/>
        <w:rPr>
          <w:del w:id="5972" w:author="Claude" w:date="2026-09-27T17:00:00Z"/>
        </w:rPr>
      </w:pPr>
      <w:del w:id="5971" w:author="Claude" w:date="2026-09-27T17:00:00Z">
        <w:r>
          <w:delText xml:space="preserve">Items to verify with Oracle documentation before publishing the registry</w:delText>
        </w:r>
      </w:del>
    </w:p>
    <w:p>
      <w:pPr>
        <w:rPr>
          <w:del w:id="5980" w:author="Claude" w:date="2026-09-27T17:00:00Z"/>
        </w:rPr>
      </w:pPr>
      <w:del w:id="5973" w:author="Claude" w:date="2026-09-27T17:00:00Z">
        <w:r>
          <w:delText xml:space="preserve">Constraints marked </w:delText>
        </w:r>
      </w:del>
      <w:del w:id="5974" w:author="Claude" w:date="2026-09-27T17:00:00Z">
        <w:r>
          <w:rPr>
            <w:i/>
          </w:rPr>
          <w:delText xml:space="preserve">verify</w:delText>
        </w:r>
      </w:del>
      <w:del w:id="5975" w:author="Claude" w:date="2026-09-27T17:00:00Z">
        <w:r>
          <w:delText xml:space="preserve"> in sections 11–18 (Functions application and function names, Notifications topic uniqueness, Data Integration workspace and DevOps project character sets, OIC and Big Data Service name lengths, resolver endpoint names, GoldenGate deployment names, log name character set, certificate name uniqueness) were not confirmed against current OCI documentation during drafting. The platform team should test each with </w:delText>
        </w:r>
      </w:del>
      <w:del w:id="5976" w:author="Claude" w:date="2026-09-27T17:00:00Z">
        <w:r>
          <w:rPr>
            <w:rStyle w:val="CodeChar"/>
          </w:rPr>
          <w:delText xml:space="preserve">terraform plan</w:delText>
        </w:r>
      </w:del>
      <w:del w:id="5977" w:author="Claude" w:date="2026-09-27T17:00:00Z">
        <w:r>
          <w:delText xml:space="preserve">/</w:delText>
        </w:r>
      </w:del>
      <w:del w:id="5978" w:author="Claude" w:date="2026-09-27T17:00:00Z">
        <w:r>
          <w:rPr>
            <w:rStyle w:val="CodeChar"/>
          </w:rPr>
          <w:delText xml:space="preserve">apply</w:delText>
        </w:r>
      </w:del>
      <w:del w:id="5979" w:author="Claude" w:date="2026-09-27T17:00:00Z">
        <w:r>
          <w:delText xml:space="preserve"> in a sandbox and record the result in the Type Register.</w:delText>
        </w:r>
      </w:del>
    </w:p>
    <w:p>
      <w:pPr>
        <w:pStyle w:val="Heading3"/>
        <w:rPr>
          <w:del w:id="5982" w:author="Claude" w:date="2026-09-27T17:00:00Z"/>
        </w:rPr>
      </w:pPr>
      <w:del w:id="5981" w:author="Claude" w:date="2026-09-27T17:00:00Z">
        <w:r>
          <w:delText xml:space="preserve">Sources</w:delText>
        </w:r>
      </w:del>
    </w:p>
    <w:p>
      <w:pPr>
        <w:pStyle w:val="ListParagraph"/>
        <w:numPr>
          <w:ilvl w:val="0"/>
          <w:numId w:val="18"/>
        </w:numPr>
        <w:rPr>
          <w:del w:id="5984" w:author="Claude" w:date="2026-09-27T17:00:00Z"/>
        </w:rPr>
      </w:pPr>
      <w:hyperlink r:id="rId3" w:history="1">
        <w:del w:id="5983" w:author="Claude" w:date="2026-09-27T17:00:00Z">
          <w:r>
            <w:rPr>
              <w:rStyle w:val="Hyperlink"/>
            </w:rPr>
            <w:delText xml:space="preserve">Oracle: Regions and Availability Domains</w:delText>
          </w:r>
        </w:del>
      </w:hyperlink>
    </w:p>
    <w:p>
      <w:pPr>
        <w:pStyle w:val="ListParagraph"/>
        <w:numPr>
          <w:ilvl w:val="0"/>
          <w:numId w:val="18"/>
        </w:numPr>
        <w:rPr>
          <w:del w:id="5986" w:author="Claude" w:date="2026-09-27T17:00:00Z"/>
        </w:rPr>
      </w:pPr>
      <w:hyperlink r:id="rId5" w:history="1">
        <w:del w:id="5985" w:author="Claude" w:date="2026-09-27T17:00:00Z">
          <w:r>
            <w:rPr>
              <w:rStyle w:val="Hyperlink"/>
            </w:rPr>
            <w:delText xml:space="preserve">Oracle: Managing Compartments</w:delText>
          </w:r>
        </w:del>
      </w:hyperlink>
    </w:p>
    <w:p>
      <w:pPr>
        <w:pStyle w:val="ListParagraph"/>
        <w:numPr>
          <w:ilvl w:val="0"/>
          <w:numId w:val="18"/>
        </w:numPr>
        <w:rPr>
          <w:del w:id="5988" w:author="Claude" w:date="2026-09-27T17:00:00Z"/>
        </w:rPr>
      </w:pPr>
      <w:hyperlink r:id="rId6" w:history="1">
        <w:del w:id="5987" w:author="Claude" w:date="2026-09-27T17:00:00Z">
          <w:r>
            <w:rPr>
              <w:rStyle w:val="Hyperlink"/>
            </w:rPr>
            <w:delText xml:space="preserve">Oracle: Overview of Tagging</w:delText>
          </w:r>
        </w:del>
      </w:hyperlink>
    </w:p>
    <w:p>
      <w:pPr>
        <w:pStyle w:val="ListParagraph"/>
        <w:numPr>
          <w:ilvl w:val="0"/>
          <w:numId w:val="18"/>
        </w:numPr>
        <w:rPr>
          <w:del w:id="5990" w:author="Claude" w:date="2026-09-27T17:00:00Z"/>
        </w:rPr>
      </w:pPr>
      <w:hyperlink r:id="rId13" w:history="1">
        <w:del w:id="5989" w:author="Claude" w:date="2026-09-27T17:00:00Z">
          <w:r>
            <w:rPr>
              <w:rStyle w:val="Hyperlink"/>
            </w:rPr>
            <w:delText xml:space="preserve">Oracle: Object Storage Buckets</w:delText>
          </w:r>
        </w:del>
      </w:hyperlink>
    </w:p>
    <w:p>
      <w:pPr>
        <w:pStyle w:val="ListParagraph"/>
        <w:numPr>
          <w:ilvl w:val="0"/>
          <w:numId w:val="18"/>
        </w:numPr>
        <w:rPr>
          <w:del w:id="5992" w:author="Claude" w:date="2026-09-27T17:00:00Z"/>
        </w:rPr>
      </w:pPr>
      <w:hyperlink r:id="rId9" w:history="1">
        <w:del w:id="5991" w:author="Claude" w:date="2026-09-27T17:00:00Z">
          <w:r>
            <w:rPr>
              <w:rStyle w:val="Hyperlink"/>
            </w:rPr>
            <w:delText xml:space="preserve">Oracle: DNS in Your Virtual Cloud Network</w:delText>
          </w:r>
        </w:del>
      </w:hyperlink>
    </w:p>
    <w:p>
      <w:pPr>
        <w:pStyle w:val="ListParagraph"/>
        <w:numPr>
          <w:ilvl w:val="0"/>
          <w:numId w:val="18"/>
        </w:numPr>
        <w:rPr>
          <w:del w:id="5994" w:author="Claude" w:date="2026-09-27T17:00:00Z"/>
        </w:rPr>
      </w:pPr>
      <w:hyperlink r:id="rId10" w:history="1">
        <w:del w:id="5993" w:author="Claude" w:date="2026-09-27T17:00:00Z">
          <w:r>
            <w:rPr>
              <w:rStyle w:val="Hyperlink"/>
            </w:rPr>
            <w:delText xml:space="preserve">Oracle: OCI CLI, autonomous-database create</w:delText>
          </w:r>
        </w:del>
      </w:hyperlink>
    </w:p>
    <w:p>
      <w:pPr>
        <w:pStyle w:val="ListParagraph"/>
        <w:numPr>
          <w:ilvl w:val="0"/>
          <w:numId w:val="18"/>
        </w:numPr>
        <w:rPr>
          <w:del w:id="5996" w:author="Claude" w:date="2026-09-27T17:00:00Z"/>
        </w:rPr>
      </w:pPr>
      <w:hyperlink r:id="rId11" w:history="1">
        <w:del w:id="5995" w:author="Claude" w:date="2026-09-27T17:00:00Z">
          <w:r>
            <w:rPr>
              <w:rStyle w:val="Hyperlink"/>
            </w:rPr>
            <w:delText xml:space="preserve">Oracle: OCI CLI, db system launch</w:delText>
          </w:r>
        </w:del>
      </w:hyperlink>
    </w:p>
    <w:p>
      <w:pPr>
        <w:pStyle w:val="ListParagraph"/>
        <w:numPr>
          <w:ilvl w:val="0"/>
          <w:numId w:val="18"/>
        </w:numPr>
        <w:rPr>
          <w:del w:id="5998" w:author="Claude" w:date="2026-09-27T17:00:00Z"/>
        </w:rPr>
      </w:pPr>
      <w:hyperlink r:id="rId7" w:history="1">
        <w:del w:id="5997" w:author="Claude" w:date="2026-09-27T17:00:00Z">
          <w:r>
            <w:rPr>
              <w:rStyle w:val="Hyperlink"/>
            </w:rPr>
            <w:delText xml:space="preserve">Oracle: OCI CLI, iam policy create</w:delText>
          </w:r>
        </w:del>
      </w:hyperlink>
    </w:p>
    <w:p>
      <w:pPr>
        <w:pStyle w:val="ListParagraph"/>
        <w:numPr>
          <w:ilvl w:val="0"/>
          <w:numId w:val="18"/>
        </w:numPr>
        <w:rPr>
          <w:del w:id="6000" w:author="Claude" w:date="2026-09-27T17:00:00Z"/>
        </w:rPr>
      </w:pPr>
      <w:hyperlink r:id="rId8" w:history="1">
        <w:del w:id="5999" w:author="Claude" w:date="2026-09-27T17:00:00Z">
          <w:r>
            <w:rPr>
              <w:rStyle w:val="Hyperlink"/>
            </w:rPr>
            <w:delText xml:space="preserve">Oracle: OCI CLI, analytics-instance create</w:delText>
          </w:r>
        </w:del>
      </w:hyperlink>
    </w:p>
    <w:p>
      <w:pPr>
        <w:pStyle w:val="ListParagraph"/>
        <w:numPr>
          <w:ilvl w:val="0"/>
          <w:numId w:val="18"/>
        </w:numPr>
        <w:rPr>
          <w:del w:id="6002" w:author="Claude" w:date="2026-09-27T17:00:00Z"/>
        </w:rPr>
      </w:pPr>
      <w:hyperlink r:id="rId15" w:history="1">
        <w:del w:id="6001" w:author="Claude" w:date="2026-09-27T17:00:00Z">
          <w:r>
            <w:rPr>
              <w:rStyle w:val="Hyperlink"/>
            </w:rPr>
            <w:delText xml:space="preserve">Oracle: Creating a Bastion</w:delText>
          </w:r>
        </w:del>
      </w:hyperlink>
    </w:p>
    <w:p>
      <w:pPr>
        <w:pStyle w:val="ListParagraph"/>
        <w:numPr>
          <w:ilvl w:val="0"/>
          <w:numId w:val="18"/>
        </w:numPr>
        <w:rPr>
          <w:del w:id="6004" w:author="Claude" w:date="2026-09-27T17:00:00Z"/>
        </w:rPr>
      </w:pPr>
      <w:hyperlink r:id="rId12" w:history="1">
        <w:del w:id="6003" w:author="Claude" w:date="2026-09-27T17:00:00Z">
          <w:r>
            <w:rPr>
              <w:rStyle w:val="Hyperlink"/>
            </w:rPr>
            <w:delText xml:space="preserve">Oracle: Summary of OKE load balancer annotations</w:delText>
          </w:r>
        </w:del>
      </w:hyperlink>
    </w:p>
    <w:p>
      <w:pPr>
        <w:pStyle w:val="ListParagraph"/>
        <w:numPr>
          <w:ilvl w:val="0"/>
          <w:numId w:val="18"/>
        </w:numPr>
        <w:rPr>
          <w:del w:id="6006" w:author="Claude" w:date="2026-09-27T17:00:00Z"/>
        </w:rPr>
      </w:pPr>
      <w:hyperlink r:id="rId16" w:history="1">
        <w:del w:id="6005" w:author="Claude" w:date="2026-09-27T17:00:00Z">
          <w:r>
            <w:rPr>
              <w:rStyle w:val="Hyperlink"/>
            </w:rPr>
            <w:delText xml:space="preserve">Oracle: Creating a Secret</w:delText>
          </w:r>
        </w:del>
      </w:hyperlink>
    </w:p>
    <w:p>
      <w:pPr>
        <w:pStyle w:val="ListParagraph"/>
        <w:numPr>
          <w:ilvl w:val="0"/>
          <w:numId w:val="18"/>
        </w:numPr>
        <w:rPr>
          <w:del w:id="6008" w:author="Claude" w:date="2026-09-27T17:00:00Z"/>
        </w:rPr>
      </w:pPr>
      <w:hyperlink r:id="rId14" w:history="1">
        <w:del w:id="6007" w:author="Claude" w:date="2026-09-27T17:00:00Z">
          <w:r>
            <w:rPr>
              <w:rStyle w:val="Hyperlink"/>
            </w:rPr>
            <w:delText xml:space="preserve">GitHub: terraform-provider-oci issue 1765 (secret name reuse)</w:delText>
          </w:r>
        </w:del>
      </w:hyperlink>
    </w:p>
    <w:p>
      <w:pPr>
        <w:rPr>
          <w:ins w:id="6009" w:author="Claude" w:date="2026-09-27T17:00:00Z"/>
        </w:rPr>
      </w:pPr>
      <w:ins w:id="6010" w:author="Claude" w:date="2026-09-27T17:00:00Z">
        <w:r>
          <w:t xml:space="preserve">Sections 21–25 and 27 (Terraform/IaC Implementation, Automated Validation, Governance and Enforcement, Anti-Patterns, Realistic Examples, Open Decisions) have moved to the companion document </w:t>
        </w:r>
        <w:r>
          <w:rPr>
            <w:b/>
          </w:rPr>
          <w:t xml:space="preserve">OCI_Naming_Standard_Part2_Implementation_and_Reference.docx</w:t>
        </w:r>
        <w:r>
          <w:t xml:space="preserve">, which keeps the same section numbers. The one-page engineer cheat sheet (section 26) is a separate document: </w:t>
        </w:r>
        <w:r>
          <w:rPr>
            <w:b/>
          </w:rPr>
          <w:t xml:space="preserve">OCI_Naming_Cheat_Sheet.docx</w:t>
        </w:r>
        <w:r>
          <w:t xml:space="preserve">.</w:t>
        </w:r>
      </w:ins>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0"/>
  </w:num>
  <w:num w:numId="18">
    <w:abstractNumId w:val="0"/>
  </w:num>
  <w:num w:numId="501">
    <w:abstractNumId w:val="2"/>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oracle.com/en-us/iaas/Content/General/Concepts/regions.htm" TargetMode="External"/><Relationship Id="rId4" Type="http://schemas.openxmlformats.org/officeDocument/2006/relationships/image" Target="media/image1.png"/><Relationship Id="rId5" Type="http://schemas.openxmlformats.org/officeDocument/2006/relationships/hyperlink" Target="https://docs.oracle.com/en-us/iaas/Content/Identity/Tasks/managingcompartments.htm" TargetMode="External"/><Relationship Id="rId6" Type="http://schemas.openxmlformats.org/officeDocument/2006/relationships/hyperlink" Target="https://docs.oracle.com/en-us/iaas/Content/Tagging/Concepts/taggingoverview.htm" TargetMode="External"/><Relationship Id="rId7" Type="http://schemas.openxmlformats.org/officeDocument/2006/relationships/hyperlink" Target="https://docs.oracle.com/en-us/iaas/tools/oci-cli/latest/oci_cli_docs/cmdref/iam/policy/create.html" TargetMode="External"/><Relationship Id="rId8" Type="http://schemas.openxmlformats.org/officeDocument/2006/relationships/hyperlink" Target="https://docs.oracle.com/en-us/iaas/tools/oci-cli/latest/oci_cli_docs/cmdref/analytics/analytics-instance/create.html" TargetMode="External"/><Relationship Id="rId9" Type="http://schemas.openxmlformats.org/officeDocument/2006/relationships/hyperlink" Target="https://docs.oracle.com/en-us/iaas/Content/Network/Concepts/dns.htm" TargetMode="External"/><Relationship Id="rId10" Type="http://schemas.openxmlformats.org/officeDocument/2006/relationships/hyperlink" Target="https://docs.oracle.com/en-us/iaas/tools/oci-cli/latest/oci_cli_docs/cmdref/db/autonomous-database/create.html" TargetMode="External"/><Relationship Id="rId11" Type="http://schemas.openxmlformats.org/officeDocument/2006/relationships/hyperlink" Target="https://docs.oracle.com/en-us/iaas/tools/oci-cli/latest/oci_cli_docs/cmdref/db/system/launch.html" TargetMode="External"/><Relationship Id="rId12" Type="http://schemas.openxmlformats.org/officeDocument/2006/relationships/hyperlink" Target="https://docs.oracle.com/en-us/iaas/Content/ContEng/Tasks/contengcreatingloadbalancer_topic-Summaryofannotations.htm" TargetMode="External"/><Relationship Id="rId13" Type="http://schemas.openxmlformats.org/officeDocument/2006/relationships/hyperlink" Target="https://docs.oracle.com/en-us/iaas/Content/Object/Tasks/managingbuckets.htm" TargetMode="External"/><Relationship Id="rId14" Type="http://schemas.openxmlformats.org/officeDocument/2006/relationships/hyperlink" Target="https://github.com/oracle/terraform-provider-oci/issues/1765" TargetMode="External"/><Relationship Id="rId15" Type="http://schemas.openxmlformats.org/officeDocument/2006/relationships/hyperlink" Target="https://docs.oracle.com/en-us/iaas/Content/Bastion/Tasks/create-bastion.htm" TargetMode="External"/><Relationship Id="rId16" Type="http://schemas.openxmlformats.org/officeDocument/2006/relationships/hyperlink" Target="https://docs.oracle.com/en-us/iaas/Content/KeyManagement/Tasks/managingsecrets_topic-To_create_a_new_secret.ht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OCI Resource Naming Standard &amp; Governance Policy</dc:title>
  <dc:description>Claude Docs node/b5ed4352-87a9@43 docx-w6</dc:description>
  <cp:revision>43</cp:revision>
</cp:coreProperties>
</file>